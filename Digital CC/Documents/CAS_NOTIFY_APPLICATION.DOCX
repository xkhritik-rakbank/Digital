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4978836" w14:textId="038A76DC" w:rsidR="00B2424C" w:rsidRPr="00A923FF" w:rsidRDefault="00BE7AFC" w:rsidP="00B2424C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</w:p>
    <w:p w14:paraId="045146F4" w14:textId="77777777" w:rsidR="00B2424C" w:rsidRPr="00A923FF" w:rsidRDefault="00B2424C" w:rsidP="00B2424C">
      <w:pPr>
        <w:tabs>
          <w:tab w:val="left" w:pos="1665"/>
        </w:tabs>
        <w:rPr>
          <w:rFonts w:ascii="Verdana" w:hAnsi="Verdana"/>
          <w:sz w:val="20"/>
          <w:szCs w:val="20"/>
        </w:rPr>
      </w:pPr>
    </w:p>
    <w:p w14:paraId="3D1BAF1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A19FFB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27500CE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5DAC9E13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239246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378586" w14:textId="4386A4B7" w:rsidR="00B2424C" w:rsidRPr="00A923FF" w:rsidRDefault="0038482A" w:rsidP="00B2424C">
      <w:pPr>
        <w:pStyle w:val="TOC1"/>
        <w:rPr>
          <w:szCs w:val="20"/>
        </w:rPr>
      </w:pPr>
      <w:r>
        <w:rPr>
          <w:szCs w:val="20"/>
        </w:rPr>
        <w:t>CAS</w:t>
      </w:r>
      <w:r w:rsidR="00B2424C">
        <w:rPr>
          <w:szCs w:val="20"/>
        </w:rPr>
        <w:t xml:space="preserve">  MESSAGE FORMAT</w:t>
      </w:r>
      <w:r w:rsidR="00B2424C" w:rsidRPr="00A923FF">
        <w:rPr>
          <w:szCs w:val="20"/>
        </w:rPr>
        <w:t xml:space="preserve"> </w:t>
      </w:r>
      <w:r w:rsidR="00B2424C">
        <w:rPr>
          <w:szCs w:val="20"/>
        </w:rPr>
        <w:t xml:space="preserve">: </w:t>
      </w:r>
      <w:r w:rsidRPr="0038482A">
        <w:rPr>
          <w:szCs w:val="20"/>
        </w:rPr>
        <w:t>NOTIFY_APPLICATION</w:t>
      </w:r>
    </w:p>
    <w:p w14:paraId="5E0A3F4B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4A2B036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F2D5FA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3ABA709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D7E2740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BB4864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79075AA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6BFEB7BF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5DC150C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7202E2D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8982C64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00EBF371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6E6D3F2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105DD6F7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7B0C7DE5" w14:textId="77777777" w:rsidR="00B2424C" w:rsidRPr="00A923FF" w:rsidRDefault="00B2424C" w:rsidP="00B2424C">
      <w:pPr>
        <w:jc w:val="center"/>
        <w:rPr>
          <w:rFonts w:ascii="Verdana" w:hAnsi="Verdana"/>
          <w:sz w:val="20"/>
          <w:szCs w:val="20"/>
        </w:rPr>
      </w:pPr>
    </w:p>
    <w:p w14:paraId="2946B4ED" w14:textId="77777777" w:rsidR="00B2424C" w:rsidRPr="00A923FF" w:rsidRDefault="00B2424C" w:rsidP="00B2424C">
      <w:pPr>
        <w:ind w:left="5760" w:firstLine="720"/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t>RAK Bank</w:t>
      </w:r>
    </w:p>
    <w:p w14:paraId="1897AFF5" w14:textId="77777777" w:rsidR="00B2424C" w:rsidRDefault="00B2424C" w:rsidP="00B2424C">
      <w:pPr>
        <w:jc w:val="right"/>
        <w:rPr>
          <w:rFonts w:cstheme="minorHAnsi"/>
          <w:color w:val="0070C0"/>
          <w:sz w:val="32"/>
          <w:szCs w:val="32"/>
        </w:rPr>
      </w:pPr>
      <w:r>
        <w:rPr>
          <w:rFonts w:ascii="Verdana" w:hAnsi="Verdana"/>
          <w:b/>
          <w:sz w:val="20"/>
          <w:szCs w:val="20"/>
        </w:rPr>
        <w:t>CRYSTAL Middleware</w:t>
      </w:r>
    </w:p>
    <w:p w14:paraId="0E4604E7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2F36BC8E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61EC549F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42774B14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58806A5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7E73D39C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3C8A08A0" w14:textId="77777777" w:rsidR="00B2424C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</w:p>
    <w:p w14:paraId="1679ACD5" w14:textId="77777777" w:rsidR="00B2424C" w:rsidRPr="00A923FF" w:rsidRDefault="00B2424C" w:rsidP="00B2424C">
      <w:pPr>
        <w:jc w:val="center"/>
        <w:rPr>
          <w:rFonts w:ascii="Verdana" w:hAnsi="Verdana"/>
          <w:b/>
          <w:sz w:val="20"/>
          <w:szCs w:val="20"/>
        </w:rPr>
      </w:pPr>
      <w:r w:rsidRPr="00A923FF">
        <w:rPr>
          <w:rFonts w:ascii="Verdana" w:hAnsi="Verdana"/>
          <w:b/>
          <w:sz w:val="20"/>
          <w:szCs w:val="20"/>
        </w:rPr>
        <w:lastRenderedPageBreak/>
        <w:t>REVISION HISTORY</w:t>
      </w:r>
    </w:p>
    <w:p w14:paraId="54E81E86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p w14:paraId="67E7EEE4" w14:textId="77777777" w:rsidR="00B2424C" w:rsidRPr="00A923FF" w:rsidRDefault="00B2424C" w:rsidP="00B2424C">
      <w:pPr>
        <w:rPr>
          <w:rFonts w:ascii="Verdana" w:hAnsi="Verdana" w:cs="Arial"/>
          <w:b/>
          <w:sz w:val="20"/>
          <w:szCs w:val="20"/>
        </w:rPr>
      </w:pPr>
    </w:p>
    <w:tbl>
      <w:tblPr>
        <w:tblW w:w="4989" w:type="pct"/>
        <w:tblInd w:w="-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814"/>
        <w:gridCol w:w="886"/>
        <w:gridCol w:w="2073"/>
        <w:gridCol w:w="1669"/>
        <w:gridCol w:w="1840"/>
        <w:gridCol w:w="2047"/>
      </w:tblGrid>
      <w:tr w:rsidR="00B2424C" w:rsidRPr="00A923FF" w14:paraId="2F976C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7C49677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No.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5BCD33D0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Version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6A499192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Description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2362742B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Author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130F5F34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Date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solid" w:color="C0C0C0" w:fill="C0C0C0"/>
          </w:tcPr>
          <w:p w14:paraId="4FC40F9A" w14:textId="77777777" w:rsidR="00B2424C" w:rsidRPr="00A923FF" w:rsidRDefault="00B2424C" w:rsidP="00D2307F">
            <w:pPr>
              <w:rPr>
                <w:rFonts w:ascii="Verdana" w:hAnsi="Verdana"/>
                <w:b/>
                <w:sz w:val="20"/>
                <w:szCs w:val="20"/>
              </w:rPr>
            </w:pPr>
            <w:r w:rsidRPr="00A923FF">
              <w:rPr>
                <w:rFonts w:ascii="Verdana" w:hAnsi="Verdana"/>
                <w:b/>
                <w:sz w:val="20"/>
                <w:szCs w:val="20"/>
              </w:rPr>
              <w:t>Comments</w:t>
            </w:r>
          </w:p>
        </w:tc>
      </w:tr>
      <w:tr w:rsidR="00B2424C" w:rsidRPr="00A923FF" w14:paraId="094FFC59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209CE7" w14:textId="77777777" w:rsidR="00B2424C" w:rsidRPr="00A923FF" w:rsidRDefault="00B2424C" w:rsidP="00D2307F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3038F7" w14:textId="77777777" w:rsidR="00B2424C" w:rsidRPr="00A923FF" w:rsidRDefault="00B2424C" w:rsidP="00D2307F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1.0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06168D" w14:textId="77777777" w:rsidR="00B2424C" w:rsidRPr="00A923FF" w:rsidRDefault="00B2424C" w:rsidP="00D2307F">
            <w:pPr>
              <w:rPr>
                <w:rFonts w:ascii="Verdana" w:hAnsi="Verdana"/>
                <w:sz w:val="20"/>
                <w:szCs w:val="20"/>
              </w:rPr>
            </w:pPr>
            <w:r w:rsidRPr="00A923FF">
              <w:rPr>
                <w:rFonts w:ascii="Verdana" w:hAnsi="Verdana"/>
                <w:sz w:val="20"/>
                <w:szCs w:val="20"/>
              </w:rPr>
              <w:t>Initial Version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9BE941" w14:textId="77777777" w:rsidR="00B2424C" w:rsidRPr="00A923FF" w:rsidRDefault="00875824" w:rsidP="00D2307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503346" w14:textId="77777777" w:rsidR="00B2424C" w:rsidRPr="00A923FF" w:rsidRDefault="00875824" w:rsidP="00D2307F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19/05/2022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5CBDFA7" w14:textId="77777777" w:rsidR="00B2424C" w:rsidRPr="00A923FF" w:rsidRDefault="00B2424C" w:rsidP="00D2307F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5005A840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066DA23" w14:textId="04147220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CB4B88" w14:textId="1F6AE50F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1.1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1D5993" w14:textId="7166D4D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Digital_CC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process related added here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024CF2" w14:textId="42B3995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64EB302" w14:textId="312C8D5C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29/08/2022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363E6D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064D6" w:rsidRPr="00A923FF" w14:paraId="4AF08787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48B4F9" w14:textId="088C1997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53848F" w14:textId="03E6B082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1.2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111C17" w14:textId="639DFB23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‘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R</w:t>
            </w:r>
            <w:r w:rsidRPr="004064D6">
              <w:rPr>
                <w:rFonts w:ascii="Verdana" w:hAnsi="Verdana"/>
                <w:sz w:val="20"/>
                <w:szCs w:val="20"/>
              </w:rPr>
              <w:t>ejectReason</w:t>
            </w:r>
            <w:r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’ new tag added for ‘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DigitalAO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’ Process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6F9CC3" w14:textId="6C488D41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DDA8BA" w14:textId="559B5D7D" w:rsidR="004064D6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15/09/2022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89EB0C7" w14:textId="77777777" w:rsidR="004064D6" w:rsidRPr="00A923FF" w:rsidRDefault="004064D6" w:rsidP="004064D6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530150" w:rsidRPr="00A923FF" w14:paraId="0EA6564C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FCD565" w14:textId="1E494A26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932EC7" w14:textId="7CAE518B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1.3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764CC7" w14:textId="50A42412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 xml:space="preserve">CustomerDeclaredLifestyleExpenditure,AECBMonthly,StressTestingBuffer,TotalAssessedIncome,TotalDeductions,NetDisposableIncome,AffordabilityAssessmentRatio &amp; </w:t>
            </w:r>
            <w:proofErr w:type="spellStart"/>
            <w:r w:rsidRPr="00530150">
              <w:rPr>
                <w:rFonts w:ascii="Verdana" w:hAnsi="Verdana"/>
                <w:sz w:val="20"/>
                <w:szCs w:val="20"/>
              </w:rPr>
              <w:t>CardType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6C48E1" w14:textId="720445CD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Vinoth 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E34D0BB" w14:textId="2F0F2290" w:rsidR="00530150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21/09/2022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B386C7B" w14:textId="77777777" w:rsidR="00530150" w:rsidRPr="00A923FF" w:rsidRDefault="00530150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1A0025" w:rsidRPr="00A923FF" w14:paraId="282F65D8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22C8F0" w14:textId="3D62C6EB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5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83A275" w14:textId="1175E8BC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1.4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8FC6BB2" w14:textId="7228E3F4" w:rsidR="001A0025" w:rsidRPr="00530150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Event name added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BC7BFC" w14:textId="77EA8CAE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ED30D1" w14:textId="316A5172" w:rsidR="001A0025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06/02/2023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176733B" w14:textId="77777777" w:rsidR="001A0025" w:rsidRPr="00A923FF" w:rsidRDefault="001A0025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ED44AB" w:rsidRPr="00A923FF" w14:paraId="6698416F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1BB7C4" w14:textId="7A131CD5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6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65CAE5" w14:textId="4A460B98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1.5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59439" w14:textId="3F6BB1B6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‘</w:t>
            </w:r>
            <w:proofErr w:type="spellStart"/>
            <w:r w:rsidRPr="00ED44AB">
              <w:rPr>
                <w:rFonts w:ascii="Verdana" w:hAnsi="Verdana"/>
                <w:sz w:val="20"/>
                <w:szCs w:val="20"/>
              </w:rPr>
              <w:t>IsVirtualCardActive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’ 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B4312A" w14:textId="218D702E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Mahendra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5CEE5CF" w14:textId="30EEC389" w:rsidR="00ED44AB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11/04/2023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D530FF7" w14:textId="77777777" w:rsidR="00ED44AB" w:rsidRPr="00A923FF" w:rsidRDefault="00ED44AB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B44F14" w:rsidRPr="00A923FF" w14:paraId="7FDCC00B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4A9D05" w14:textId="52C067C5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4768237" w14:textId="3A59E17C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1.6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6E30B3" w14:textId="62B72219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 xml:space="preserve">Added new fields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FirstName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MiddleName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LastName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 xml:space="preserve"> and </w:t>
            </w:r>
            <w:proofErr w:type="spellStart"/>
            <w:r>
              <w:rPr>
                <w:rFonts w:ascii="Verdana" w:hAnsi="Verdana"/>
                <w:sz w:val="20"/>
                <w:szCs w:val="20"/>
              </w:rPr>
              <w:t>FullName</w:t>
            </w:r>
            <w:proofErr w:type="spellEnd"/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4F3020" w14:textId="26A40FB2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Mahendra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7F60116" w14:textId="6825A825" w:rsidR="00B44F14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31/05/2023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3946B14" w14:textId="77777777" w:rsidR="00B44F14" w:rsidRPr="00A923FF" w:rsidRDefault="00B44F14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4357D2" w:rsidRPr="00A923FF" w14:paraId="1C7F1C87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9AF42A5" w14:textId="53761DAA" w:rsidR="004357D2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8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9C9700" w14:textId="755CEC8E" w:rsidR="004357D2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1.7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59936C" w14:textId="5F19DE15" w:rsidR="004357D2" w:rsidRDefault="00B90088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</w:t>
            </w:r>
            <w:r w:rsidR="004357D2">
              <w:rPr>
                <w:rFonts w:ascii="Verdana" w:hAnsi="Verdana"/>
                <w:sz w:val="20"/>
                <w:szCs w:val="20"/>
              </w:rPr>
              <w:t>e</w:t>
            </w:r>
            <w:r>
              <w:rPr>
                <w:rFonts w:ascii="Verdana" w:hAnsi="Verdana"/>
                <w:sz w:val="20"/>
                <w:szCs w:val="20"/>
              </w:rPr>
              <w:t>l</w:t>
            </w:r>
            <w:r w:rsidR="004357D2">
              <w:rPr>
                <w:rFonts w:ascii="Verdana" w:hAnsi="Verdana"/>
                <w:sz w:val="20"/>
                <w:szCs w:val="20"/>
              </w:rPr>
              <w:t>ds as part of DOC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C796774" w14:textId="4D143584" w:rsidR="004357D2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882C973" w14:textId="11EBE5EE" w:rsidR="004357D2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03/07/2023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C770171" w14:textId="77777777" w:rsidR="004357D2" w:rsidRPr="00A923FF" w:rsidRDefault="004357D2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0267F5" w:rsidRPr="00A923FF" w14:paraId="48C6EC85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96FE0B" w14:textId="126C95D7" w:rsidR="000267F5" w:rsidRDefault="000267F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lastRenderedPageBreak/>
              <w:t>9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9CD1D4" w14:textId="755B7679" w:rsidR="000267F5" w:rsidRDefault="000267F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1.8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02A5FCC" w14:textId="0812C68B" w:rsidR="000267F5" w:rsidRDefault="000267F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as part of DOA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A9EE46" w14:textId="5DEB1C67" w:rsidR="000267F5" w:rsidRDefault="000267F5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26D31C" w14:textId="08DF74B5" w:rsidR="000267F5" w:rsidRDefault="008A5574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17</w:t>
            </w:r>
            <w:r w:rsidR="000267F5">
              <w:rPr>
                <w:rFonts w:ascii="Verdana" w:hAnsi="Verdana"/>
                <w:sz w:val="20"/>
                <w:szCs w:val="20"/>
              </w:rPr>
              <w:t>/08/2023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A7DD7A6" w14:textId="77777777" w:rsidR="000267F5" w:rsidRPr="00A923FF" w:rsidRDefault="000267F5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CA65E0" w:rsidRPr="00A923FF" w14:paraId="29B54587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A756E93" w14:textId="2A39189F" w:rsidR="00CA65E0" w:rsidRDefault="00CA65E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2009E6" w14:textId="1C99EEAD" w:rsidR="00CA65E0" w:rsidRDefault="00CA65E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1.9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6285FD9" w14:textId="67407FFA" w:rsidR="00CA65E0" w:rsidRDefault="00CA65E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as part of DOA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F1D084" w14:textId="5EB8D071" w:rsidR="00CA65E0" w:rsidRDefault="00CA65E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Pradipkumar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D912C6" w14:textId="28C5ABEF" w:rsidR="00CA65E0" w:rsidRDefault="00CA65E0" w:rsidP="00530150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07/09/2023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AB1FFF5" w14:textId="77777777" w:rsidR="00CA65E0" w:rsidRPr="00A923FF" w:rsidRDefault="00CA65E0" w:rsidP="00530150">
            <w:pPr>
              <w:rPr>
                <w:rFonts w:ascii="Verdana" w:hAnsi="Verdana"/>
                <w:sz w:val="20"/>
                <w:szCs w:val="20"/>
              </w:rPr>
            </w:pPr>
          </w:p>
        </w:tc>
      </w:tr>
      <w:tr w:rsidR="00694695" w:rsidRPr="00A923FF" w14:paraId="6FB1636F" w14:textId="77777777" w:rsidTr="009C5131">
        <w:trPr>
          <w:trHeight w:val="495"/>
        </w:trPr>
        <w:tc>
          <w:tcPr>
            <w:tcW w:w="81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B805ED" w14:textId="5CBA09C2" w:rsidR="00694695" w:rsidRDefault="00694695" w:rsidP="0069469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11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DC82D23" w14:textId="14BBB495" w:rsidR="00694695" w:rsidRDefault="00694695" w:rsidP="0069469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2.0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881F7" w14:textId="3BA4CADF" w:rsidR="00694695" w:rsidRDefault="00652753" w:rsidP="0069469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Added new field “</w:t>
            </w:r>
            <w:proofErr w:type="spellStart"/>
            <w:r w:rsidRPr="00EC7B9A">
              <w:rPr>
                <w:rFonts w:ascii="Verdana" w:hAnsi="Verdana"/>
                <w:sz w:val="20"/>
                <w:szCs w:val="20"/>
              </w:rPr>
              <w:t>EmployerCode</w:t>
            </w:r>
            <w:proofErr w:type="spellEnd"/>
            <w:r>
              <w:rPr>
                <w:rFonts w:ascii="Verdana" w:hAnsi="Verdana"/>
                <w:sz w:val="20"/>
                <w:szCs w:val="20"/>
              </w:rPr>
              <w:t>” in response as part of DOA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1EA9F0" w14:textId="4C419A3C" w:rsidR="00694695" w:rsidRDefault="00694695" w:rsidP="0069469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Lakshmi Narayana</w:t>
            </w:r>
          </w:p>
        </w:tc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06A216B" w14:textId="2FC99310" w:rsidR="00694695" w:rsidRDefault="008F697D" w:rsidP="00694695">
            <w:pPr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19</w:t>
            </w:r>
            <w:r w:rsidR="00694695">
              <w:rPr>
                <w:rFonts w:ascii="Verdana" w:hAnsi="Verdana"/>
                <w:sz w:val="20"/>
                <w:szCs w:val="20"/>
              </w:rPr>
              <w:t>/09/2023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290FFC7" w14:textId="77777777" w:rsidR="00694695" w:rsidRPr="00A923FF" w:rsidRDefault="00694695" w:rsidP="00694695">
            <w:pPr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5C90A910" w14:textId="77777777" w:rsidR="003408A9" w:rsidRDefault="003408A9" w:rsidP="00B2424C"/>
    <w:p w14:paraId="34B2B6A3" w14:textId="77777777" w:rsidR="00B2424C" w:rsidRDefault="00B2424C" w:rsidP="00B2424C"/>
    <w:p w14:paraId="47154D4D" w14:textId="77777777" w:rsidR="00B2424C" w:rsidRDefault="00B2424C" w:rsidP="00B2424C"/>
    <w:p w14:paraId="174364C2" w14:textId="77777777" w:rsidR="00B2424C" w:rsidRDefault="00B2424C" w:rsidP="00B2424C"/>
    <w:p w14:paraId="0F7D1B87" w14:textId="77777777" w:rsidR="00B2424C" w:rsidRDefault="00B2424C" w:rsidP="00B2424C"/>
    <w:p w14:paraId="4D95D499" w14:textId="77777777" w:rsidR="00B2424C" w:rsidRDefault="00B2424C" w:rsidP="00B2424C"/>
    <w:p w14:paraId="0809C129" w14:textId="77777777" w:rsidR="00B2424C" w:rsidRDefault="00B2424C" w:rsidP="00B2424C"/>
    <w:p w14:paraId="7943F19F" w14:textId="77777777" w:rsidR="00B2424C" w:rsidRDefault="00B2424C" w:rsidP="00B2424C"/>
    <w:p w14:paraId="3E9955A6" w14:textId="77777777" w:rsidR="00B2424C" w:rsidRDefault="00B2424C" w:rsidP="00B2424C"/>
    <w:p w14:paraId="1B77A8EF" w14:textId="77777777" w:rsidR="00B2424C" w:rsidRDefault="00B2424C" w:rsidP="00B2424C"/>
    <w:p w14:paraId="58989451" w14:textId="77777777" w:rsidR="00B2424C" w:rsidRDefault="00B2424C" w:rsidP="00B2424C"/>
    <w:p w14:paraId="707EC9CE" w14:textId="77777777" w:rsidR="00B2424C" w:rsidRDefault="00B2424C" w:rsidP="00B2424C"/>
    <w:p w14:paraId="4D10D6DB" w14:textId="1E7055F5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0" w:name="_Toc466206726"/>
      <w:r>
        <w:rPr>
          <w:rFonts w:cs="Arial"/>
        </w:rPr>
        <w:t xml:space="preserve">Notify Application </w:t>
      </w:r>
      <w:r w:rsidR="00D114B4">
        <w:rPr>
          <w:rFonts w:cs="Arial"/>
        </w:rPr>
        <w:t>Status (</w:t>
      </w:r>
      <w:r w:rsidRPr="007E71E0">
        <w:rPr>
          <w:rFonts w:cs="Arial"/>
        </w:rPr>
        <w:t>NOTIFY_APPLICATION</w:t>
      </w:r>
      <w:r>
        <w:rPr>
          <w:rFonts w:cstheme="minorHAnsi"/>
          <w:color w:val="0070C0"/>
        </w:rPr>
        <w:t>)</w:t>
      </w:r>
    </w:p>
    <w:p w14:paraId="1A0F61E8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AB071C">
        <w:rPr>
          <w:rFonts w:cstheme="minorHAnsi"/>
          <w:color w:val="0070C0"/>
        </w:rPr>
        <w:t>Description</w:t>
      </w:r>
      <w:bookmarkEnd w:id="0"/>
    </w:p>
    <w:p w14:paraId="5B2BCCA8" w14:textId="77777777" w:rsidR="00B2424C" w:rsidRDefault="00B2424C" w:rsidP="00B2424C">
      <w:pPr>
        <w:rPr>
          <w:rFonts w:cs="Arial"/>
        </w:rPr>
      </w:pPr>
      <w:r>
        <w:rPr>
          <w:rFonts w:cs="Arial"/>
        </w:rPr>
        <w:t xml:space="preserve">This service is used to notify the Update application/Work item status. </w:t>
      </w:r>
    </w:p>
    <w:p w14:paraId="3A573EE5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Source System</w:t>
      </w:r>
      <w:r w:rsidRPr="009F480D">
        <w:rPr>
          <w:rFonts w:cs="Arial"/>
        </w:rPr>
        <w:t xml:space="preserve">: </w:t>
      </w:r>
      <w:r>
        <w:rPr>
          <w:rFonts w:cs="Arial"/>
        </w:rPr>
        <w:t>CAS</w:t>
      </w:r>
    </w:p>
    <w:p w14:paraId="4014A651" w14:textId="77777777" w:rsidR="00B2424C" w:rsidRPr="009F480D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Interfacing Target System:</w:t>
      </w:r>
      <w:r w:rsidRPr="009F480D">
        <w:rPr>
          <w:rFonts w:cs="Arial"/>
        </w:rPr>
        <w:t xml:space="preserve"> </w:t>
      </w:r>
      <w:r>
        <w:rPr>
          <w:rFonts w:cs="Arial"/>
        </w:rPr>
        <w:t>DEH</w:t>
      </w:r>
    </w:p>
    <w:p w14:paraId="733D4412" w14:textId="77777777" w:rsidR="00B2424C" w:rsidRPr="00D53482" w:rsidRDefault="00B2424C" w:rsidP="00B2424C">
      <w:pPr>
        <w:rPr>
          <w:rFonts w:cs="Arial"/>
        </w:rPr>
      </w:pPr>
      <w:r w:rsidRPr="009F480D">
        <w:rPr>
          <w:rFonts w:cs="Arial"/>
          <w:u w:val="single"/>
        </w:rPr>
        <w:t>Message Format Name:</w:t>
      </w:r>
      <w:r w:rsidRPr="009F480D">
        <w:rPr>
          <w:rFonts w:cs="Arial"/>
        </w:rPr>
        <w:t xml:space="preserve"> </w:t>
      </w:r>
      <w:r w:rsidRPr="007E71E0">
        <w:rPr>
          <w:rFonts w:cs="Arial"/>
        </w:rPr>
        <w:t>NOTIFY_APPLICATION</w:t>
      </w:r>
    </w:p>
    <w:p w14:paraId="10694DCB" w14:textId="77777777" w:rsidR="00B2424C" w:rsidRPr="00AB071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" w:name="_Toc466206727"/>
      <w:r w:rsidRPr="00AB071C">
        <w:rPr>
          <w:rFonts w:cstheme="minorHAnsi"/>
          <w:color w:val="0070C0"/>
        </w:rPr>
        <w:t>Applicable Functionalities</w:t>
      </w:r>
      <w:bookmarkEnd w:id="1"/>
    </w:p>
    <w:p w14:paraId="32DA23E9" w14:textId="77777777" w:rsidR="00B2424C" w:rsidRPr="00AB071C" w:rsidRDefault="00B2424C" w:rsidP="00B2424C">
      <w:pPr>
        <w:rPr>
          <w:rFonts w:cstheme="minorHAnsi"/>
        </w:rPr>
      </w:pPr>
    </w:p>
    <w:tbl>
      <w:tblPr>
        <w:tblStyle w:val="TableGrid0"/>
        <w:tblW w:w="4966" w:type="pct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" w:type="dxa"/>
          <w:left w:w="108" w:type="dxa"/>
          <w:right w:w="59" w:type="dxa"/>
        </w:tblCellMar>
        <w:tblLook w:val="04A0" w:firstRow="1" w:lastRow="0" w:firstColumn="1" w:lastColumn="0" w:noHBand="0" w:noVBand="1"/>
      </w:tblPr>
      <w:tblGrid>
        <w:gridCol w:w="1637"/>
        <w:gridCol w:w="1587"/>
        <w:gridCol w:w="2515"/>
        <w:gridCol w:w="3547"/>
      </w:tblGrid>
      <w:tr w:rsidR="00B2424C" w:rsidRPr="00AB071C" w14:paraId="17636D13" w14:textId="77777777" w:rsidTr="00D2307F">
        <w:trPr>
          <w:cantSplit/>
          <w:trHeight w:val="334"/>
          <w:tblHeader/>
        </w:trPr>
        <w:tc>
          <w:tcPr>
            <w:tcW w:w="881" w:type="pct"/>
            <w:shd w:val="clear" w:color="auto" w:fill="95B3D7" w:themeFill="accent1" w:themeFillTint="99"/>
          </w:tcPr>
          <w:p w14:paraId="75A08033" w14:textId="77777777" w:rsidR="00B2424C" w:rsidRPr="00AB071C" w:rsidRDefault="00B2424C" w:rsidP="00D2307F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User Type</w:t>
            </w:r>
          </w:p>
        </w:tc>
        <w:tc>
          <w:tcPr>
            <w:tcW w:w="854" w:type="pct"/>
            <w:shd w:val="clear" w:color="auto" w:fill="95B3D7" w:themeFill="accent1" w:themeFillTint="99"/>
          </w:tcPr>
          <w:p w14:paraId="29632D93" w14:textId="77777777" w:rsidR="00B2424C" w:rsidRPr="00AB071C" w:rsidRDefault="00B2424C" w:rsidP="00D2307F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Modules (Functional RS)</w:t>
            </w:r>
          </w:p>
        </w:tc>
        <w:tc>
          <w:tcPr>
            <w:tcW w:w="1354" w:type="pct"/>
            <w:shd w:val="clear" w:color="auto" w:fill="95B3D7" w:themeFill="accent1" w:themeFillTint="99"/>
          </w:tcPr>
          <w:p w14:paraId="5CD81C6B" w14:textId="77777777" w:rsidR="00B2424C" w:rsidRPr="00AB071C" w:rsidRDefault="00B2424C" w:rsidP="00D2307F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>Functionality</w:t>
            </w:r>
          </w:p>
        </w:tc>
        <w:tc>
          <w:tcPr>
            <w:tcW w:w="1910" w:type="pct"/>
            <w:shd w:val="clear" w:color="auto" w:fill="95B3D7" w:themeFill="accent1" w:themeFillTint="99"/>
          </w:tcPr>
          <w:p w14:paraId="69C721AA" w14:textId="77777777" w:rsidR="00B2424C" w:rsidRPr="00AB071C" w:rsidRDefault="00B2424C" w:rsidP="00D2307F">
            <w:pPr>
              <w:pStyle w:val="DBSBody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AB071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Purpose </w:t>
            </w:r>
          </w:p>
        </w:tc>
      </w:tr>
      <w:tr w:rsidR="00B2424C" w:rsidRPr="00AB071C" w14:paraId="23B9AFBD" w14:textId="77777777" w:rsidTr="00D2307F">
        <w:trPr>
          <w:cantSplit/>
          <w:trHeight w:val="286"/>
        </w:trPr>
        <w:tc>
          <w:tcPr>
            <w:tcW w:w="881" w:type="pct"/>
          </w:tcPr>
          <w:p w14:paraId="5C5C1E1C" w14:textId="77777777" w:rsidR="00B2424C" w:rsidRPr="00AA76F2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 w:rsidRPr="00AA76F2">
              <w:rPr>
                <w:rFonts w:asciiTheme="minorHAnsi" w:hAnsiTheme="minorHAnsi" w:cstheme="minorHAnsi"/>
                <w:sz w:val="22"/>
                <w:szCs w:val="22"/>
              </w:rPr>
              <w:t>Retail</w:t>
            </w:r>
          </w:p>
        </w:tc>
        <w:tc>
          <w:tcPr>
            <w:tcW w:w="854" w:type="pct"/>
          </w:tcPr>
          <w:p w14:paraId="54FBF874" w14:textId="77777777" w:rsidR="00B2424C" w:rsidRPr="00AA76F2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Retail Account Onboarding.</w:t>
            </w:r>
          </w:p>
        </w:tc>
        <w:tc>
          <w:tcPr>
            <w:tcW w:w="1354" w:type="pct"/>
          </w:tcPr>
          <w:p w14:paraId="617763A3" w14:textId="77777777" w:rsidR="00B2424C" w:rsidRPr="007E6E0C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Update Work item status to DEH</w:t>
            </w:r>
          </w:p>
          <w:p w14:paraId="3C365AD4" w14:textId="77777777" w:rsidR="00B2424C" w:rsidRPr="00AA76F2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910" w:type="pct"/>
          </w:tcPr>
          <w:p w14:paraId="0C473F1A" w14:textId="77777777" w:rsidR="00B2424C" w:rsidRDefault="00B2424C" w:rsidP="00D2307F">
            <w:pPr>
              <w:pStyle w:val="DBSBody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T</w:t>
            </w:r>
            <w:r w:rsidRPr="00B16F95">
              <w:rPr>
                <w:rFonts w:ascii="Verdana" w:hAnsi="Verdana"/>
              </w:rPr>
              <w:t xml:space="preserve">o </w:t>
            </w:r>
            <w:r>
              <w:rPr>
                <w:rFonts w:ascii="Verdana" w:hAnsi="Verdana"/>
              </w:rPr>
              <w:t>update application/</w:t>
            </w:r>
            <w:proofErr w:type="spellStart"/>
            <w:r>
              <w:rPr>
                <w:rFonts w:ascii="Verdana" w:hAnsi="Verdana"/>
              </w:rPr>
              <w:t>workitem</w:t>
            </w:r>
            <w:proofErr w:type="spellEnd"/>
            <w:r>
              <w:rPr>
                <w:rFonts w:ascii="Verdana" w:hAnsi="Verdana"/>
              </w:rPr>
              <w:t xml:space="preserve"> status in DEH. </w:t>
            </w:r>
          </w:p>
          <w:p w14:paraId="244C71E2" w14:textId="77777777" w:rsidR="00B2424C" w:rsidRPr="00B47E55" w:rsidRDefault="00B2424C" w:rsidP="00D2307F">
            <w:pPr>
              <w:pStyle w:val="DBSBody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Verdana" w:hAnsi="Verdana"/>
              </w:rPr>
              <w:t>It can also notify DEH to request for additional documents from the customer. (or update prospect data in DEH)</w:t>
            </w:r>
          </w:p>
        </w:tc>
      </w:tr>
    </w:tbl>
    <w:p w14:paraId="2597A7D3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2" w:name="_Toc466206728"/>
      <w:r w:rsidRPr="009F480D">
        <w:rPr>
          <w:rFonts w:cstheme="minorHAnsi"/>
          <w:color w:val="0070C0"/>
        </w:rPr>
        <w:t>Request</w:t>
      </w:r>
      <w:r>
        <w:rPr>
          <w:rFonts w:cstheme="minorHAnsi"/>
          <w:color w:val="0070C0"/>
        </w:rPr>
        <w:t xml:space="preserve"> Description</w:t>
      </w:r>
      <w:bookmarkEnd w:id="2"/>
    </w:p>
    <w:p w14:paraId="460E0C0A" w14:textId="3BB9506D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4050"/>
        <w:gridCol w:w="1350"/>
        <w:gridCol w:w="1890"/>
      </w:tblGrid>
      <w:tr w:rsidR="00690464" w:rsidRPr="009F480D" w14:paraId="1CE28BD0" w14:textId="77777777" w:rsidTr="00570CEF">
        <w:trPr>
          <w:cantSplit/>
          <w:trHeight w:val="488"/>
          <w:tblHeader/>
        </w:trPr>
        <w:tc>
          <w:tcPr>
            <w:tcW w:w="2340" w:type="dxa"/>
            <w:shd w:val="clear" w:color="auto" w:fill="B8CCE4" w:themeFill="accent1" w:themeFillTint="66"/>
          </w:tcPr>
          <w:p w14:paraId="23F0B2ED" w14:textId="77777777" w:rsidR="00690464" w:rsidRPr="009F480D" w:rsidRDefault="00690464" w:rsidP="00690464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4050" w:type="dxa"/>
            <w:shd w:val="clear" w:color="auto" w:fill="B8CCE4" w:themeFill="accent1" w:themeFillTint="66"/>
          </w:tcPr>
          <w:p w14:paraId="640CF906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350" w:type="dxa"/>
            <w:shd w:val="clear" w:color="auto" w:fill="B8CCE4" w:themeFill="accent1" w:themeFillTint="66"/>
          </w:tcPr>
          <w:p w14:paraId="60BA4D98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663FA811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331F8AF0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5C21EF34" w14:textId="77777777" w:rsidR="00690464" w:rsidRPr="009F480D" w:rsidRDefault="00690464" w:rsidP="00690464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CE7CFC" w:rsidRPr="009F480D" w:rsidDel="005D518C" w14:paraId="23457866" w14:textId="77777777" w:rsidTr="00D2307F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3A1A6FF2" w14:textId="77777777" w:rsidR="00CE7CFC" w:rsidRDefault="00CE7CFC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4E5523">
              <w:rPr>
                <w:rFonts w:asciiTheme="minorHAnsi" w:hAnsiTheme="minorHAnsi" w:cstheme="minorHAnsi"/>
              </w:rPr>
              <w:t>NotifyApplicationStatusRequest</w:t>
            </w:r>
            <w:proofErr w:type="spellEnd"/>
          </w:p>
        </w:tc>
      </w:tr>
      <w:tr w:rsidR="00690464" w:rsidRPr="009F480D" w:rsidDel="005D518C" w14:paraId="005FBC2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B28A09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3A7D5E">
              <w:rPr>
                <w:rFonts w:ascii="Verdana" w:hAnsi="Verdana" w:cs="Arial"/>
                <w:sz w:val="20"/>
                <w:szCs w:val="20"/>
              </w:rPr>
              <w:t>BankId</w:t>
            </w:r>
            <w:proofErr w:type="spellEnd"/>
            <w:r w:rsidRPr="003A7D5E">
              <w:rPr>
                <w:rFonts w:ascii="Verdana" w:hAnsi="Verdana" w:cs="Arial"/>
                <w:sz w:val="20"/>
                <w:szCs w:val="20"/>
              </w:rPr>
              <w:t xml:space="preserve"> </w:t>
            </w:r>
          </w:p>
        </w:tc>
        <w:tc>
          <w:tcPr>
            <w:tcW w:w="4050" w:type="dxa"/>
          </w:tcPr>
          <w:p w14:paraId="20A5C242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3A7D5E">
              <w:rPr>
                <w:rFonts w:ascii="Verdana" w:hAnsi="Verdana" w:cs="Arial"/>
                <w:sz w:val="20"/>
                <w:szCs w:val="20"/>
              </w:rPr>
              <w:t xml:space="preserve">Bank id, defaulted to “RAK” </w:t>
            </w:r>
          </w:p>
        </w:tc>
        <w:tc>
          <w:tcPr>
            <w:tcW w:w="1350" w:type="dxa"/>
          </w:tcPr>
          <w:p w14:paraId="121A2C0E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E2332B">
              <w:rPr>
                <w:rFonts w:ascii="Verdana" w:hAnsi="Verdana"/>
                <w:sz w:val="20"/>
                <w:szCs w:val="20"/>
              </w:rPr>
              <w:t>String (9)</w:t>
            </w:r>
          </w:p>
        </w:tc>
        <w:tc>
          <w:tcPr>
            <w:tcW w:w="1890" w:type="dxa"/>
          </w:tcPr>
          <w:p w14:paraId="1118D2E8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2E8C6F8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3C16AD8" w14:textId="1AC70F40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Process</w:t>
            </w:r>
            <w:r w:rsidR="0082011B" w:rsidRPr="00845CA5">
              <w:rPr>
                <w:rFonts w:ascii="Verdana" w:hAnsi="Verdana" w:cs="Arial"/>
                <w:sz w:val="20"/>
                <w:szCs w:val="20"/>
              </w:rPr>
              <w:t>_</w:t>
            </w:r>
            <w:r w:rsidRPr="00845CA5">
              <w:rPr>
                <w:rFonts w:ascii="Verdana" w:hAnsi="Verdana" w:cs="Arial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4050" w:type="dxa"/>
          </w:tcPr>
          <w:p w14:paraId="5E2CE265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ProcessName</w:t>
            </w:r>
            <w:proofErr w:type="spellEnd"/>
            <w:r>
              <w:rPr>
                <w:rFonts w:ascii="Verdana" w:hAnsi="Verdana" w:cs="Arial"/>
                <w:sz w:val="20"/>
                <w:szCs w:val="20"/>
              </w:rPr>
              <w:t xml:space="preserve"> for which status is being updated</w:t>
            </w:r>
          </w:p>
          <w:p w14:paraId="7AF62391" w14:textId="77777777" w:rsidR="00690464" w:rsidRPr="003A7D5E" w:rsidRDefault="00690464" w:rsidP="00690464">
            <w:pPr>
              <w:pStyle w:val="DBSBody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4FBF5A93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7B029EA1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D036A9" w:rsidRPr="009F480D" w:rsidDel="005D518C" w14:paraId="4A40BE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69C28F2" w14:textId="3A54ABA7" w:rsidR="00D036A9" w:rsidRPr="004064D6" w:rsidRDefault="00D036A9" w:rsidP="00690464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  <w:proofErr w:type="spellEnd"/>
          </w:p>
        </w:tc>
        <w:tc>
          <w:tcPr>
            <w:tcW w:w="4050" w:type="dxa"/>
          </w:tcPr>
          <w:p w14:paraId="2FDB75CD" w14:textId="00AE934E" w:rsidR="00D036A9" w:rsidRPr="004064D6" w:rsidRDefault="00845CA5" w:rsidP="00690464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Subprocess_Name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 xml:space="preserve"> - (If </w:t>
            </w: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Process_Name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 xml:space="preserve"> </w:t>
            </w:r>
            <w:proofErr w:type="spellStart"/>
            <w:r w:rsidRPr="004064D6">
              <w:rPr>
                <w:rFonts w:ascii="Verdana" w:hAnsi="Verdana"/>
                <w:sz w:val="20"/>
                <w:szCs w:val="20"/>
              </w:rPr>
              <w:t>Digital_CC</w:t>
            </w:r>
            <w:proofErr w:type="spellEnd"/>
            <w:r w:rsidRPr="004064D6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350" w:type="dxa"/>
          </w:tcPr>
          <w:p w14:paraId="1143018F" w14:textId="09792F86" w:rsidR="00D036A9" w:rsidRPr="004064D6" w:rsidRDefault="00D036A9" w:rsidP="009833FE">
            <w:pPr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String (</w:t>
            </w:r>
            <w:r w:rsidR="009833FE" w:rsidRPr="004064D6">
              <w:rPr>
                <w:rFonts w:ascii="Verdana" w:hAnsi="Verdana"/>
                <w:sz w:val="20"/>
                <w:szCs w:val="20"/>
              </w:rPr>
              <w:t>50</w:t>
            </w:r>
            <w:r w:rsidRPr="004064D6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529F7462" w14:textId="11B642E3" w:rsidR="00D036A9" w:rsidRPr="004064D6" w:rsidRDefault="00D036A9" w:rsidP="00690464">
            <w:pPr>
              <w:pStyle w:val="Default"/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</w:pPr>
            <w:r w:rsidRPr="004064D6">
              <w:rPr>
                <w:rFonts w:ascii="Verdana" w:eastAsia="MS Mincho" w:hAnsi="Verdana" w:cs="Times New Roman"/>
                <w:color w:val="auto"/>
                <w:sz w:val="20"/>
                <w:szCs w:val="20"/>
              </w:rPr>
              <w:t>Conditional Mandatory</w:t>
            </w:r>
          </w:p>
        </w:tc>
      </w:tr>
      <w:tr w:rsidR="00690464" w:rsidRPr="009F480D" w:rsidDel="005D518C" w14:paraId="59F7FF8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C9FCE15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>
              <w:rPr>
                <w:rFonts w:ascii="Verdana" w:hAnsi="Verdana" w:cs="Arial"/>
                <w:sz w:val="20"/>
                <w:szCs w:val="20"/>
              </w:rPr>
              <w:t>ChannelId</w:t>
            </w:r>
            <w:proofErr w:type="spellEnd"/>
          </w:p>
        </w:tc>
        <w:tc>
          <w:tcPr>
            <w:tcW w:w="4050" w:type="dxa"/>
          </w:tcPr>
          <w:p w14:paraId="79B1EA5F" w14:textId="77777777" w:rsidR="00690464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Channel id of the client that created the SR in CAS system. </w:t>
            </w:r>
          </w:p>
          <w:p w14:paraId="39792A2F" w14:textId="77777777" w:rsidR="00690464" w:rsidRPr="003A7D5E" w:rsidRDefault="00690464" w:rsidP="004B0462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 w:cs="Arial"/>
                <w:sz w:val="20"/>
                <w:szCs w:val="20"/>
              </w:rPr>
              <w:t xml:space="preserve">Allowed values : </w:t>
            </w:r>
            <w:r w:rsidR="004B0462">
              <w:rPr>
                <w:rFonts w:ascii="Verdana" w:hAnsi="Verdana" w:cs="Arial"/>
                <w:sz w:val="20"/>
                <w:szCs w:val="20"/>
              </w:rPr>
              <w:t>DEH</w:t>
            </w:r>
          </w:p>
        </w:tc>
        <w:tc>
          <w:tcPr>
            <w:tcW w:w="1350" w:type="dxa"/>
          </w:tcPr>
          <w:p w14:paraId="785427A9" w14:textId="77777777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(10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4F826F63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690464" w:rsidRPr="009F480D" w:rsidDel="005D518C" w14:paraId="6CC7A79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A11F033" w14:textId="77777777" w:rsidR="00690464" w:rsidRPr="00FC50DB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6551AE">
              <w:rPr>
                <w:rFonts w:ascii="Verdana" w:hAnsi="Verdana" w:cs="Arial"/>
                <w:sz w:val="20"/>
                <w:szCs w:val="20"/>
              </w:rPr>
              <w:t>WorkitemNumber</w:t>
            </w:r>
            <w:proofErr w:type="spellEnd"/>
          </w:p>
        </w:tc>
        <w:tc>
          <w:tcPr>
            <w:tcW w:w="4050" w:type="dxa"/>
          </w:tcPr>
          <w:p w14:paraId="3D38A36D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 w:rsidRPr="006551AE">
              <w:rPr>
                <w:rFonts w:ascii="Verdana" w:hAnsi="Verdana" w:cs="Arial"/>
                <w:sz w:val="20"/>
                <w:szCs w:val="20"/>
              </w:rPr>
              <w:t xml:space="preserve">This field holds the Request Number created in </w:t>
            </w:r>
            <w:r w:rsidR="00371B6E">
              <w:rPr>
                <w:rFonts w:ascii="Verdana" w:hAnsi="Verdana" w:cs="Arial"/>
                <w:sz w:val="20"/>
                <w:szCs w:val="20"/>
              </w:rPr>
              <w:t>CAS</w:t>
            </w:r>
            <w:r w:rsidRPr="006551AE">
              <w:rPr>
                <w:rFonts w:ascii="Verdana" w:hAnsi="Verdana" w:cs="Arial"/>
                <w:sz w:val="20"/>
                <w:szCs w:val="20"/>
              </w:rPr>
              <w:t xml:space="preserve"> </w:t>
            </w:r>
            <w:r>
              <w:rPr>
                <w:rFonts w:ascii="Verdana" w:hAnsi="Verdana" w:cs="Arial"/>
                <w:sz w:val="20"/>
                <w:szCs w:val="20"/>
              </w:rPr>
              <w:t>system for which status is to be notified</w:t>
            </w:r>
          </w:p>
          <w:p w14:paraId="40E270B4" w14:textId="77777777" w:rsidR="00690464" w:rsidRPr="007E1CA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350" w:type="dxa"/>
          </w:tcPr>
          <w:p w14:paraId="4A0A76A4" w14:textId="22023BB3" w:rsidR="00690464" w:rsidRPr="003A7D5E" w:rsidRDefault="00690464" w:rsidP="0069046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</w:t>
            </w:r>
            <w:r w:rsidR="00F83BAC">
              <w:rPr>
                <w:rFonts w:ascii="Verdana" w:hAnsi="Verdana"/>
                <w:sz w:val="20"/>
                <w:szCs w:val="20"/>
              </w:rPr>
              <w:t>3</w:t>
            </w:r>
            <w:r w:rsidR="0090568F" w:rsidRPr="0090568F">
              <w:rPr>
                <w:rFonts w:ascii="Verdana" w:hAnsi="Verdana"/>
                <w:sz w:val="20"/>
                <w:szCs w:val="20"/>
              </w:rPr>
              <w:t>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E7655D6" w14:textId="77777777" w:rsidR="00690464" w:rsidRPr="003A7D5E" w:rsidRDefault="00690464" w:rsidP="0069046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78C7381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B2B77CD" w14:textId="7961CDF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  <w:proofErr w:type="spellEnd"/>
          </w:p>
        </w:tc>
        <w:tc>
          <w:tcPr>
            <w:tcW w:w="4050" w:type="dxa"/>
          </w:tcPr>
          <w:p w14:paraId="4D9FE151" w14:textId="6A16AFCD" w:rsidR="00AD1356" w:rsidRPr="00845CA5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proofErr w:type="spellStart"/>
            <w:r w:rsidRPr="00845CA5">
              <w:rPr>
                <w:rFonts w:ascii="Verdana" w:hAnsi="Verdana" w:cs="Arial"/>
                <w:sz w:val="20"/>
                <w:szCs w:val="20"/>
              </w:rPr>
              <w:t>ProspectId</w:t>
            </w:r>
            <w:proofErr w:type="spellEnd"/>
            <w:r w:rsidRPr="00845CA5">
              <w:rPr>
                <w:rFonts w:ascii="Verdana" w:hAnsi="Verdana" w:cs="Arial"/>
                <w:sz w:val="20"/>
                <w:szCs w:val="20"/>
              </w:rPr>
              <w:t xml:space="preserve">  has to be passed which DEH sent to IBPS</w:t>
            </w:r>
          </w:p>
        </w:tc>
        <w:tc>
          <w:tcPr>
            <w:tcW w:w="1350" w:type="dxa"/>
          </w:tcPr>
          <w:p w14:paraId="0993C55C" w14:textId="219A13E9" w:rsidR="00AD1356" w:rsidRPr="00845CA5" w:rsidRDefault="00AD1356" w:rsidP="00AD1356">
            <w:pPr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String (10)</w:t>
            </w:r>
          </w:p>
        </w:tc>
        <w:tc>
          <w:tcPr>
            <w:tcW w:w="1890" w:type="dxa"/>
          </w:tcPr>
          <w:p w14:paraId="0507013D" w14:textId="2EFA9A67" w:rsidR="00AD1356" w:rsidRPr="00845CA5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845CA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AD1356" w:rsidRPr="009F480D" w:rsidDel="005D518C" w14:paraId="3D47DE9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7441B0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E</w:t>
            </w:r>
            <w:r w:rsidRPr="00A91BB6">
              <w:rPr>
                <w:rFonts w:ascii="Verdana" w:hAnsi="Verdana" w:cs="Arial"/>
              </w:rPr>
              <w:t>vent</w:t>
            </w:r>
          </w:p>
        </w:tc>
        <w:tc>
          <w:tcPr>
            <w:tcW w:w="4050" w:type="dxa"/>
          </w:tcPr>
          <w:p w14:paraId="0108D8E1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Allowed values:</w:t>
            </w:r>
          </w:p>
          <w:p w14:paraId="4B74DE58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5D82AF0F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“STATUS_CHANGE”- Application status change.</w:t>
            </w:r>
          </w:p>
          <w:p w14:paraId="7982B6A0" w14:textId="77777777" w:rsidR="00AD1356" w:rsidRPr="004064D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26A512B6" w14:textId="77777777" w:rsidR="00AD1356" w:rsidRDefault="00AD135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“REQUEST_CUSTOMER_QUERY” - Request for any additional details/ queries from the customer</w:t>
            </w:r>
          </w:p>
          <w:p w14:paraId="40A40154" w14:textId="77777777" w:rsidR="004B2BD5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6ED3C4A9" w14:textId="4C59D069" w:rsidR="004B2BD5" w:rsidRDefault="004B2BD5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21410B">
              <w:rPr>
                <w:rFonts w:ascii="Verdana" w:hAnsi="Verdana"/>
                <w:sz w:val="20"/>
                <w:szCs w:val="20"/>
              </w:rPr>
              <w:t>“</w:t>
            </w:r>
            <w:r w:rsidRPr="0021410B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NAME_STATUS_CHANGE</w:t>
            </w:r>
            <w:r w:rsidRPr="0021410B">
              <w:rPr>
                <w:rFonts w:ascii="Verdana" w:hAnsi="Verdana"/>
                <w:sz w:val="20"/>
                <w:szCs w:val="20"/>
              </w:rPr>
              <w:t>”</w:t>
            </w:r>
            <w:r>
              <w:rPr>
                <w:rFonts w:ascii="Verdana" w:hAnsi="Verdana"/>
                <w:sz w:val="20"/>
                <w:szCs w:val="20"/>
              </w:rPr>
              <w:t xml:space="preserve"> </w:t>
            </w:r>
          </w:p>
          <w:p w14:paraId="3A938B2A" w14:textId="77777777" w:rsidR="00187678" w:rsidRDefault="00187678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  <w:p w14:paraId="494EA825" w14:textId="10C740A7" w:rsidR="00187678" w:rsidRPr="00187678" w:rsidRDefault="00187678" w:rsidP="00AD1356">
            <w:pPr>
              <w:pStyle w:val="Defaul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r w:rsidRPr="00E20C26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“One_pager_signed”</w:t>
            </w:r>
          </w:p>
          <w:p w14:paraId="6B2B7825" w14:textId="77777777" w:rsidR="00AD1356" w:rsidRPr="004064D6" w:rsidRDefault="00AD1356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</w:p>
          <w:p w14:paraId="25CB89E4" w14:textId="5B56530F" w:rsidR="007942AA" w:rsidRPr="004064D6" w:rsidRDefault="007942AA" w:rsidP="00AD1356">
            <w:pPr>
              <w:pStyle w:val="tabletext"/>
              <w:rPr>
                <w:rFonts w:ascii="Verdana" w:eastAsiaTheme="minorHAnsi" w:hAnsi="Verdana" w:cs="Arial"/>
                <w:color w:val="000000"/>
              </w:rPr>
            </w:pPr>
            <w:r w:rsidRPr="004064D6">
              <w:rPr>
                <w:rFonts w:ascii="Verdana" w:eastAsiaTheme="minorHAnsi" w:hAnsi="Verdana" w:cs="Arial"/>
                <w:color w:val="000000"/>
              </w:rPr>
              <w:t xml:space="preserve">- (If </w:t>
            </w:r>
            <w:proofErr w:type="spellStart"/>
            <w:r w:rsidRPr="004064D6">
              <w:rPr>
                <w:rFonts w:ascii="Verdana" w:eastAsiaTheme="minorHAnsi" w:hAnsi="Verdana" w:cs="Arial"/>
                <w:color w:val="000000"/>
              </w:rPr>
              <w:t>Process_Name</w:t>
            </w:r>
            <w:proofErr w:type="spellEnd"/>
            <w:r w:rsidRPr="004064D6">
              <w:rPr>
                <w:rFonts w:ascii="Verdana" w:eastAsiaTheme="minorHAnsi" w:hAnsi="Verdana" w:cs="Arial"/>
                <w:color w:val="000000"/>
              </w:rPr>
              <w:t xml:space="preserve"> </w:t>
            </w:r>
            <w:proofErr w:type="spellStart"/>
            <w:r w:rsidR="00F245EC" w:rsidRPr="004064D6">
              <w:rPr>
                <w:rFonts w:ascii="Verdana" w:eastAsiaTheme="minorHAnsi" w:hAnsi="Verdana" w:cs="Arial"/>
                <w:color w:val="000000"/>
              </w:rPr>
              <w:t>DigitalAO</w:t>
            </w:r>
            <w:proofErr w:type="spellEnd"/>
            <w:r w:rsidRPr="004064D6">
              <w:rPr>
                <w:rFonts w:ascii="Verdana" w:eastAsiaTheme="minorHAnsi" w:hAnsi="Verdana" w:cs="Arial"/>
                <w:color w:val="000000"/>
              </w:rPr>
              <w:t>)</w:t>
            </w:r>
          </w:p>
        </w:tc>
        <w:tc>
          <w:tcPr>
            <w:tcW w:w="1350" w:type="dxa"/>
          </w:tcPr>
          <w:p w14:paraId="0C75A508" w14:textId="77777777" w:rsidR="00AD1356" w:rsidRPr="004064D6" w:rsidRDefault="00AD1356" w:rsidP="00AD1356">
            <w:pPr>
              <w:rPr>
                <w:rFonts w:ascii="Verdana" w:eastAsiaTheme="minorHAnsi" w:hAnsi="Verdana" w:cs="Arial"/>
                <w:color w:val="000000"/>
                <w:sz w:val="20"/>
                <w:szCs w:val="20"/>
              </w:rPr>
            </w:pPr>
            <w:r w:rsidRPr="004064D6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lastRenderedPageBreak/>
              <w:t>String (100)</w:t>
            </w:r>
          </w:p>
        </w:tc>
        <w:tc>
          <w:tcPr>
            <w:tcW w:w="1890" w:type="dxa"/>
          </w:tcPr>
          <w:p w14:paraId="1848D609" w14:textId="4681F5DB" w:rsidR="00AD1356" w:rsidRPr="004064D6" w:rsidRDefault="007942AA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4064D6">
              <w:rPr>
                <w:rFonts w:ascii="Verdana" w:hAnsi="Verdana"/>
                <w:sz w:val="20"/>
                <w:szCs w:val="20"/>
              </w:rPr>
              <w:t>Conditional Mandatory</w:t>
            </w:r>
          </w:p>
        </w:tc>
      </w:tr>
      <w:tr w:rsidR="00AD1356" w:rsidRPr="009F480D" w:rsidDel="005D518C" w14:paraId="10642E0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93390CA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W</w:t>
            </w:r>
            <w:r w:rsidRPr="0090568F">
              <w:rPr>
                <w:rFonts w:ascii="Verdana" w:hAnsi="Verdana" w:cs="Arial"/>
              </w:rPr>
              <w:t>orkItemStatus</w:t>
            </w:r>
            <w:proofErr w:type="spellEnd"/>
          </w:p>
        </w:tc>
        <w:tc>
          <w:tcPr>
            <w:tcW w:w="4050" w:type="dxa"/>
          </w:tcPr>
          <w:p w14:paraId="1A465CDE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hAnsi="Verdana" w:cs="Arial"/>
              </w:rPr>
              <w:t>application or prospect status</w:t>
            </w:r>
          </w:p>
        </w:tc>
        <w:tc>
          <w:tcPr>
            <w:tcW w:w="1350" w:type="dxa"/>
          </w:tcPr>
          <w:p w14:paraId="18656F11" w14:textId="36B2BE11" w:rsidR="00AD1356" w:rsidRPr="003A7D5E" w:rsidRDefault="004064D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(30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06629E6B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4064D6" w:rsidRPr="009F480D" w:rsidDel="005D518C" w14:paraId="3957484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1E244CA" w14:textId="6BB2DB90" w:rsidR="004064D6" w:rsidRPr="00530150" w:rsidRDefault="006F23CB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530150">
              <w:rPr>
                <w:rFonts w:ascii="Verdana" w:hAnsi="Verdana" w:cs="Arial"/>
              </w:rPr>
              <w:t>RejectReason</w:t>
            </w:r>
            <w:proofErr w:type="spellEnd"/>
          </w:p>
        </w:tc>
        <w:tc>
          <w:tcPr>
            <w:tcW w:w="4050" w:type="dxa"/>
          </w:tcPr>
          <w:p w14:paraId="28927B80" w14:textId="479E03AC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>Reject reason has to be pass here</w:t>
            </w:r>
          </w:p>
          <w:p w14:paraId="1698A476" w14:textId="77777777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</w:p>
          <w:p w14:paraId="0075D0AE" w14:textId="78E9F6DD" w:rsidR="004064D6" w:rsidRPr="00530150" w:rsidRDefault="004064D6" w:rsidP="00AD1356">
            <w:pPr>
              <w:pStyle w:val="tabletext"/>
              <w:rPr>
                <w:rFonts w:ascii="Verdana" w:hAnsi="Verdana" w:cs="Arial"/>
              </w:rPr>
            </w:pPr>
            <w:r w:rsidRPr="00530150">
              <w:rPr>
                <w:rFonts w:ascii="Verdana" w:hAnsi="Verdana" w:cs="Arial"/>
              </w:rPr>
              <w:t xml:space="preserve">- (If </w:t>
            </w:r>
            <w:proofErr w:type="spellStart"/>
            <w:r w:rsidRPr="00530150">
              <w:rPr>
                <w:rFonts w:ascii="Verdana" w:hAnsi="Verdana" w:cs="Arial"/>
              </w:rPr>
              <w:t>Process_Name</w:t>
            </w:r>
            <w:proofErr w:type="spellEnd"/>
            <w:r w:rsidRPr="00530150">
              <w:rPr>
                <w:rFonts w:ascii="Verdana" w:hAnsi="Verdana" w:cs="Arial"/>
              </w:rPr>
              <w:t xml:space="preserve"> </w:t>
            </w:r>
            <w:proofErr w:type="spellStart"/>
            <w:r w:rsidRPr="00530150">
              <w:rPr>
                <w:rFonts w:ascii="Verdana" w:hAnsi="Verdana" w:cs="Arial"/>
              </w:rPr>
              <w:t>DigitalAO</w:t>
            </w:r>
            <w:proofErr w:type="spellEnd"/>
            <w:r w:rsidRPr="00530150">
              <w:rPr>
                <w:rFonts w:ascii="Verdana" w:hAnsi="Verdana" w:cs="Arial"/>
              </w:rPr>
              <w:t>)</w:t>
            </w:r>
          </w:p>
        </w:tc>
        <w:tc>
          <w:tcPr>
            <w:tcW w:w="1350" w:type="dxa"/>
          </w:tcPr>
          <w:p w14:paraId="42D347C7" w14:textId="1FB180EC" w:rsidR="004064D6" w:rsidRPr="00530150" w:rsidRDefault="004064D6" w:rsidP="00AD1356">
            <w:pPr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String (20)</w:t>
            </w:r>
          </w:p>
        </w:tc>
        <w:tc>
          <w:tcPr>
            <w:tcW w:w="1890" w:type="dxa"/>
          </w:tcPr>
          <w:p w14:paraId="533FFA82" w14:textId="77777777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Conditional</w:t>
            </w:r>
          </w:p>
          <w:p w14:paraId="3E756959" w14:textId="587A21E5" w:rsidR="004064D6" w:rsidRPr="00530150" w:rsidRDefault="004064D6" w:rsidP="00AD1356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530150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AD1356" w:rsidRPr="009F480D" w:rsidDel="005D518C" w14:paraId="69B11B3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46EDD4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90568F">
              <w:rPr>
                <w:rFonts w:ascii="Verdana" w:hAnsi="Verdana" w:cs="Arial"/>
              </w:rPr>
              <w:t>pdProspectReqd</w:t>
            </w:r>
            <w:proofErr w:type="spellEnd"/>
          </w:p>
        </w:tc>
        <w:tc>
          <w:tcPr>
            <w:tcW w:w="4050" w:type="dxa"/>
          </w:tcPr>
          <w:p w14:paraId="321EC0B3" w14:textId="77777777" w:rsidR="00AD1356" w:rsidRDefault="00AD1356" w:rsidP="00AD1356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60D34F0B" w14:textId="77777777" w:rsidR="00AD1356" w:rsidRPr="00AB4829" w:rsidRDefault="00AD1356" w:rsidP="00AD1356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258C45CB" w14:textId="77777777" w:rsidR="00AD1356" w:rsidRPr="003A7D5E" w:rsidRDefault="00AD1356" w:rsidP="00AD1356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5E4CB3" w14:textId="77777777" w:rsidR="00AD1356" w:rsidRPr="003A7D5E" w:rsidRDefault="00AD1356" w:rsidP="00AD1356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05DD917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FEFFF95" w14:textId="7797E0DD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CifDedupUpdReqd</w:t>
            </w:r>
            <w:proofErr w:type="spellEnd"/>
          </w:p>
        </w:tc>
        <w:tc>
          <w:tcPr>
            <w:tcW w:w="4050" w:type="dxa"/>
          </w:tcPr>
          <w:p w14:paraId="189A743A" w14:textId="77777777" w:rsidR="00EF73D4" w:rsidRPr="00724B11" w:rsidRDefault="00EF73D4" w:rsidP="00EF73D4">
            <w:pPr>
              <w:pStyle w:val="Default"/>
              <w:rPr>
                <w:rFonts w:ascii="Courier New" w:eastAsia="Calibri" w:hAnsi="Courier New" w:cs="Courier New"/>
                <w:sz w:val="18"/>
                <w:szCs w:val="18"/>
              </w:rPr>
            </w:pPr>
            <w:r w:rsidRPr="00724B11">
              <w:rPr>
                <w:rFonts w:ascii="Courier New" w:eastAsia="Calibri" w:hAnsi="Courier New" w:cs="Courier New"/>
                <w:sz w:val="18"/>
                <w:szCs w:val="18"/>
              </w:rPr>
              <w:t>Allowed values:</w:t>
            </w:r>
          </w:p>
          <w:p w14:paraId="786984F2" w14:textId="77777777" w:rsidR="00EF73D4" w:rsidRPr="00724B11" w:rsidRDefault="00EF73D4" w:rsidP="00EF73D4">
            <w:pPr>
              <w:pStyle w:val="Default"/>
              <w:rPr>
                <w:rFonts w:ascii="Courier New" w:hAnsi="Courier New" w:cs="Courier New"/>
                <w:sz w:val="18"/>
                <w:szCs w:val="18"/>
              </w:rPr>
            </w:pPr>
            <w:r w:rsidRPr="00724B11">
              <w:rPr>
                <w:rFonts w:ascii="Courier New" w:hAnsi="Courier New" w:cs="Courier New"/>
                <w:sz w:val="18"/>
                <w:szCs w:val="18"/>
              </w:rPr>
              <w:t>‘</w:t>
            </w:r>
            <w:r w:rsidRPr="00724B11">
              <w:rPr>
                <w:rFonts w:ascii="Courier New" w:hAnsi="Courier New" w:cs="Courier New"/>
                <w:b/>
                <w:sz w:val="18"/>
                <w:szCs w:val="18"/>
              </w:rPr>
              <w:t>TRUE</w:t>
            </w:r>
            <w:r w:rsidRPr="00724B11">
              <w:rPr>
                <w:rFonts w:ascii="Courier New" w:hAnsi="Courier New" w:cs="Courier New"/>
                <w:sz w:val="18"/>
                <w:szCs w:val="18"/>
              </w:rPr>
              <w:t>’ OR ‘</w:t>
            </w:r>
            <w:r w:rsidRPr="00724B11">
              <w:rPr>
                <w:rFonts w:ascii="Courier New" w:hAnsi="Courier New" w:cs="Courier New"/>
                <w:b/>
                <w:sz w:val="18"/>
                <w:szCs w:val="18"/>
              </w:rPr>
              <w:t>FALSE</w:t>
            </w:r>
            <w:r w:rsidRPr="00724B11">
              <w:rPr>
                <w:rFonts w:ascii="Courier New" w:hAnsi="Courier New" w:cs="Courier New"/>
                <w:sz w:val="18"/>
                <w:szCs w:val="18"/>
              </w:rPr>
              <w:t>’</w:t>
            </w:r>
          </w:p>
          <w:p w14:paraId="031E3ABE" w14:textId="77777777" w:rsidR="00EF73D4" w:rsidRPr="00724B11" w:rsidRDefault="00EF73D4" w:rsidP="00EF73D4">
            <w:pPr>
              <w:pStyle w:val="Default"/>
              <w:rPr>
                <w:rFonts w:ascii="Courier New" w:hAnsi="Courier New" w:cs="Courier New"/>
                <w:sz w:val="18"/>
                <w:szCs w:val="18"/>
              </w:rPr>
            </w:pPr>
          </w:p>
          <w:p w14:paraId="752CBFA8" w14:textId="39C04432" w:rsidR="00EF73D4" w:rsidRPr="00724B11" w:rsidRDefault="00EF73D4" w:rsidP="00EF73D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If the value is true, then only the fields sent in </w:t>
            </w: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CifDedupResults</w:t>
            </w:r>
            <w:proofErr w:type="spellEnd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object will be considered</w:t>
            </w:r>
          </w:p>
        </w:tc>
        <w:tc>
          <w:tcPr>
            <w:tcW w:w="1350" w:type="dxa"/>
          </w:tcPr>
          <w:p w14:paraId="50C189A4" w14:textId="2004FC59" w:rsidR="00EF73D4" w:rsidRPr="00724B11" w:rsidRDefault="00EF73D4" w:rsidP="00EF73D4">
            <w:pPr>
              <w:rPr>
                <w:rFonts w:ascii="Verdana" w:hAnsi="Verdana"/>
                <w:sz w:val="20"/>
                <w:szCs w:val="20"/>
              </w:rPr>
            </w:pPr>
            <w:r w:rsidRPr="00724B11">
              <w:rPr>
                <w:rFonts w:ascii="Verdana" w:hAnsi="Verdana"/>
                <w:sz w:val="20"/>
                <w:szCs w:val="20"/>
              </w:rPr>
              <w:t>String (5)</w:t>
            </w:r>
          </w:p>
        </w:tc>
        <w:tc>
          <w:tcPr>
            <w:tcW w:w="1890" w:type="dxa"/>
          </w:tcPr>
          <w:p w14:paraId="2BCA2AED" w14:textId="7A51A610" w:rsidR="00EF73D4" w:rsidRPr="00724B11" w:rsidRDefault="00EF73D4" w:rsidP="00EF73D4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724B1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005067D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6EAD14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ddnalDocsReqd</w:t>
            </w:r>
            <w:proofErr w:type="spellEnd"/>
          </w:p>
        </w:tc>
        <w:tc>
          <w:tcPr>
            <w:tcW w:w="4050" w:type="dxa"/>
          </w:tcPr>
          <w:p w14:paraId="12F2C1C5" w14:textId="77777777" w:rsidR="00EF73D4" w:rsidRDefault="00EF73D4" w:rsidP="00EF73D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06004C75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‘</w:t>
            </w:r>
            <w:r w:rsidRPr="00CD1643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’ OR ‘</w:t>
            </w:r>
            <w:r w:rsidRPr="00CD1643">
              <w:rPr>
                <w:rFonts w:ascii="Verdana" w:hAnsi="Verdana" w:cs="Arial"/>
                <w:b/>
              </w:rPr>
              <w:t>FALSE</w:t>
            </w:r>
            <w:r>
              <w:rPr>
                <w:rFonts w:ascii="Verdana" w:hAnsi="Verdana" w:cs="Arial"/>
              </w:rPr>
              <w:t>’</w:t>
            </w:r>
          </w:p>
        </w:tc>
        <w:tc>
          <w:tcPr>
            <w:tcW w:w="1350" w:type="dxa"/>
          </w:tcPr>
          <w:p w14:paraId="5481C639" w14:textId="77777777" w:rsidR="00EF73D4" w:rsidRPr="003A7D5E" w:rsidRDefault="00EF73D4" w:rsidP="00EF73D4">
            <w:pPr>
              <w:rPr>
                <w:rFonts w:ascii="Verdana" w:hAnsi="Verdana" w:cs="Arial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String (5</w:t>
            </w:r>
            <w:r w:rsidRPr="00E2332B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119E4882" w14:textId="77777777" w:rsidR="00EF73D4" w:rsidRPr="003A7D5E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90568F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014B222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A98AF3" w14:textId="3FEC544B" w:rsidR="00EF73D4" w:rsidRPr="000F3AC3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0F3AC3">
              <w:rPr>
                <w:rFonts w:ascii="Verdana" w:hAnsi="Verdana" w:cs="Arial"/>
              </w:rPr>
              <w:t>SignedOnePgDocName</w:t>
            </w:r>
          </w:p>
        </w:tc>
        <w:tc>
          <w:tcPr>
            <w:tcW w:w="4050" w:type="dxa"/>
          </w:tcPr>
          <w:p w14:paraId="05447ACD" w14:textId="70B3CC22" w:rsidR="00EF73D4" w:rsidRPr="000F3AC3" w:rsidRDefault="00EF73D4" w:rsidP="00EF73D4">
            <w:pPr>
              <w:rPr>
                <w:rFonts w:ascii="Calibri" w:eastAsiaTheme="minorHAnsi" w:hAnsi="Calibri"/>
              </w:rPr>
            </w:pPr>
            <w:r w:rsidRPr="000F3AC3">
              <w:t xml:space="preserve">mandatory for Event - </w:t>
            </w:r>
            <w:r w:rsidRPr="000F3AC3">
              <w:rPr>
                <w:b/>
                <w:bCs/>
              </w:rPr>
              <w:t>One_pager_signed</w:t>
            </w:r>
          </w:p>
        </w:tc>
        <w:tc>
          <w:tcPr>
            <w:tcW w:w="1350" w:type="dxa"/>
          </w:tcPr>
          <w:p w14:paraId="2F27BAE1" w14:textId="24A579F5" w:rsidR="00EF73D4" w:rsidRPr="000F3AC3" w:rsidRDefault="00EF73D4" w:rsidP="00EF73D4">
            <w:pPr>
              <w:rPr>
                <w:rFonts w:ascii="Verdana" w:hAnsi="Verdana"/>
                <w:sz w:val="20"/>
                <w:szCs w:val="20"/>
              </w:rPr>
            </w:pPr>
            <w:r w:rsidRPr="000F3AC3">
              <w:t>String(100)</w:t>
            </w:r>
          </w:p>
        </w:tc>
        <w:tc>
          <w:tcPr>
            <w:tcW w:w="1890" w:type="dxa"/>
          </w:tcPr>
          <w:p w14:paraId="22390A41" w14:textId="3E98EF91" w:rsidR="00EF73D4" w:rsidRPr="000F3AC3" w:rsidRDefault="00EF73D4" w:rsidP="00EF73D4">
            <w:pPr>
              <w:pStyle w:val="Default"/>
              <w:rPr>
                <w:rFonts w:ascii="Verdana" w:hAnsi="Verdana"/>
                <w:color w:val="auto"/>
                <w:sz w:val="20"/>
                <w:szCs w:val="20"/>
              </w:rPr>
            </w:pPr>
            <w:r w:rsidRPr="000F3AC3">
              <w:rPr>
                <w:color w:val="auto"/>
              </w:rPr>
              <w:t>conditional mandatory</w:t>
            </w:r>
          </w:p>
        </w:tc>
      </w:tr>
      <w:tr w:rsidR="00EF73D4" w:rsidRPr="009F480D" w:rsidDel="005D518C" w14:paraId="4209AE3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AD4B73" w14:textId="7777777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741AC3">
              <w:rPr>
                <w:rFonts w:ascii="Verdana" w:hAnsi="Verdana" w:cs="Arial"/>
              </w:rPr>
              <w:t>pplicationDetails</w:t>
            </w:r>
            <w:proofErr w:type="spellEnd"/>
          </w:p>
        </w:tc>
        <w:tc>
          <w:tcPr>
            <w:tcW w:w="4050" w:type="dxa"/>
          </w:tcPr>
          <w:p w14:paraId="3E343D2A" w14:textId="361C4F6E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</w:t>
            </w:r>
            <w:proofErr w:type="spellStart"/>
            <w:r w:rsidRPr="00741AC3">
              <w:rPr>
                <w:rFonts w:ascii="Verdana" w:hAnsi="Verdana" w:cs="Arial"/>
              </w:rPr>
              <w:t>applicationDetails</w:t>
            </w:r>
            <w:proofErr w:type="spellEnd"/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</w:p>
        </w:tc>
        <w:tc>
          <w:tcPr>
            <w:tcW w:w="1350" w:type="dxa"/>
          </w:tcPr>
          <w:p w14:paraId="751B59EF" w14:textId="7777777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35561252" w14:textId="77777777" w:rsidR="00EF73D4" w:rsidRPr="0040794F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EF73D4" w:rsidRPr="009F480D" w:rsidDel="005D518C" w14:paraId="43740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86DCA21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741AC3">
              <w:rPr>
                <w:rFonts w:ascii="Verdana" w:hAnsi="Verdana" w:cs="Arial"/>
              </w:rPr>
              <w:t>Remarks</w:t>
            </w:r>
          </w:p>
        </w:tc>
        <w:tc>
          <w:tcPr>
            <w:tcW w:w="4050" w:type="dxa"/>
          </w:tcPr>
          <w:p w14:paraId="76F00C68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Remarks of Application status</w:t>
            </w:r>
          </w:p>
        </w:tc>
        <w:tc>
          <w:tcPr>
            <w:tcW w:w="1350" w:type="dxa"/>
          </w:tcPr>
          <w:p w14:paraId="7218E95D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/>
              </w:rPr>
              <w:t>String (255</w:t>
            </w:r>
            <w:r w:rsidRPr="00E2332B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40BD9117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EF73D4" w:rsidRPr="009F480D" w:rsidDel="005D518C" w14:paraId="53045FD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525AE13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FreeField</w:t>
            </w:r>
            <w:r w:rsidRPr="00741AC3">
              <w:rPr>
                <w:rFonts w:ascii="Verdana" w:hAnsi="Verdana" w:cs="Arial"/>
              </w:rPr>
              <w:t>1</w:t>
            </w:r>
          </w:p>
        </w:tc>
        <w:tc>
          <w:tcPr>
            <w:tcW w:w="4050" w:type="dxa"/>
          </w:tcPr>
          <w:p w14:paraId="2193EBE4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42CD4D44" w14:textId="77777777" w:rsidR="00EF73D4" w:rsidRDefault="00EF73D4" w:rsidP="00EF73D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919EF76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90568F">
              <w:rPr>
                <w:rFonts w:ascii="Verdana" w:eastAsiaTheme="minorHAnsi" w:hAnsi="Verdana" w:cs="Arial"/>
                <w:color w:val="000000"/>
              </w:rPr>
              <w:t>Optional</w:t>
            </w:r>
          </w:p>
        </w:tc>
      </w:tr>
      <w:tr w:rsidR="00EF73D4" w:rsidRPr="009F480D" w:rsidDel="005D518C" w14:paraId="43BC276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DD1950" w14:textId="77777777" w:rsidR="00EF73D4" w:rsidRDefault="00EF73D4" w:rsidP="00EF73D4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2</w:t>
            </w:r>
          </w:p>
        </w:tc>
        <w:tc>
          <w:tcPr>
            <w:tcW w:w="4050" w:type="dxa"/>
          </w:tcPr>
          <w:p w14:paraId="6220EEF9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247CA94A" w14:textId="77777777" w:rsidR="00EF73D4" w:rsidRDefault="00EF73D4" w:rsidP="00EF73D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5D7745C3" w14:textId="77777777" w:rsidR="00EF73D4" w:rsidRDefault="00EF73D4" w:rsidP="00EF73D4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4EFF962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41556B" w14:textId="77777777" w:rsidR="00EF73D4" w:rsidRDefault="00EF73D4" w:rsidP="00EF73D4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3</w:t>
            </w:r>
          </w:p>
        </w:tc>
        <w:tc>
          <w:tcPr>
            <w:tcW w:w="4050" w:type="dxa"/>
          </w:tcPr>
          <w:p w14:paraId="7976B505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5A0B8823" w14:textId="77777777" w:rsidR="00EF73D4" w:rsidRDefault="00EF73D4" w:rsidP="00EF73D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0772825B" w14:textId="77777777" w:rsidR="00EF73D4" w:rsidRDefault="00EF73D4" w:rsidP="00EF73D4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6A2CF9D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E303FBE" w14:textId="77777777" w:rsidR="00EF73D4" w:rsidRDefault="00EF73D4" w:rsidP="00EF73D4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4</w:t>
            </w:r>
          </w:p>
        </w:tc>
        <w:tc>
          <w:tcPr>
            <w:tcW w:w="4050" w:type="dxa"/>
          </w:tcPr>
          <w:p w14:paraId="5C0A333D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0E5C957D" w14:textId="77777777" w:rsidR="00EF73D4" w:rsidRDefault="00EF73D4" w:rsidP="00EF73D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DF8639" w14:textId="77777777" w:rsidR="00EF73D4" w:rsidRDefault="00EF73D4" w:rsidP="00EF73D4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160AB17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A78C135" w14:textId="77777777" w:rsidR="00EF73D4" w:rsidRDefault="00EF73D4" w:rsidP="00EF73D4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5</w:t>
            </w:r>
          </w:p>
        </w:tc>
        <w:tc>
          <w:tcPr>
            <w:tcW w:w="4050" w:type="dxa"/>
          </w:tcPr>
          <w:p w14:paraId="6598F8E0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fields</w:t>
            </w:r>
          </w:p>
        </w:tc>
        <w:tc>
          <w:tcPr>
            <w:tcW w:w="1350" w:type="dxa"/>
          </w:tcPr>
          <w:p w14:paraId="3890956C" w14:textId="77777777" w:rsidR="00EF73D4" w:rsidRDefault="00EF73D4" w:rsidP="00EF73D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DC1273B" w14:textId="77777777" w:rsidR="00EF73D4" w:rsidRDefault="00EF73D4" w:rsidP="00EF73D4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40AA0E3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347E4F3" w14:textId="7777777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741AC3">
              <w:rPr>
                <w:rFonts w:ascii="Verdana" w:hAnsi="Verdana" w:cs="Arial"/>
              </w:rPr>
              <w:t>pplicationDetails</w:t>
            </w:r>
            <w:proofErr w:type="spellEnd"/>
          </w:p>
        </w:tc>
        <w:tc>
          <w:tcPr>
            <w:tcW w:w="4050" w:type="dxa"/>
          </w:tcPr>
          <w:p w14:paraId="6826FE44" w14:textId="39810B3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Theme="minorHAnsi" w:hAnsiTheme="minorHAnsi" w:cstheme="minorHAnsi"/>
                <w:szCs w:val="24"/>
              </w:rPr>
              <w:t>End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of </w:t>
            </w:r>
            <w:proofErr w:type="spellStart"/>
            <w:r w:rsidRPr="00741AC3">
              <w:rPr>
                <w:rFonts w:ascii="Verdana" w:hAnsi="Verdana" w:cs="Arial"/>
              </w:rPr>
              <w:t>applicationDetails</w:t>
            </w:r>
            <w:proofErr w:type="spellEnd"/>
            <w:r>
              <w:rPr>
                <w:rFonts w:asciiTheme="minorHAnsi" w:hAnsiTheme="minorHAnsi" w:cstheme="minorHAnsi"/>
                <w:szCs w:val="24"/>
              </w:rPr>
              <w:t xml:space="preserve"> 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</w:p>
        </w:tc>
        <w:tc>
          <w:tcPr>
            <w:tcW w:w="1350" w:type="dxa"/>
          </w:tcPr>
          <w:p w14:paraId="3AF55530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D1EE26" w14:textId="77777777" w:rsidR="00EF73D4" w:rsidRPr="00AB4829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EF73D4" w:rsidRPr="009F480D" w:rsidDel="005D518C" w14:paraId="1E8EC6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F0D2F6" w14:textId="77777777" w:rsidR="00EF73D4" w:rsidRPr="0099602D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</w:p>
        </w:tc>
        <w:tc>
          <w:tcPr>
            <w:tcW w:w="4050" w:type="dxa"/>
          </w:tcPr>
          <w:p w14:paraId="6FDA05ED" w14:textId="30E7D459" w:rsidR="00EF73D4" w:rsidRDefault="00EF73D4" w:rsidP="00EF73D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</w:t>
            </w:r>
            <w:r>
              <w:rPr>
                <w:rFonts w:asciiTheme="minorHAnsi" w:hAnsiTheme="minorHAnsi" w:cstheme="minorHAnsi"/>
                <w:szCs w:val="24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1A2237C8" w14:textId="77777777" w:rsidR="00EF73D4" w:rsidRDefault="00EF73D4" w:rsidP="00EF73D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2DC2AFAD" w14:textId="7777777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If ‘</w:t>
            </w:r>
            <w:proofErr w:type="spellStart"/>
            <w:r>
              <w:rPr>
                <w:rFonts w:ascii="Verdana" w:hAnsi="Verdana" w:cs="Arial"/>
              </w:rPr>
              <w:t>U</w:t>
            </w:r>
            <w:r w:rsidRPr="0090568F">
              <w:rPr>
                <w:rFonts w:ascii="Verdana" w:hAnsi="Verdana" w:cs="Arial"/>
              </w:rPr>
              <w:t>pdProspectReqd</w:t>
            </w:r>
            <w:proofErr w:type="spellEnd"/>
            <w:r>
              <w:rPr>
                <w:rFonts w:ascii="Verdana" w:hAnsi="Verdana" w:cs="Arial"/>
              </w:rPr>
              <w:t xml:space="preserve">‘ </w:t>
            </w:r>
            <w:r w:rsidRPr="001C3CA0">
              <w:rPr>
                <w:rFonts w:ascii="Verdana" w:hAnsi="Verdana" w:cs="Arial"/>
              </w:rPr>
              <w:t xml:space="preserve">is </w:t>
            </w:r>
            <w:r w:rsidRPr="007C051F">
              <w:rPr>
                <w:rFonts w:ascii="Verdana" w:hAnsi="Verdana" w:cs="Arial"/>
                <w:b/>
              </w:rPr>
              <w:t>true</w:t>
            </w:r>
            <w:r>
              <w:rPr>
                <w:rFonts w:ascii="Verdana" w:hAnsi="Verdana" w:cs="Arial"/>
              </w:rPr>
              <w:t>, then only this grid has to be send</w:t>
            </w:r>
          </w:p>
        </w:tc>
        <w:tc>
          <w:tcPr>
            <w:tcW w:w="1350" w:type="dxa"/>
          </w:tcPr>
          <w:p w14:paraId="20DA4648" w14:textId="7777777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0C7081A" w14:textId="77777777" w:rsidR="00EF73D4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F73D4" w:rsidRPr="009F480D" w:rsidDel="005D518C" w14:paraId="11EC948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65D57AB" w14:textId="77777777" w:rsidR="00EF73D4" w:rsidRPr="0099602D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lastRenderedPageBreak/>
              <w:t>PEP</w:t>
            </w:r>
            <w:r w:rsidRPr="001C3CA0">
              <w:rPr>
                <w:rFonts w:ascii="Verdana" w:hAnsi="Verdana" w:cs="Arial"/>
              </w:rPr>
              <w:t>Status</w:t>
            </w:r>
            <w:proofErr w:type="spellEnd"/>
          </w:p>
        </w:tc>
        <w:tc>
          <w:tcPr>
            <w:tcW w:w="4050" w:type="dxa"/>
          </w:tcPr>
          <w:p w14:paraId="25F9328F" w14:textId="7777777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PEP Status detail</w:t>
            </w:r>
          </w:p>
        </w:tc>
        <w:tc>
          <w:tcPr>
            <w:tcW w:w="1350" w:type="dxa"/>
          </w:tcPr>
          <w:p w14:paraId="64155FF4" w14:textId="7777777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230F02D6" w14:textId="77777777" w:rsidR="00EF73D4" w:rsidRDefault="00EF73D4" w:rsidP="00EF73D4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243D1548" w14:textId="77777777" w:rsidTr="00570CEF">
        <w:tblPrEx>
          <w:tblLook w:val="04A0" w:firstRow="1" w:lastRow="0" w:firstColumn="1" w:lastColumn="0" w:noHBand="0" w:noVBand="1"/>
        </w:tblPrEx>
        <w:trPr>
          <w:trHeight w:val="377"/>
        </w:trPr>
        <w:tc>
          <w:tcPr>
            <w:tcW w:w="2340" w:type="dxa"/>
          </w:tcPr>
          <w:p w14:paraId="3C09B44A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R</w:t>
            </w:r>
            <w:r w:rsidRPr="001C3CA0">
              <w:rPr>
                <w:rFonts w:ascii="Verdana" w:hAnsi="Verdana" w:cs="Arial"/>
              </w:rPr>
              <w:t>iskScore</w:t>
            </w:r>
            <w:proofErr w:type="spellEnd"/>
          </w:p>
        </w:tc>
        <w:tc>
          <w:tcPr>
            <w:tcW w:w="4050" w:type="dxa"/>
          </w:tcPr>
          <w:p w14:paraId="5B5640CA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Risk score details</w:t>
            </w:r>
          </w:p>
        </w:tc>
        <w:tc>
          <w:tcPr>
            <w:tcW w:w="1350" w:type="dxa"/>
          </w:tcPr>
          <w:p w14:paraId="17007148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0706A037" w14:textId="77777777" w:rsidR="00EF73D4" w:rsidRDefault="00EF73D4" w:rsidP="00EF73D4">
            <w:r w:rsidRPr="007B7FA1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419C5E8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662094" w14:textId="77777777" w:rsidR="00EF73D4" w:rsidRPr="0099602D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KYC</w:t>
            </w:r>
            <w:r w:rsidRPr="001C3CA0">
              <w:rPr>
                <w:rFonts w:ascii="Verdana" w:hAnsi="Verdana" w:cs="Arial"/>
              </w:rPr>
              <w:t>ReviewDate</w:t>
            </w:r>
            <w:proofErr w:type="spellEnd"/>
          </w:p>
        </w:tc>
        <w:tc>
          <w:tcPr>
            <w:tcW w:w="4050" w:type="dxa"/>
          </w:tcPr>
          <w:p w14:paraId="26FCBB2A" w14:textId="7777777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1C3CA0">
              <w:rPr>
                <w:rFonts w:ascii="Verdana" w:hAnsi="Verdana" w:cs="Arial"/>
              </w:rPr>
              <w:t>K</w:t>
            </w:r>
            <w:r>
              <w:rPr>
                <w:rFonts w:ascii="Verdana" w:hAnsi="Verdana" w:cs="Arial"/>
              </w:rPr>
              <w:t xml:space="preserve">YC  </w:t>
            </w:r>
            <w:r w:rsidRPr="001C3CA0">
              <w:rPr>
                <w:rFonts w:ascii="Verdana" w:hAnsi="Verdana" w:cs="Arial"/>
              </w:rPr>
              <w:t>Review</w:t>
            </w:r>
            <w:r>
              <w:rPr>
                <w:rFonts w:ascii="Verdana" w:hAnsi="Verdana" w:cs="Arial"/>
              </w:rPr>
              <w:t xml:space="preserve"> </w:t>
            </w:r>
            <w:r w:rsidRPr="001C3CA0">
              <w:rPr>
                <w:rFonts w:ascii="Verdana" w:hAnsi="Verdana" w:cs="Arial"/>
              </w:rPr>
              <w:t>Date</w:t>
            </w:r>
            <w:r w:rsidRPr="0015081C">
              <w:rPr>
                <w:rFonts w:ascii="Verdana" w:hAnsi="Verdana" w:cs="Arial"/>
              </w:rPr>
              <w:t xml:space="preserve"> - Date format : </w:t>
            </w:r>
            <w:proofErr w:type="spellStart"/>
            <w:r w:rsidRPr="0015081C">
              <w:rPr>
                <w:rFonts w:ascii="Verdana" w:hAnsi="Verdana" w:cs="Arial"/>
              </w:rPr>
              <w:t>dd</w:t>
            </w:r>
            <w:proofErr w:type="spellEnd"/>
            <w:r w:rsidRPr="0015081C">
              <w:rPr>
                <w:rFonts w:ascii="Verdana" w:hAnsi="Verdana" w:cs="Arial"/>
              </w:rPr>
              <w:t>-mm-</w:t>
            </w:r>
            <w:proofErr w:type="spellStart"/>
            <w:r w:rsidRPr="0015081C">
              <w:rPr>
                <w:rFonts w:ascii="Verdana" w:hAnsi="Verdana" w:cs="Arial"/>
              </w:rPr>
              <w:t>yyyy</w:t>
            </w:r>
            <w:proofErr w:type="spellEnd"/>
          </w:p>
        </w:tc>
        <w:tc>
          <w:tcPr>
            <w:tcW w:w="1350" w:type="dxa"/>
          </w:tcPr>
          <w:p w14:paraId="48A4F53A" w14:textId="7777777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 xml:space="preserve">String </w:t>
            </w:r>
          </w:p>
        </w:tc>
        <w:tc>
          <w:tcPr>
            <w:tcW w:w="1890" w:type="dxa"/>
          </w:tcPr>
          <w:p w14:paraId="7B608A08" w14:textId="77777777" w:rsidR="00EF73D4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18C7D6D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E03BC9" w14:textId="2E16B459" w:rsidR="00EF73D4" w:rsidRPr="0021410B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UpdatedFirstName</w:t>
            </w:r>
            <w:proofErr w:type="spellEnd"/>
          </w:p>
        </w:tc>
        <w:tc>
          <w:tcPr>
            <w:tcW w:w="4050" w:type="dxa"/>
          </w:tcPr>
          <w:p w14:paraId="0A626F35" w14:textId="3C1861BB" w:rsidR="00EF73D4" w:rsidRPr="0021410B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First name of the applicant, this field will be mandatory if event is “NAME_STATUS_CHANGE”</w:t>
            </w:r>
          </w:p>
        </w:tc>
        <w:tc>
          <w:tcPr>
            <w:tcW w:w="1350" w:type="dxa"/>
          </w:tcPr>
          <w:p w14:paraId="7D50E7EB" w14:textId="2DCD0389" w:rsidR="00EF73D4" w:rsidRPr="0021410B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23DE0DE5" w14:textId="3518BB22" w:rsidR="00EF73D4" w:rsidRPr="0021410B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EF73D4" w:rsidRPr="009F480D" w:rsidDel="005D518C" w14:paraId="3E70722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D46E17" w14:textId="027A3532" w:rsidR="00EF73D4" w:rsidRPr="0021410B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UpdatedMiddleName</w:t>
            </w:r>
            <w:proofErr w:type="spellEnd"/>
          </w:p>
        </w:tc>
        <w:tc>
          <w:tcPr>
            <w:tcW w:w="4050" w:type="dxa"/>
          </w:tcPr>
          <w:p w14:paraId="729048C9" w14:textId="14E20C01" w:rsidR="00EF73D4" w:rsidRPr="0021410B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Middlename</w:t>
            </w:r>
            <w:proofErr w:type="spellEnd"/>
            <w:r w:rsidRPr="0021410B">
              <w:rPr>
                <w:rFonts w:ascii="Verdana" w:hAnsi="Verdana" w:cs="Arial"/>
              </w:rPr>
              <w:t xml:space="preserve"> of the </w:t>
            </w:r>
            <w:proofErr w:type="spellStart"/>
            <w:r w:rsidRPr="0021410B">
              <w:rPr>
                <w:rFonts w:ascii="Verdana" w:hAnsi="Verdana" w:cs="Arial"/>
              </w:rPr>
              <w:t>applicant,this</w:t>
            </w:r>
            <w:proofErr w:type="spellEnd"/>
            <w:r w:rsidRPr="0021410B">
              <w:rPr>
                <w:rFonts w:ascii="Verdana" w:hAnsi="Verdana" w:cs="Arial"/>
              </w:rPr>
              <w:t xml:space="preserve"> field will be mandatory if event is “NAME_STATUS_CHANGE”</w:t>
            </w:r>
          </w:p>
        </w:tc>
        <w:tc>
          <w:tcPr>
            <w:tcW w:w="1350" w:type="dxa"/>
          </w:tcPr>
          <w:p w14:paraId="24453E88" w14:textId="618E4A70" w:rsidR="00EF73D4" w:rsidRPr="0021410B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0F7CB675" w14:textId="0AAE0616" w:rsidR="00EF73D4" w:rsidRPr="0021410B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34C0FC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C2766A5" w14:textId="234F26F5" w:rsidR="00EF73D4" w:rsidRPr="0021410B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UpdatedLastName</w:t>
            </w:r>
            <w:proofErr w:type="spellEnd"/>
          </w:p>
        </w:tc>
        <w:tc>
          <w:tcPr>
            <w:tcW w:w="4050" w:type="dxa"/>
          </w:tcPr>
          <w:p w14:paraId="3E99BEB4" w14:textId="16A12589" w:rsidR="00EF73D4" w:rsidRPr="0021410B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Last name of the applicant, this field will be mandatory if event is “NAME_STATUS_CHANGE”</w:t>
            </w:r>
          </w:p>
        </w:tc>
        <w:tc>
          <w:tcPr>
            <w:tcW w:w="1350" w:type="dxa"/>
          </w:tcPr>
          <w:p w14:paraId="2B35D57C" w14:textId="4ACBFB7C" w:rsidR="00EF73D4" w:rsidRPr="0021410B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(30)</w:t>
            </w:r>
          </w:p>
        </w:tc>
        <w:tc>
          <w:tcPr>
            <w:tcW w:w="1890" w:type="dxa"/>
          </w:tcPr>
          <w:p w14:paraId="4B4BC492" w14:textId="0D3F32BC" w:rsidR="00EF73D4" w:rsidRPr="0021410B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EF73D4" w:rsidRPr="009F480D" w:rsidDel="005D518C" w14:paraId="70F1795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01F0E0" w14:textId="243E7757" w:rsidR="00EF73D4" w:rsidRPr="0021410B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UpdatedFullName</w:t>
            </w:r>
            <w:proofErr w:type="spellEnd"/>
          </w:p>
        </w:tc>
        <w:tc>
          <w:tcPr>
            <w:tcW w:w="4050" w:type="dxa"/>
          </w:tcPr>
          <w:p w14:paraId="3A82B1FE" w14:textId="3D0C7B32" w:rsidR="00EF73D4" w:rsidRPr="0021410B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Full name of the applicant, this field will be mandatory if event is “NAME_STATUS_CHANGE”</w:t>
            </w:r>
          </w:p>
        </w:tc>
        <w:tc>
          <w:tcPr>
            <w:tcW w:w="1350" w:type="dxa"/>
          </w:tcPr>
          <w:p w14:paraId="42F33756" w14:textId="02FC07DA" w:rsidR="00EF73D4" w:rsidRPr="0021410B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 (79)</w:t>
            </w:r>
          </w:p>
        </w:tc>
        <w:tc>
          <w:tcPr>
            <w:tcW w:w="1890" w:type="dxa"/>
          </w:tcPr>
          <w:p w14:paraId="079EC4D3" w14:textId="4C89FF6F" w:rsidR="00EF73D4" w:rsidRPr="0021410B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21410B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EF73D4" w:rsidRPr="009F480D" w:rsidDel="005D518C" w14:paraId="5CF5E49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41563F7" w14:textId="465CD93B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UpdateEmploymentDtls</w:t>
            </w:r>
            <w:proofErr w:type="spellEnd"/>
          </w:p>
        </w:tc>
        <w:tc>
          <w:tcPr>
            <w:tcW w:w="4050" w:type="dxa"/>
          </w:tcPr>
          <w:p w14:paraId="2B5995ED" w14:textId="779B746C" w:rsidR="00EF73D4" w:rsidRPr="00724B11" w:rsidRDefault="00EF73D4" w:rsidP="00EF73D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724B11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 w:rsidRPr="00724B11">
              <w:rPr>
                <w:rFonts w:ascii="Verdana" w:hAnsi="Verdana" w:cs="Arial"/>
              </w:rPr>
              <w:t>‘</w:t>
            </w: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UpdateEmploymentDtls</w:t>
            </w:r>
            <w:proofErr w:type="spellEnd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’ </w:t>
            </w:r>
            <w:r w:rsidRPr="00724B11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  <w:p w14:paraId="33A8BDB8" w14:textId="77777777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6B82FE27" w14:textId="77777777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1B5D14DB" w14:textId="77777777" w:rsidR="00EF73D4" w:rsidRPr="00E20C26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</w:pPr>
          </w:p>
        </w:tc>
      </w:tr>
      <w:tr w:rsidR="00EF73D4" w:rsidRPr="009F480D" w:rsidDel="005D518C" w14:paraId="32D85A1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1CB4976" w14:textId="0DBEA648" w:rsidR="00EF73D4" w:rsidRPr="00724B11" w:rsidRDefault="00EF73D4" w:rsidP="00EF73D4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EmployerCode</w:t>
            </w:r>
            <w:proofErr w:type="spellEnd"/>
          </w:p>
        </w:tc>
        <w:tc>
          <w:tcPr>
            <w:tcW w:w="4050" w:type="dxa"/>
          </w:tcPr>
          <w:p w14:paraId="7ECE089C" w14:textId="66950EB5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Employer Code in case of existing employer, if this field is passed - then </w:t>
            </w: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IsNewEmpCodeCreationReqd</w:t>
            </w:r>
            <w:proofErr w:type="spellEnd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should be false</w:t>
            </w:r>
          </w:p>
        </w:tc>
        <w:tc>
          <w:tcPr>
            <w:tcW w:w="1350" w:type="dxa"/>
          </w:tcPr>
          <w:p w14:paraId="412D3338" w14:textId="6E95622B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724B11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E12D092" w14:textId="17E37356" w:rsidR="00EF73D4" w:rsidRPr="00724B11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24B11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EF73D4" w:rsidRPr="009F480D" w:rsidDel="005D518C" w14:paraId="0D50F23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D090AC3" w14:textId="558DCB1B" w:rsidR="00EF73D4" w:rsidRPr="00724B11" w:rsidRDefault="00EF73D4" w:rsidP="00EF73D4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EmployerName</w:t>
            </w:r>
            <w:proofErr w:type="spellEnd"/>
          </w:p>
        </w:tc>
        <w:tc>
          <w:tcPr>
            <w:tcW w:w="4050" w:type="dxa"/>
          </w:tcPr>
          <w:p w14:paraId="6EEEC037" w14:textId="01E015AE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Company or employer's name of the applicant- Applicable only for salaried</w:t>
            </w:r>
          </w:p>
        </w:tc>
        <w:tc>
          <w:tcPr>
            <w:tcW w:w="1350" w:type="dxa"/>
          </w:tcPr>
          <w:p w14:paraId="5850F4F7" w14:textId="12B2B855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724B11">
              <w:rPr>
                <w:rFonts w:ascii="Verdana" w:hAnsi="Verdana" w:cs="Arial"/>
              </w:rPr>
              <w:t>String(254)</w:t>
            </w:r>
          </w:p>
        </w:tc>
        <w:tc>
          <w:tcPr>
            <w:tcW w:w="1890" w:type="dxa"/>
          </w:tcPr>
          <w:p w14:paraId="34D292A7" w14:textId="2ABB3F47" w:rsidR="00EF73D4" w:rsidRPr="00724B11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24B11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EF73D4" w:rsidRPr="009F480D" w:rsidDel="005D518C" w14:paraId="07A06CA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DD400D" w14:textId="4C22A89C" w:rsidR="00EF73D4" w:rsidRPr="00724B11" w:rsidRDefault="00EF73D4" w:rsidP="00EF73D4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IsNewEmpCodeCreationReqd</w:t>
            </w:r>
            <w:proofErr w:type="spellEnd"/>
          </w:p>
        </w:tc>
        <w:tc>
          <w:tcPr>
            <w:tcW w:w="4050" w:type="dxa"/>
          </w:tcPr>
          <w:p w14:paraId="4B26BA37" w14:textId="77777777" w:rsidR="00EF73D4" w:rsidRPr="00724B11" w:rsidRDefault="00EF73D4" w:rsidP="00EF73D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724B11">
              <w:rPr>
                <w:rFonts w:ascii="Verdana" w:eastAsia="Calibri" w:hAnsi="Verdana"/>
                <w:sz w:val="20"/>
                <w:szCs w:val="20"/>
              </w:rPr>
              <w:t>Allowed values:</w:t>
            </w:r>
          </w:p>
          <w:p w14:paraId="0CAC61B2" w14:textId="77777777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724B11">
              <w:rPr>
                <w:rFonts w:ascii="Verdana" w:hAnsi="Verdana" w:cs="Arial"/>
              </w:rPr>
              <w:t>‘</w:t>
            </w:r>
            <w:r w:rsidRPr="00724B11">
              <w:rPr>
                <w:rFonts w:ascii="Verdana" w:hAnsi="Verdana" w:cs="Arial"/>
                <w:b/>
              </w:rPr>
              <w:t>TRUE</w:t>
            </w:r>
            <w:r w:rsidRPr="00724B11">
              <w:rPr>
                <w:rFonts w:ascii="Verdana" w:hAnsi="Verdana" w:cs="Arial"/>
              </w:rPr>
              <w:t>’ OR ‘</w:t>
            </w:r>
            <w:r w:rsidRPr="00724B11">
              <w:rPr>
                <w:rFonts w:ascii="Verdana" w:hAnsi="Verdana" w:cs="Arial"/>
                <w:b/>
              </w:rPr>
              <w:t>FALSE</w:t>
            </w:r>
            <w:r w:rsidRPr="00724B11">
              <w:rPr>
                <w:rFonts w:ascii="Verdana" w:hAnsi="Verdana" w:cs="Arial"/>
              </w:rPr>
              <w:t>’</w:t>
            </w:r>
          </w:p>
          <w:p w14:paraId="4C2CA6F5" w14:textId="77777777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</w:p>
          <w:p w14:paraId="3CEF0D63" w14:textId="730EC8FF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This field should be true, if new </w:t>
            </w: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</w:t>
            </w:r>
            <w:proofErr w:type="spellEnd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code needs to be created in DEH</w:t>
            </w:r>
          </w:p>
        </w:tc>
        <w:tc>
          <w:tcPr>
            <w:tcW w:w="1350" w:type="dxa"/>
          </w:tcPr>
          <w:p w14:paraId="39E16090" w14:textId="6E67BABA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724B11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64246BD" w14:textId="1A277232" w:rsidR="00EF73D4" w:rsidRPr="00724B11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24B11">
              <w:rPr>
                <w:rFonts w:ascii="Verdana" w:eastAsia="Times New Roman" w:hAnsi="Verdana"/>
                <w:color w:val="auto"/>
                <w:sz w:val="20"/>
                <w:szCs w:val="20"/>
              </w:rPr>
              <w:t>Conditional Mandatory</w:t>
            </w:r>
          </w:p>
        </w:tc>
      </w:tr>
      <w:tr w:rsidR="00EF73D4" w:rsidRPr="009F480D" w:rsidDel="005D518C" w14:paraId="203A47C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D26C89F" w14:textId="5B518900" w:rsidR="00EF73D4" w:rsidRPr="00724B11" w:rsidRDefault="00EF73D4" w:rsidP="00EF73D4">
            <w:pPr>
              <w:pStyle w:val="tabletext"/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</w:pP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UpdateEmploymentDtls</w:t>
            </w:r>
            <w:proofErr w:type="spellEnd"/>
          </w:p>
        </w:tc>
        <w:tc>
          <w:tcPr>
            <w:tcW w:w="4050" w:type="dxa"/>
          </w:tcPr>
          <w:p w14:paraId="26D98190" w14:textId="6397581B" w:rsidR="00EF73D4" w:rsidRPr="00724B11" w:rsidRDefault="00EF73D4" w:rsidP="00EF73D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724B11">
              <w:rPr>
                <w:rFonts w:asciiTheme="minorHAnsi" w:hAnsiTheme="minorHAnsi" w:cstheme="minorHAnsi"/>
                <w:szCs w:val="24"/>
              </w:rPr>
              <w:t xml:space="preserve">End  of  </w:t>
            </w:r>
            <w:r w:rsidRPr="00724B11">
              <w:rPr>
                <w:rFonts w:ascii="Verdana" w:hAnsi="Verdana" w:cs="Arial"/>
              </w:rPr>
              <w:t>‘</w:t>
            </w: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UpdateEmploymentDtls</w:t>
            </w:r>
            <w:proofErr w:type="spellEnd"/>
            <w:r w:rsidRPr="00724B11">
              <w:rPr>
                <w:rFonts w:asciiTheme="minorHAnsi" w:hAnsiTheme="minorHAnsi" w:cstheme="minorHAnsi"/>
                <w:szCs w:val="24"/>
              </w:rPr>
              <w:t xml:space="preserve"> ‘ grid details </w:t>
            </w:r>
          </w:p>
          <w:p w14:paraId="23EB43EB" w14:textId="77777777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13996524" w14:textId="77777777" w:rsidR="00EF73D4" w:rsidRPr="00724B11" w:rsidRDefault="00EF73D4" w:rsidP="00EF73D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EC9D696" w14:textId="77777777" w:rsidR="00EF73D4" w:rsidRPr="00E20C26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  <w:highlight w:val="yellow"/>
              </w:rPr>
            </w:pPr>
          </w:p>
        </w:tc>
      </w:tr>
      <w:tr w:rsidR="00EF73D4" w:rsidRPr="009F480D" w:rsidDel="005D518C" w14:paraId="7D66EE58" w14:textId="77777777" w:rsidTr="00570CEF">
        <w:tblPrEx>
          <w:tblLook w:val="04A0" w:firstRow="1" w:lastRow="0" w:firstColumn="1" w:lastColumn="0" w:noHBand="0" w:noVBand="1"/>
        </w:tblPrEx>
        <w:trPr>
          <w:trHeight w:val="755"/>
        </w:trPr>
        <w:tc>
          <w:tcPr>
            <w:tcW w:w="2340" w:type="dxa"/>
          </w:tcPr>
          <w:p w14:paraId="26E414A0" w14:textId="77777777" w:rsidR="00EF73D4" w:rsidRPr="0099602D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</w:p>
        </w:tc>
        <w:tc>
          <w:tcPr>
            <w:tcW w:w="4050" w:type="dxa"/>
          </w:tcPr>
          <w:p w14:paraId="16F809F5" w14:textId="3F1E2997" w:rsidR="00EF73D4" w:rsidRDefault="00EF73D4" w:rsidP="00EF73D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>End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of </w:t>
            </w:r>
            <w:proofErr w:type="spellStart"/>
            <w:r>
              <w:rPr>
                <w:rFonts w:asciiTheme="minorHAnsi" w:hAnsiTheme="minorHAnsi" w:cstheme="minorHAnsi"/>
                <w:szCs w:val="24"/>
              </w:rPr>
              <w:t>U</w:t>
            </w:r>
            <w:r w:rsidRPr="001C3CA0">
              <w:rPr>
                <w:rFonts w:ascii="Verdana" w:hAnsi="Verdana" w:cs="Arial"/>
              </w:rPr>
              <w:t>pdateProspectDtlsFromBPM</w:t>
            </w:r>
            <w:proofErr w:type="spellEnd"/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44A2A896" w14:textId="7777777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350" w:type="dxa"/>
          </w:tcPr>
          <w:p w14:paraId="2F2A5F41" w14:textId="7777777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07951583" w14:textId="77777777" w:rsidR="00EF73D4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EF73D4" w:rsidRPr="009F480D" w:rsidDel="005D518C" w14:paraId="49FC9B5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0D2A92A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</w:p>
        </w:tc>
        <w:tc>
          <w:tcPr>
            <w:tcW w:w="4050" w:type="dxa"/>
          </w:tcPr>
          <w:p w14:paraId="5CB0B28F" w14:textId="16B57942" w:rsidR="00EF73D4" w:rsidRDefault="00EF73D4" w:rsidP="00EF73D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602547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>
              <w:rPr>
                <w:rFonts w:ascii="Verdana" w:hAnsi="Verdana" w:cs="Arial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  <w:p w14:paraId="01BEECFF" w14:textId="77777777" w:rsidR="00EF73D4" w:rsidRDefault="00EF73D4" w:rsidP="00EF73D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1496AC56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If ‘</w:t>
            </w:r>
            <w:proofErr w:type="spellStart"/>
            <w:r w:rsidRPr="007C051F">
              <w:rPr>
                <w:rFonts w:ascii="Verdana" w:hAnsi="Verdana" w:cs="Arial"/>
                <w:b/>
              </w:rPr>
              <w:t>addnalDocsReqd</w:t>
            </w:r>
            <w:proofErr w:type="spellEnd"/>
            <w:r>
              <w:rPr>
                <w:rFonts w:ascii="Verdana" w:hAnsi="Verdana" w:cs="Arial"/>
              </w:rPr>
              <w:t xml:space="preserve"> ‘ </w:t>
            </w:r>
            <w:r w:rsidRPr="001C3CA0">
              <w:rPr>
                <w:rFonts w:ascii="Verdana" w:hAnsi="Verdana" w:cs="Arial"/>
              </w:rPr>
              <w:t>is tru</w:t>
            </w:r>
            <w:r>
              <w:rPr>
                <w:rFonts w:ascii="Verdana" w:hAnsi="Verdana" w:cs="Arial"/>
              </w:rPr>
              <w:t>e, then only this grid has to be send</w:t>
            </w:r>
          </w:p>
        </w:tc>
        <w:tc>
          <w:tcPr>
            <w:tcW w:w="1350" w:type="dxa"/>
          </w:tcPr>
          <w:p w14:paraId="735E0D79" w14:textId="77777777" w:rsidR="00EF73D4" w:rsidRPr="003A7D5E" w:rsidRDefault="00EF73D4" w:rsidP="00EF73D4">
            <w:pPr>
              <w:rPr>
                <w:rFonts w:ascii="Verdana" w:hAnsi="Verdana" w:cs="Arial"/>
                <w:sz w:val="20"/>
                <w:szCs w:val="20"/>
              </w:rPr>
            </w:pPr>
          </w:p>
        </w:tc>
        <w:tc>
          <w:tcPr>
            <w:tcW w:w="1890" w:type="dxa"/>
          </w:tcPr>
          <w:p w14:paraId="7A37CE91" w14:textId="77777777" w:rsidR="00EF73D4" w:rsidRPr="003A7D5E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D86BB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EF73D4" w:rsidRPr="009F480D" w:rsidDel="005D518C" w14:paraId="6B9B935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AE14760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lastRenderedPageBreak/>
              <w:t>D</w:t>
            </w:r>
            <w:r w:rsidRPr="004B6C7D">
              <w:rPr>
                <w:rFonts w:ascii="Verdana" w:hAnsi="Verdana" w:cs="Arial"/>
              </w:rPr>
              <w:t>ocumentName</w:t>
            </w:r>
            <w:proofErr w:type="spellEnd"/>
          </w:p>
        </w:tc>
        <w:tc>
          <w:tcPr>
            <w:tcW w:w="4050" w:type="dxa"/>
          </w:tcPr>
          <w:p w14:paraId="2F7C3319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Name</w:t>
            </w:r>
          </w:p>
        </w:tc>
        <w:tc>
          <w:tcPr>
            <w:tcW w:w="1350" w:type="dxa"/>
          </w:tcPr>
          <w:p w14:paraId="4AC11E6C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8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6DB8F4FE" w14:textId="77777777" w:rsidR="00EF73D4" w:rsidRDefault="00EF73D4" w:rsidP="00EF73D4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EF73D4" w:rsidRPr="009F480D" w:rsidDel="005D518C" w14:paraId="035544E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A70F73B" w14:textId="77777777" w:rsidR="00EF73D4" w:rsidRPr="0099602D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ocumentStatus</w:t>
            </w:r>
            <w:proofErr w:type="spellEnd"/>
          </w:p>
        </w:tc>
        <w:tc>
          <w:tcPr>
            <w:tcW w:w="4050" w:type="dxa"/>
          </w:tcPr>
          <w:p w14:paraId="6AC95EEF" w14:textId="77777777" w:rsidR="00EF73D4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Status</w:t>
            </w:r>
          </w:p>
        </w:tc>
        <w:tc>
          <w:tcPr>
            <w:tcW w:w="1350" w:type="dxa"/>
          </w:tcPr>
          <w:p w14:paraId="4A4BE21F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1</w:t>
            </w:r>
            <w:r w:rsidRPr="00B643ED">
              <w:rPr>
                <w:rFonts w:ascii="Verdana" w:hAnsi="Verdana"/>
              </w:rPr>
              <w:t>0)</w:t>
            </w:r>
          </w:p>
        </w:tc>
        <w:tc>
          <w:tcPr>
            <w:tcW w:w="1890" w:type="dxa"/>
          </w:tcPr>
          <w:p w14:paraId="5C2E9D4C" w14:textId="77777777" w:rsidR="00EF73D4" w:rsidRDefault="00EF73D4" w:rsidP="00EF73D4">
            <w:r w:rsidRPr="006E3FD2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EF73D4" w:rsidRPr="009F480D" w:rsidDel="005D518C" w14:paraId="64888AC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9401E29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D</w:t>
            </w:r>
            <w:r w:rsidRPr="004B6C7D">
              <w:rPr>
                <w:rFonts w:ascii="Verdana" w:hAnsi="Verdana" w:cs="Arial"/>
              </w:rPr>
              <w:t>ocumentRemarks</w:t>
            </w:r>
            <w:proofErr w:type="spellEnd"/>
          </w:p>
        </w:tc>
        <w:tc>
          <w:tcPr>
            <w:tcW w:w="4050" w:type="dxa"/>
          </w:tcPr>
          <w:p w14:paraId="2BD21477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3C57AD">
              <w:rPr>
                <w:rFonts w:ascii="Verdana" w:hAnsi="Verdana" w:cs="Arial"/>
              </w:rPr>
              <w:t>Document Remarks</w:t>
            </w:r>
          </w:p>
        </w:tc>
        <w:tc>
          <w:tcPr>
            <w:tcW w:w="1350" w:type="dxa"/>
          </w:tcPr>
          <w:p w14:paraId="3567F6AB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 w:rsidRPr="00B643ED">
              <w:rPr>
                <w:rFonts w:ascii="Verdana" w:hAnsi="Verdana"/>
              </w:rPr>
              <w:t>String (</w:t>
            </w:r>
            <w:r>
              <w:rPr>
                <w:rFonts w:ascii="Verdana" w:hAnsi="Verdana"/>
              </w:rPr>
              <w:t>255</w:t>
            </w:r>
            <w:r w:rsidRPr="00B643ED">
              <w:rPr>
                <w:rFonts w:ascii="Verdana" w:hAnsi="Verdana"/>
              </w:rPr>
              <w:t>)</w:t>
            </w:r>
          </w:p>
        </w:tc>
        <w:tc>
          <w:tcPr>
            <w:tcW w:w="1890" w:type="dxa"/>
          </w:tcPr>
          <w:p w14:paraId="706EC500" w14:textId="77777777" w:rsidR="00EF73D4" w:rsidRPr="00AB4829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B7FA1"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540AEFB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54014C2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FreeField</w:t>
            </w:r>
            <w:r w:rsidRPr="00741AC3">
              <w:rPr>
                <w:rFonts w:ascii="Verdana" w:hAnsi="Verdana" w:cs="Arial"/>
              </w:rPr>
              <w:t>1</w:t>
            </w:r>
          </w:p>
        </w:tc>
        <w:tc>
          <w:tcPr>
            <w:tcW w:w="4050" w:type="dxa"/>
          </w:tcPr>
          <w:p w14:paraId="66693FF9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6EC82A11" w14:textId="77777777" w:rsidR="00EF73D4" w:rsidRDefault="00EF73D4" w:rsidP="00EF73D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1002BCA0" w14:textId="77777777" w:rsidR="00EF73D4" w:rsidRDefault="00EF73D4" w:rsidP="00EF73D4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26C3A0E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29AEBB0" w14:textId="77777777" w:rsidR="00EF73D4" w:rsidRDefault="00EF73D4" w:rsidP="00EF73D4">
            <w:r w:rsidRPr="009B3289">
              <w:rPr>
                <w:rFonts w:ascii="Verdana" w:hAnsi="Verdana" w:cs="Arial"/>
              </w:rPr>
              <w:t>FreeField</w:t>
            </w:r>
            <w:r>
              <w:rPr>
                <w:rFonts w:ascii="Verdana" w:hAnsi="Verdana" w:cs="Arial"/>
              </w:rPr>
              <w:t>2</w:t>
            </w:r>
          </w:p>
        </w:tc>
        <w:tc>
          <w:tcPr>
            <w:tcW w:w="4050" w:type="dxa"/>
          </w:tcPr>
          <w:p w14:paraId="4C509F38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Future Free Field</w:t>
            </w:r>
          </w:p>
        </w:tc>
        <w:tc>
          <w:tcPr>
            <w:tcW w:w="1350" w:type="dxa"/>
          </w:tcPr>
          <w:p w14:paraId="4BF910D8" w14:textId="77777777" w:rsidR="00EF73D4" w:rsidRDefault="00EF73D4" w:rsidP="00EF73D4">
            <w:r w:rsidRPr="00B643ED">
              <w:rPr>
                <w:rFonts w:ascii="Verdana" w:hAnsi="Verdana"/>
                <w:sz w:val="20"/>
                <w:szCs w:val="20"/>
              </w:rPr>
              <w:t>String (30)</w:t>
            </w:r>
          </w:p>
        </w:tc>
        <w:tc>
          <w:tcPr>
            <w:tcW w:w="1890" w:type="dxa"/>
          </w:tcPr>
          <w:p w14:paraId="2D07FEB8" w14:textId="77777777" w:rsidR="00EF73D4" w:rsidRDefault="00EF73D4" w:rsidP="00EF73D4">
            <w:r w:rsidRPr="004F1ACE">
              <w:rPr>
                <w:rFonts w:ascii="Verdana" w:eastAsiaTheme="minorHAnsi" w:hAnsi="Verdana" w:cs="Arial"/>
                <w:color w:val="000000"/>
                <w:sz w:val="20"/>
                <w:szCs w:val="20"/>
              </w:rPr>
              <w:t>Optional</w:t>
            </w:r>
          </w:p>
        </w:tc>
      </w:tr>
      <w:tr w:rsidR="00EF73D4" w:rsidRPr="009F480D" w:rsidDel="005D518C" w14:paraId="5306F43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A0173E6" w14:textId="7A32C5A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</w:p>
        </w:tc>
        <w:tc>
          <w:tcPr>
            <w:tcW w:w="4050" w:type="dxa"/>
          </w:tcPr>
          <w:p w14:paraId="64C80330" w14:textId="4A05D419" w:rsidR="00EF73D4" w:rsidRPr="00F83BAC" w:rsidRDefault="00EF73D4" w:rsidP="00EF73D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>
              <w:rPr>
                <w:rFonts w:asciiTheme="minorHAnsi" w:hAnsiTheme="minorHAnsi" w:cstheme="minorHAnsi"/>
                <w:szCs w:val="24"/>
              </w:rPr>
              <w:t xml:space="preserve">End 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of  </w:t>
            </w:r>
            <w:r>
              <w:rPr>
                <w:rFonts w:ascii="Verdana" w:hAnsi="Verdana" w:cs="Arial"/>
              </w:rPr>
              <w:t>‘</w:t>
            </w:r>
            <w:proofErr w:type="spellStart"/>
            <w:r>
              <w:rPr>
                <w:rFonts w:ascii="Verdana" w:hAnsi="Verdana" w:cs="Arial"/>
              </w:rPr>
              <w:t>A</w:t>
            </w:r>
            <w:r w:rsidRPr="001E4F51">
              <w:rPr>
                <w:rFonts w:ascii="Verdana" w:hAnsi="Verdana" w:cs="Arial"/>
              </w:rPr>
              <w:t>dditionalDocumentDetails</w:t>
            </w:r>
            <w:proofErr w:type="spellEnd"/>
            <w:r>
              <w:rPr>
                <w:rFonts w:ascii="Verdana" w:hAnsi="Verdana" w:cs="Arial"/>
              </w:rPr>
              <w:t>’</w:t>
            </w:r>
            <w:r w:rsidRPr="00602547">
              <w:rPr>
                <w:rFonts w:asciiTheme="minorHAnsi" w:hAnsiTheme="minorHAnsi" w:cstheme="minorHAnsi"/>
                <w:szCs w:val="24"/>
              </w:rPr>
              <w:t xml:space="preserve"> </w:t>
            </w:r>
            <w:r>
              <w:rPr>
                <w:rFonts w:asciiTheme="minorHAnsi" w:hAnsiTheme="minorHAnsi" w:cstheme="minorHAnsi"/>
                <w:szCs w:val="24"/>
              </w:rPr>
              <w:t xml:space="preserve">grid </w:t>
            </w:r>
            <w:r w:rsidRPr="00602547">
              <w:rPr>
                <w:rFonts w:asciiTheme="minorHAnsi" w:hAnsiTheme="minorHAnsi" w:cstheme="minorHAnsi"/>
                <w:szCs w:val="24"/>
              </w:rPr>
              <w:t>details</w:t>
            </w:r>
            <w:r>
              <w:rPr>
                <w:rFonts w:asciiTheme="minorHAnsi" w:hAnsiTheme="minorHAnsi" w:cstheme="minorHAnsi"/>
                <w:szCs w:val="24"/>
              </w:rPr>
              <w:t xml:space="preserve"> </w:t>
            </w:r>
          </w:p>
        </w:tc>
        <w:tc>
          <w:tcPr>
            <w:tcW w:w="1350" w:type="dxa"/>
          </w:tcPr>
          <w:p w14:paraId="682F30F6" w14:textId="77777777" w:rsidR="00EF73D4" w:rsidRPr="00AB4829" w:rsidRDefault="00EF73D4" w:rsidP="00EF73D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7576361D" w14:textId="77777777" w:rsidR="00EF73D4" w:rsidRPr="00AB4829" w:rsidRDefault="00EF73D4" w:rsidP="00EF73D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7C7114" w:rsidRPr="009F480D" w:rsidDel="005D518C" w14:paraId="4D227F4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C716133" w14:textId="29716D78" w:rsidR="007C7114" w:rsidRPr="00724B11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CifDedupResults</w:t>
            </w:r>
            <w:proofErr w:type="spellEnd"/>
          </w:p>
        </w:tc>
        <w:tc>
          <w:tcPr>
            <w:tcW w:w="4050" w:type="dxa"/>
          </w:tcPr>
          <w:p w14:paraId="7F81534E" w14:textId="77777777" w:rsidR="007C7114" w:rsidRPr="00724B11" w:rsidRDefault="007C7114" w:rsidP="007C711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724B11">
              <w:rPr>
                <w:rFonts w:asciiTheme="minorHAnsi" w:hAnsiTheme="minorHAnsi" w:cstheme="minorHAnsi"/>
                <w:szCs w:val="24"/>
              </w:rPr>
              <w:t xml:space="preserve">Start </w:t>
            </w:r>
            <w:proofErr w:type="gramStart"/>
            <w:r w:rsidRPr="00724B11">
              <w:rPr>
                <w:rFonts w:asciiTheme="minorHAnsi" w:hAnsiTheme="minorHAnsi" w:cstheme="minorHAnsi"/>
                <w:szCs w:val="24"/>
              </w:rPr>
              <w:t xml:space="preserve">of  </w:t>
            </w:r>
            <w:r w:rsidRPr="00724B11">
              <w:rPr>
                <w:rFonts w:ascii="Verdana" w:hAnsi="Verdana" w:cs="Arial"/>
              </w:rPr>
              <w:t>‘</w:t>
            </w: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CifDedupResults</w:t>
            </w:r>
            <w:proofErr w:type="spellEnd"/>
            <w:r w:rsidRPr="00724B11">
              <w:rPr>
                <w:rFonts w:ascii="Verdana" w:hAnsi="Verdana" w:cs="Arial"/>
              </w:rPr>
              <w:t>’</w:t>
            </w:r>
            <w:proofErr w:type="gramEnd"/>
            <w:r w:rsidRPr="00724B11">
              <w:rPr>
                <w:rFonts w:asciiTheme="minorHAnsi" w:hAnsiTheme="minorHAnsi" w:cstheme="minorHAnsi"/>
                <w:szCs w:val="24"/>
              </w:rPr>
              <w:t xml:space="preserve">  </w:t>
            </w:r>
            <w:proofErr w:type="spellStart"/>
            <w:r w:rsidRPr="00724B11">
              <w:rPr>
                <w:rFonts w:asciiTheme="minorHAnsi" w:hAnsiTheme="minorHAnsi" w:cstheme="minorHAnsi"/>
                <w:szCs w:val="24"/>
              </w:rPr>
              <w:t>aggragate</w:t>
            </w:r>
            <w:proofErr w:type="spellEnd"/>
            <w:r w:rsidRPr="00724B11">
              <w:rPr>
                <w:rFonts w:asciiTheme="minorHAnsi" w:hAnsiTheme="minorHAnsi" w:cstheme="minorHAnsi"/>
                <w:szCs w:val="24"/>
              </w:rPr>
              <w:t xml:space="preserve"> details. </w:t>
            </w:r>
          </w:p>
          <w:p w14:paraId="1F65D8D0" w14:textId="77777777" w:rsidR="007C7114" w:rsidRPr="00724B11" w:rsidRDefault="007C7114" w:rsidP="007C711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  <w:p w14:paraId="213B789C" w14:textId="77777777" w:rsidR="007C7114" w:rsidRPr="00724B11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724B11">
              <w:rPr>
                <w:rFonts w:ascii="Verdana" w:hAnsi="Verdana" w:cs="Arial"/>
              </w:rPr>
              <w:t>If ‘</w:t>
            </w: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CifDedupUpdReqd</w:t>
            </w:r>
            <w:proofErr w:type="spellEnd"/>
            <w:r w:rsidRPr="00724B11">
              <w:rPr>
                <w:rFonts w:ascii="Verdana" w:hAnsi="Verdana" w:cs="Arial"/>
              </w:rPr>
              <w:t xml:space="preserve"> ‘ is true, then only this grid has to be send</w:t>
            </w:r>
          </w:p>
          <w:p w14:paraId="54AADF2E" w14:textId="77777777" w:rsidR="007C7114" w:rsidRPr="00724B11" w:rsidRDefault="007C7114" w:rsidP="007C711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</w:p>
        </w:tc>
        <w:tc>
          <w:tcPr>
            <w:tcW w:w="1350" w:type="dxa"/>
          </w:tcPr>
          <w:p w14:paraId="3A40D914" w14:textId="77777777" w:rsidR="007C7114" w:rsidRPr="00724B11" w:rsidRDefault="007C7114" w:rsidP="007C711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64D4A749" w14:textId="018EB25F" w:rsidR="007C7114" w:rsidRPr="00724B11" w:rsidRDefault="007C7114" w:rsidP="007C711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24B11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09B4AAD5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F788B06" w14:textId="552C0522" w:rsidR="007C7114" w:rsidRPr="00724B11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IsCustomerNTB</w:t>
            </w:r>
            <w:proofErr w:type="spellEnd"/>
          </w:p>
        </w:tc>
        <w:tc>
          <w:tcPr>
            <w:tcW w:w="4050" w:type="dxa"/>
          </w:tcPr>
          <w:p w14:paraId="0E7A37AE" w14:textId="14CDD4A7" w:rsidR="007C7114" w:rsidRPr="00724B11" w:rsidRDefault="007C7114" w:rsidP="007C711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flag value will be Y, if prospect to be made NTB; should be N when prospect is made ETB - in this case </w:t>
            </w: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cifId</w:t>
            </w:r>
            <w:proofErr w:type="spellEnd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is mandatory</w:t>
            </w:r>
          </w:p>
        </w:tc>
        <w:tc>
          <w:tcPr>
            <w:tcW w:w="1350" w:type="dxa"/>
          </w:tcPr>
          <w:p w14:paraId="01B6C12B" w14:textId="3763C257" w:rsidR="007C7114" w:rsidRPr="00724B11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724B11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5B1D2F83" w14:textId="09235BE0" w:rsidR="007C7114" w:rsidRPr="00724B11" w:rsidRDefault="007C7114" w:rsidP="007C711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724B11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205D7FA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F71366D" w14:textId="1DA08D7E" w:rsidR="007C7114" w:rsidRPr="00724B11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CifId</w:t>
            </w:r>
            <w:proofErr w:type="spellEnd"/>
          </w:p>
        </w:tc>
        <w:tc>
          <w:tcPr>
            <w:tcW w:w="4050" w:type="dxa"/>
          </w:tcPr>
          <w:p w14:paraId="7541C1E5" w14:textId="3360EF72" w:rsidR="007C7114" w:rsidRPr="00724B11" w:rsidRDefault="007C7114" w:rsidP="007C711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CIF ID, this is mandatory only when </w:t>
            </w: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isCustomerNtb</w:t>
            </w:r>
            <w:proofErr w:type="spellEnd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is N</w:t>
            </w:r>
          </w:p>
        </w:tc>
        <w:tc>
          <w:tcPr>
            <w:tcW w:w="1350" w:type="dxa"/>
          </w:tcPr>
          <w:p w14:paraId="76B86746" w14:textId="28CEBCA3" w:rsidR="007C7114" w:rsidRPr="00724B11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724B11">
              <w:rPr>
                <w:rFonts w:ascii="Verdana" w:hAnsi="Verdana"/>
              </w:rPr>
              <w:t>String (10)</w:t>
            </w:r>
          </w:p>
        </w:tc>
        <w:tc>
          <w:tcPr>
            <w:tcW w:w="1890" w:type="dxa"/>
          </w:tcPr>
          <w:p w14:paraId="1E2772FD" w14:textId="77777777" w:rsidR="007C7114" w:rsidRPr="00724B11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724B11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  <w:p w14:paraId="1B5ED6A7" w14:textId="77777777" w:rsidR="007C7114" w:rsidRPr="00724B11" w:rsidRDefault="007C7114" w:rsidP="007C711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7C7114" w:rsidRPr="009F480D" w:rsidDel="005D518C" w14:paraId="4E377DE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DF6682E" w14:textId="63394A95" w:rsidR="007C7114" w:rsidRPr="00724B11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CifDedupResults</w:t>
            </w:r>
            <w:proofErr w:type="spellEnd"/>
          </w:p>
        </w:tc>
        <w:tc>
          <w:tcPr>
            <w:tcW w:w="4050" w:type="dxa"/>
          </w:tcPr>
          <w:p w14:paraId="31078FFE" w14:textId="27EF1BF5" w:rsidR="007C7114" w:rsidRPr="00724B11" w:rsidRDefault="007C7114" w:rsidP="007C711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724B11">
              <w:rPr>
                <w:rFonts w:asciiTheme="minorHAnsi" w:hAnsiTheme="minorHAnsi" w:cstheme="minorHAnsi"/>
                <w:szCs w:val="24"/>
              </w:rPr>
              <w:t xml:space="preserve">End of  </w:t>
            </w:r>
            <w:r w:rsidRPr="00724B11">
              <w:rPr>
                <w:rFonts w:ascii="Verdana" w:hAnsi="Verdana" w:cs="Arial"/>
              </w:rPr>
              <w:t>‘</w:t>
            </w:r>
            <w:proofErr w:type="spellStart"/>
            <w:r w:rsidRPr="00724B11"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CifDedupResults</w:t>
            </w:r>
            <w:proofErr w:type="spellEnd"/>
            <w:r w:rsidRPr="00724B11">
              <w:rPr>
                <w:rFonts w:asciiTheme="minorHAnsi" w:hAnsiTheme="minorHAnsi" w:cstheme="minorHAnsi"/>
                <w:szCs w:val="24"/>
              </w:rPr>
              <w:t xml:space="preserve"> grid details</w:t>
            </w:r>
          </w:p>
        </w:tc>
        <w:tc>
          <w:tcPr>
            <w:tcW w:w="1350" w:type="dxa"/>
          </w:tcPr>
          <w:p w14:paraId="0A2BD09A" w14:textId="77777777" w:rsidR="007C7114" w:rsidRPr="00724B11" w:rsidRDefault="007C7114" w:rsidP="007C711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4DEE68CE" w14:textId="77777777" w:rsidR="007C7114" w:rsidRPr="00724B11" w:rsidRDefault="007C7114" w:rsidP="007C711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</w:p>
        </w:tc>
      </w:tr>
      <w:tr w:rsidR="007C7114" w:rsidRPr="009F480D" w:rsidDel="005D518C" w14:paraId="52E5776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233578" w14:textId="5C98A727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DocRequired</w:t>
            </w:r>
            <w:proofErr w:type="spellEnd"/>
          </w:p>
        </w:tc>
        <w:tc>
          <w:tcPr>
            <w:tcW w:w="4050" w:type="dxa"/>
          </w:tcPr>
          <w:p w14:paraId="63C7354D" w14:textId="71FE9250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</w:p>
        </w:tc>
        <w:tc>
          <w:tcPr>
            <w:tcW w:w="1350" w:type="dxa"/>
          </w:tcPr>
          <w:p w14:paraId="6C54BCB6" w14:textId="39839007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09D887FC" w14:textId="6FFD1B45" w:rsidR="007C7114" w:rsidRPr="004064D6" w:rsidRDefault="007C7114" w:rsidP="007C7114">
            <w:pPr>
              <w:pStyle w:val="Default"/>
              <w:rPr>
                <w:rFonts w:ascii="Verdana" w:eastAsia="Times New Roman" w:hAnsi="Verdana"/>
                <w:color w:val="auto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7C7114" w:rsidRPr="009F480D" w:rsidDel="005D518C" w14:paraId="756C453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EEDBB9D" w14:textId="1B6971E3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DocNameList</w:t>
            </w:r>
            <w:proofErr w:type="spellEnd"/>
          </w:p>
        </w:tc>
        <w:tc>
          <w:tcPr>
            <w:tcW w:w="4050" w:type="dxa"/>
          </w:tcPr>
          <w:p w14:paraId="483AC4E2" w14:textId="3742DF2B" w:rsidR="007C7114" w:rsidRPr="004064D6" w:rsidRDefault="007C7114" w:rsidP="007C711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 xml:space="preserve">Start of  </w:t>
            </w:r>
            <w:r w:rsidRPr="004064D6">
              <w:rPr>
                <w:rFonts w:ascii="Verdana" w:hAnsi="Verdana" w:cs="Arial"/>
              </w:rPr>
              <w:t>‘</w:t>
            </w:r>
            <w:proofErr w:type="spellStart"/>
            <w:r w:rsidRPr="004064D6">
              <w:rPr>
                <w:rFonts w:ascii="Verdana" w:hAnsi="Verdana" w:cs="Arial"/>
              </w:rPr>
              <w:t>DocumentDetails</w:t>
            </w:r>
            <w:proofErr w:type="spellEnd"/>
            <w:r w:rsidRPr="004064D6">
              <w:rPr>
                <w:rFonts w:ascii="Verdana" w:hAnsi="Verdana" w:cs="Arial"/>
              </w:rPr>
              <w:t>’</w:t>
            </w:r>
            <w:r w:rsidRPr="004064D6">
              <w:rPr>
                <w:rFonts w:asciiTheme="minorHAnsi" w:hAnsiTheme="minorHAnsi" w:cstheme="minorHAnsi"/>
                <w:szCs w:val="24"/>
              </w:rPr>
              <w:t xml:space="preserve"> grid details </w:t>
            </w:r>
          </w:p>
          <w:p w14:paraId="2143302F" w14:textId="622C354C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Repetitive Tag</w:t>
            </w:r>
          </w:p>
        </w:tc>
        <w:tc>
          <w:tcPr>
            <w:tcW w:w="1350" w:type="dxa"/>
          </w:tcPr>
          <w:p w14:paraId="299C2CC1" w14:textId="77777777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76DABFF" w14:textId="4BEDF6DB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7C7114" w:rsidRPr="009F480D" w:rsidDel="005D518C" w14:paraId="5411C23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FE16A2" w14:textId="34B7BFAB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DocumentName</w:t>
            </w:r>
            <w:proofErr w:type="spellEnd"/>
          </w:p>
        </w:tc>
        <w:tc>
          <w:tcPr>
            <w:tcW w:w="4050" w:type="dxa"/>
          </w:tcPr>
          <w:p w14:paraId="38B6FD20" w14:textId="6DAE421D" w:rsidR="007C7114" w:rsidRPr="004064D6" w:rsidRDefault="007C7114" w:rsidP="007C711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>Name Of the Document</w:t>
            </w:r>
          </w:p>
        </w:tc>
        <w:tc>
          <w:tcPr>
            <w:tcW w:w="1350" w:type="dxa"/>
          </w:tcPr>
          <w:p w14:paraId="5F1977E9" w14:textId="0FEAD33F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6F1A03D4" w14:textId="3FFB2E0D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Mandatory</w:t>
            </w:r>
          </w:p>
        </w:tc>
      </w:tr>
      <w:tr w:rsidR="007C7114" w:rsidRPr="009F480D" w:rsidDel="005D518C" w14:paraId="12E2C4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6BD9FB" w14:textId="048AB942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MonthYear</w:t>
            </w:r>
            <w:proofErr w:type="spellEnd"/>
          </w:p>
        </w:tc>
        <w:tc>
          <w:tcPr>
            <w:tcW w:w="4050" w:type="dxa"/>
          </w:tcPr>
          <w:p w14:paraId="6F9632FE" w14:textId="101D1FC1" w:rsidR="007C7114" w:rsidRPr="004064D6" w:rsidRDefault="007C7114" w:rsidP="007C711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>Month and Year for which Document is required (MM-YYYY)</w:t>
            </w:r>
          </w:p>
        </w:tc>
        <w:tc>
          <w:tcPr>
            <w:tcW w:w="1350" w:type="dxa"/>
          </w:tcPr>
          <w:p w14:paraId="702F3F0B" w14:textId="58F88425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</w:t>
            </w:r>
          </w:p>
        </w:tc>
        <w:tc>
          <w:tcPr>
            <w:tcW w:w="1890" w:type="dxa"/>
          </w:tcPr>
          <w:p w14:paraId="5F92841A" w14:textId="77777777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7C7114" w:rsidRPr="009F480D" w:rsidDel="005D518C" w14:paraId="2EDD951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8254BD1" w14:textId="602F99C7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DocNameList</w:t>
            </w:r>
            <w:proofErr w:type="spellEnd"/>
          </w:p>
        </w:tc>
        <w:tc>
          <w:tcPr>
            <w:tcW w:w="4050" w:type="dxa"/>
          </w:tcPr>
          <w:p w14:paraId="59DA77F3" w14:textId="31FF7E30" w:rsidR="007C7114" w:rsidRPr="004064D6" w:rsidRDefault="007C7114" w:rsidP="007C7114">
            <w:pPr>
              <w:pStyle w:val="tabletext"/>
              <w:rPr>
                <w:rFonts w:asciiTheme="minorHAnsi" w:hAnsiTheme="minorHAnsi" w:cstheme="minorHAnsi"/>
                <w:szCs w:val="24"/>
              </w:rPr>
            </w:pPr>
            <w:r w:rsidRPr="004064D6">
              <w:rPr>
                <w:rFonts w:asciiTheme="minorHAnsi" w:hAnsiTheme="minorHAnsi" w:cstheme="minorHAnsi"/>
                <w:szCs w:val="24"/>
              </w:rPr>
              <w:t xml:space="preserve">End of  </w:t>
            </w:r>
            <w:r w:rsidRPr="004064D6">
              <w:rPr>
                <w:rFonts w:ascii="Verdana" w:hAnsi="Verdana" w:cs="Arial"/>
              </w:rPr>
              <w:t>‘</w:t>
            </w:r>
            <w:proofErr w:type="spellStart"/>
            <w:r w:rsidRPr="004064D6">
              <w:rPr>
                <w:rFonts w:ascii="Verdana" w:hAnsi="Verdana" w:cs="Arial"/>
              </w:rPr>
              <w:t>DocumentDetails</w:t>
            </w:r>
            <w:proofErr w:type="spellEnd"/>
            <w:r w:rsidRPr="004064D6">
              <w:rPr>
                <w:rFonts w:ascii="Verdana" w:hAnsi="Verdana" w:cs="Arial"/>
              </w:rPr>
              <w:t>’</w:t>
            </w:r>
            <w:r w:rsidRPr="004064D6">
              <w:rPr>
                <w:rFonts w:asciiTheme="minorHAnsi" w:hAnsiTheme="minorHAnsi" w:cstheme="minorHAnsi"/>
                <w:szCs w:val="24"/>
              </w:rPr>
              <w:t xml:space="preserve"> grid details - </w:t>
            </w:r>
            <w:r w:rsidRPr="004064D6">
              <w:rPr>
                <w:rFonts w:ascii="Verdana" w:hAnsi="Verdana" w:cs="Arial"/>
              </w:rPr>
              <w:t>Repetitive Tag</w:t>
            </w:r>
          </w:p>
        </w:tc>
        <w:tc>
          <w:tcPr>
            <w:tcW w:w="1350" w:type="dxa"/>
          </w:tcPr>
          <w:p w14:paraId="2D389C1D" w14:textId="77777777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</w:p>
        </w:tc>
        <w:tc>
          <w:tcPr>
            <w:tcW w:w="1890" w:type="dxa"/>
          </w:tcPr>
          <w:p w14:paraId="6FC9E185" w14:textId="77777777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7C7114" w:rsidRPr="009F480D" w:rsidDel="005D518C" w14:paraId="33211D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18973B0" w14:textId="33C17433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ActionedDate</w:t>
            </w:r>
            <w:proofErr w:type="spellEnd"/>
          </w:p>
        </w:tc>
        <w:tc>
          <w:tcPr>
            <w:tcW w:w="4050" w:type="dxa"/>
          </w:tcPr>
          <w:p w14:paraId="6127D3AB" w14:textId="52EFC3FC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4FF031D1" w14:textId="75A591AC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4CB411F1" w14:textId="711E7063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54693EA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D5554F0" w14:textId="2F5EA447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Decision</w:t>
            </w:r>
          </w:p>
        </w:tc>
        <w:tc>
          <w:tcPr>
            <w:tcW w:w="4050" w:type="dxa"/>
          </w:tcPr>
          <w:p w14:paraId="4DA88162" w14:textId="21428644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Decision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47872BA" w14:textId="64306CC4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(20)</w:t>
            </w:r>
          </w:p>
        </w:tc>
        <w:tc>
          <w:tcPr>
            <w:tcW w:w="1890" w:type="dxa"/>
          </w:tcPr>
          <w:p w14:paraId="2BD63984" w14:textId="77777777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7C7114" w:rsidRPr="009F480D" w:rsidDel="005D518C" w14:paraId="6ACF3C9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7167D2" w14:textId="61479CFC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lastRenderedPageBreak/>
              <w:t>DecisionDate</w:t>
            </w:r>
            <w:proofErr w:type="spellEnd"/>
          </w:p>
        </w:tc>
        <w:tc>
          <w:tcPr>
            <w:tcW w:w="4050" w:type="dxa"/>
          </w:tcPr>
          <w:p w14:paraId="0FA8D196" w14:textId="4561F09E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A7D295A" w14:textId="124A3B9B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EA854F0" w14:textId="7A23A95D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40E2EA6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00AF945" w14:textId="4C88371B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FircoExceptionExpiry</w:t>
            </w:r>
            <w:proofErr w:type="spellEnd"/>
          </w:p>
        </w:tc>
        <w:tc>
          <w:tcPr>
            <w:tcW w:w="4050" w:type="dxa"/>
          </w:tcPr>
          <w:p w14:paraId="10097714" w14:textId="3D2C7D4E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629F7C8" w14:textId="6B327DCC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/>
              </w:rPr>
              <w:t>String )(1)</w:t>
            </w:r>
          </w:p>
        </w:tc>
        <w:tc>
          <w:tcPr>
            <w:tcW w:w="1890" w:type="dxa"/>
          </w:tcPr>
          <w:p w14:paraId="2313925E" w14:textId="362712BC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7C7114" w:rsidRPr="009F480D" w:rsidDel="005D518C" w14:paraId="30B18943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02C136E" w14:textId="42A43C47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BankStatementUploadExpiry</w:t>
            </w:r>
            <w:proofErr w:type="spellEnd"/>
          </w:p>
        </w:tc>
        <w:tc>
          <w:tcPr>
            <w:tcW w:w="4050" w:type="dxa"/>
          </w:tcPr>
          <w:p w14:paraId="35F21EAE" w14:textId="395AC669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48FCA23" w14:textId="14F88F72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B4A692C" w14:textId="2A4028D1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7C7114" w:rsidRPr="009F480D" w:rsidDel="005D518C" w14:paraId="2855341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45BFB7" w14:textId="640916B9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IBPSWIExpiry</w:t>
            </w:r>
            <w:proofErr w:type="spellEnd"/>
          </w:p>
        </w:tc>
        <w:tc>
          <w:tcPr>
            <w:tcW w:w="4050" w:type="dxa"/>
          </w:tcPr>
          <w:p w14:paraId="4ED8A712" w14:textId="77D8BB38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88E4457" w14:textId="56463005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34E09F8A" w14:textId="18E70FEC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7C7114" w:rsidRPr="009F480D" w:rsidDel="005D518C" w14:paraId="5D8AD63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E13C0E" w14:textId="269DCF9B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DeliveryClosure</w:t>
            </w:r>
            <w:proofErr w:type="spellEnd"/>
          </w:p>
        </w:tc>
        <w:tc>
          <w:tcPr>
            <w:tcW w:w="4050" w:type="dxa"/>
          </w:tcPr>
          <w:p w14:paraId="5DC9E55D" w14:textId="3AED4E0C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570F96D" w14:textId="3271E829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A1D9FDD" w14:textId="74C243F0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7C7114" w:rsidRPr="009F480D" w:rsidDel="005D518C" w14:paraId="46F6144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36A3EE" w14:textId="648A702A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CoolingPeriodCancel</w:t>
            </w:r>
            <w:proofErr w:type="spellEnd"/>
          </w:p>
        </w:tc>
        <w:tc>
          <w:tcPr>
            <w:tcW w:w="4050" w:type="dxa"/>
          </w:tcPr>
          <w:p w14:paraId="763BB275" w14:textId="4241213D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B3A19E7" w14:textId="5562314E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2F00A63C" w14:textId="55312836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7C7114" w:rsidRPr="009F480D" w:rsidDel="005D518C" w14:paraId="4D542388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4CA5BBD" w14:textId="011D3E4D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DecTechDecline</w:t>
            </w:r>
            <w:proofErr w:type="spellEnd"/>
          </w:p>
        </w:tc>
        <w:tc>
          <w:tcPr>
            <w:tcW w:w="4050" w:type="dxa"/>
          </w:tcPr>
          <w:p w14:paraId="122E4CA9" w14:textId="4C512AC0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53FB18F" w14:textId="5650F74A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478B7D56" w14:textId="668E4544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7C7114" w:rsidRPr="009F480D" w:rsidDel="005D518C" w14:paraId="0E874DE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AF9E534" w14:textId="6DD50B1C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EFMSDecline</w:t>
            </w:r>
            <w:proofErr w:type="spellEnd"/>
          </w:p>
        </w:tc>
        <w:tc>
          <w:tcPr>
            <w:tcW w:w="4050" w:type="dxa"/>
          </w:tcPr>
          <w:p w14:paraId="4FDAB74F" w14:textId="6154E6D9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4B72D1D" w14:textId="5DE0EDE7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524A7C17" w14:textId="6BA0C720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7C7114" w:rsidRPr="009F480D" w:rsidDel="005D518C" w14:paraId="32AE6DD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4CB4F6A" w14:textId="67E87849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FircoDecline</w:t>
            </w:r>
            <w:proofErr w:type="spellEnd"/>
          </w:p>
        </w:tc>
        <w:tc>
          <w:tcPr>
            <w:tcW w:w="4050" w:type="dxa"/>
          </w:tcPr>
          <w:p w14:paraId="26B250DA" w14:textId="528FE6EF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1D48FA4" w14:textId="40D24A39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72975540" w14:textId="407CA551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Optional</w:t>
            </w:r>
          </w:p>
        </w:tc>
      </w:tr>
      <w:tr w:rsidR="007C7114" w:rsidRPr="009F480D" w:rsidDel="005D518C" w14:paraId="23926646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9FCC3CB" w14:textId="1277F088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ProspectToBeClosed</w:t>
            </w:r>
            <w:proofErr w:type="spellEnd"/>
          </w:p>
        </w:tc>
        <w:tc>
          <w:tcPr>
            <w:tcW w:w="4050" w:type="dxa"/>
          </w:tcPr>
          <w:p w14:paraId="60F01B03" w14:textId="6B7C439A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76491AE0" w14:textId="15205FBA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6D990CF1" w14:textId="16052D94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7C7114" w:rsidRPr="009F480D" w:rsidDel="005D518C" w14:paraId="16D3C58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1D83EBC" w14:textId="2AE1C11F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DeclineReasons</w:t>
            </w:r>
            <w:proofErr w:type="spellEnd"/>
          </w:p>
        </w:tc>
        <w:tc>
          <w:tcPr>
            <w:tcW w:w="4050" w:type="dxa"/>
          </w:tcPr>
          <w:p w14:paraId="6FEB9FEA" w14:textId="785D3E27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contains value Y/N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D62CA3F" w14:textId="2C0A9876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/>
              </w:rPr>
              <w:t>String (1)</w:t>
            </w:r>
          </w:p>
        </w:tc>
        <w:tc>
          <w:tcPr>
            <w:tcW w:w="1890" w:type="dxa"/>
          </w:tcPr>
          <w:p w14:paraId="11F59EA4" w14:textId="2D87B5B1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 xml:space="preserve">Conditional Mandatory </w:t>
            </w:r>
          </w:p>
        </w:tc>
      </w:tr>
      <w:tr w:rsidR="007C7114" w:rsidRPr="009F480D" w:rsidDel="005D518C" w14:paraId="09237B2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2DBDD54" w14:textId="791FF2C5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CoolingPeriosStartDate</w:t>
            </w:r>
            <w:proofErr w:type="spellEnd"/>
          </w:p>
        </w:tc>
        <w:tc>
          <w:tcPr>
            <w:tcW w:w="4050" w:type="dxa"/>
          </w:tcPr>
          <w:p w14:paraId="17C69338" w14:textId="2E91BBC3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Date format : </w:t>
            </w:r>
            <w:proofErr w:type="spellStart"/>
            <w:r w:rsidRPr="004064D6">
              <w:rPr>
                <w:rFonts w:ascii="Verdana" w:hAnsi="Verdana" w:cs="Arial"/>
              </w:rPr>
              <w:t>dd</w:t>
            </w:r>
            <w:proofErr w:type="spellEnd"/>
            <w:r w:rsidRPr="004064D6">
              <w:rPr>
                <w:rFonts w:ascii="Verdana" w:hAnsi="Verdana" w:cs="Arial"/>
              </w:rPr>
              <w:t>-mm-</w:t>
            </w:r>
            <w:proofErr w:type="spellStart"/>
            <w:r w:rsidRPr="004064D6">
              <w:rPr>
                <w:rFonts w:ascii="Verdana" w:hAnsi="Verdana" w:cs="Arial"/>
              </w:rPr>
              <w:t>yyyy</w:t>
            </w:r>
            <w:proofErr w:type="spellEnd"/>
            <w:r w:rsidRPr="004064D6">
              <w:rPr>
                <w:rFonts w:ascii="Verdana" w:hAnsi="Verdana" w:cs="Arial"/>
              </w:rPr>
              <w:t xml:space="preserve">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80A8B8F" w14:textId="74048D55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String(10)</w:t>
            </w:r>
          </w:p>
        </w:tc>
        <w:tc>
          <w:tcPr>
            <w:tcW w:w="1890" w:type="dxa"/>
          </w:tcPr>
          <w:p w14:paraId="0798B9FB" w14:textId="69FE4E00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3884A75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906BA08" w14:textId="7F660D62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CoolingPeriodDocList</w:t>
            </w:r>
            <w:proofErr w:type="spellEnd"/>
          </w:p>
        </w:tc>
        <w:tc>
          <w:tcPr>
            <w:tcW w:w="4050" w:type="dxa"/>
          </w:tcPr>
          <w:p w14:paraId="421BC003" w14:textId="25D40483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List Of Documents 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DA21DA3" w14:textId="2B090EDD" w:rsidR="007C7114" w:rsidRPr="004064D6" w:rsidRDefault="007C7114" w:rsidP="007C7114">
            <w:pPr>
              <w:pStyle w:val="tabletext"/>
              <w:rPr>
                <w:rFonts w:ascii="Verdana" w:hAnsi="Verdana"/>
              </w:rPr>
            </w:pPr>
            <w:r w:rsidRPr="004064D6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F57DB4C" w14:textId="066F16CD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2C56669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0E459FF" w14:textId="6EFEF4FB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064D6">
              <w:rPr>
                <w:rFonts w:ascii="Verdana" w:hAnsi="Verdana" w:cs="Arial"/>
              </w:rPr>
              <w:t>FinalCardLimit</w:t>
            </w:r>
            <w:proofErr w:type="spellEnd"/>
          </w:p>
        </w:tc>
        <w:tc>
          <w:tcPr>
            <w:tcW w:w="4050" w:type="dxa"/>
          </w:tcPr>
          <w:p w14:paraId="335D712A" w14:textId="2399AEA6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 xml:space="preserve">IBPS Final Card Limit-  (If </w:t>
            </w:r>
            <w:proofErr w:type="spellStart"/>
            <w:r w:rsidRPr="004064D6">
              <w:rPr>
                <w:rFonts w:ascii="Verdana" w:hAnsi="Verdana" w:cs="Arial"/>
              </w:rPr>
              <w:t>Process_Name</w:t>
            </w:r>
            <w:proofErr w:type="spellEnd"/>
            <w:r w:rsidRPr="004064D6">
              <w:rPr>
                <w:rFonts w:ascii="Verdana" w:hAnsi="Verdana" w:cs="Arial"/>
              </w:rPr>
              <w:t xml:space="preserve"> </w:t>
            </w:r>
            <w:proofErr w:type="spellStart"/>
            <w:r w:rsidRPr="004064D6">
              <w:rPr>
                <w:rFonts w:ascii="Verdana" w:hAnsi="Verdana" w:cs="Arial"/>
              </w:rPr>
              <w:t>Digital_CC</w:t>
            </w:r>
            <w:proofErr w:type="spellEnd"/>
            <w:r w:rsidRPr="004064D6">
              <w:rPr>
                <w:rFonts w:ascii="Verdana" w:hAnsi="Verdana" w:cs="Arial"/>
              </w:rPr>
              <w:t xml:space="preserve">) &amp; </w:t>
            </w:r>
            <w:proofErr w:type="spellStart"/>
            <w:r w:rsidRPr="004064D6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2CB36D2" w14:textId="219DAAD1" w:rsidR="007C7114" w:rsidRPr="004064D6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064D6">
              <w:rPr>
                <w:rFonts w:ascii="Verdana" w:hAnsi="Verdana" w:cs="Arial"/>
              </w:rPr>
              <w:t>String(9)</w:t>
            </w:r>
          </w:p>
        </w:tc>
        <w:tc>
          <w:tcPr>
            <w:tcW w:w="1890" w:type="dxa"/>
          </w:tcPr>
          <w:p w14:paraId="6902D29B" w14:textId="10F636CE" w:rsidR="007C7114" w:rsidRPr="004064D6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66C2EEB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DCBBF2A" w14:textId="1A2D468D" w:rsidR="007C7114" w:rsidRPr="00B44F14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B44F14">
              <w:rPr>
                <w:rFonts w:ascii="Consolas" w:hAnsi="Consolas"/>
              </w:rPr>
              <w:t>IsVirtualCardActive</w:t>
            </w:r>
            <w:proofErr w:type="spellEnd"/>
          </w:p>
        </w:tc>
        <w:tc>
          <w:tcPr>
            <w:tcW w:w="4050" w:type="dxa"/>
          </w:tcPr>
          <w:p w14:paraId="2CEA82A6" w14:textId="77777777" w:rsidR="007C7114" w:rsidRPr="00B44F14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B44F14">
              <w:rPr>
                <w:rFonts w:ascii="Verdana" w:hAnsi="Verdana" w:cs="Arial"/>
              </w:rPr>
              <w:t xml:space="preserve">Mandatory for </w:t>
            </w:r>
            <w:proofErr w:type="spellStart"/>
            <w:r w:rsidRPr="00B44F14">
              <w:rPr>
                <w:rFonts w:ascii="Verdana" w:hAnsi="Verdana" w:cs="Arial"/>
              </w:rPr>
              <w:t>SubprocessName</w:t>
            </w:r>
            <w:proofErr w:type="spellEnd"/>
            <w:r w:rsidRPr="00B44F14">
              <w:rPr>
                <w:rFonts w:ascii="Verdana" w:hAnsi="Verdana" w:cs="Arial"/>
              </w:rPr>
              <w:t>: CARD_DISPATCH.</w:t>
            </w:r>
          </w:p>
          <w:p w14:paraId="7C716B8C" w14:textId="0688F011" w:rsidR="007C7114" w:rsidRPr="00B44F14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B44F14">
              <w:rPr>
                <w:rFonts w:ascii="Verdana" w:hAnsi="Verdana" w:cs="Arial"/>
              </w:rPr>
              <w:lastRenderedPageBreak/>
              <w:t>Possible values : ‘Y’ &amp; ‘N’</w:t>
            </w:r>
          </w:p>
        </w:tc>
        <w:tc>
          <w:tcPr>
            <w:tcW w:w="1350" w:type="dxa"/>
          </w:tcPr>
          <w:p w14:paraId="2637CA07" w14:textId="224FE463" w:rsidR="007C7114" w:rsidRPr="00B44F14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B44F14">
              <w:rPr>
                <w:rFonts w:ascii="Verdana" w:hAnsi="Verdana" w:cs="Arial"/>
              </w:rPr>
              <w:lastRenderedPageBreak/>
              <w:t>String(1)</w:t>
            </w:r>
          </w:p>
        </w:tc>
        <w:tc>
          <w:tcPr>
            <w:tcW w:w="1890" w:type="dxa"/>
          </w:tcPr>
          <w:p w14:paraId="454E453C" w14:textId="22D36A52" w:rsidR="007C7114" w:rsidRPr="00B44F14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B44F14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52A4EC4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403BBCCD" w14:textId="52A2ED77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CustomerDeclaredLifestyleExpenditure</w:t>
            </w:r>
            <w:proofErr w:type="spellEnd"/>
          </w:p>
        </w:tc>
        <w:tc>
          <w:tcPr>
            <w:tcW w:w="4050" w:type="dxa"/>
          </w:tcPr>
          <w:p w14:paraId="4EC6E79A" w14:textId="64AA8ABE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Customer Declared Lifestyle Expenditure 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FAFE4B3" w14:textId="0B7F63AC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59E57421" w14:textId="77AFE456" w:rsidR="007C7114" w:rsidRPr="0021410B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204731F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F530080" w14:textId="56139572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AECBMonthly</w:t>
            </w:r>
            <w:proofErr w:type="spellEnd"/>
          </w:p>
        </w:tc>
        <w:tc>
          <w:tcPr>
            <w:tcW w:w="4050" w:type="dxa"/>
          </w:tcPr>
          <w:p w14:paraId="7C7CB5B6" w14:textId="77777777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AECBMonthly</w:t>
            </w:r>
            <w:proofErr w:type="spellEnd"/>
          </w:p>
          <w:p w14:paraId="5E47263C" w14:textId="575413E8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6A92AFD3" w14:textId="729CC813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8701E4D" w14:textId="31D7A71C" w:rsidR="007C7114" w:rsidRPr="0021410B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227565E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5EEAE10" w14:textId="7F8D2C57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StressTestingBuffer</w:t>
            </w:r>
            <w:proofErr w:type="spellEnd"/>
          </w:p>
        </w:tc>
        <w:tc>
          <w:tcPr>
            <w:tcW w:w="4050" w:type="dxa"/>
          </w:tcPr>
          <w:p w14:paraId="4F8C90CF" w14:textId="77777777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stress Testing Buffer info</w:t>
            </w:r>
          </w:p>
          <w:p w14:paraId="50986039" w14:textId="5E9C33C2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0B03E55" w14:textId="03B481B5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453EB45" w14:textId="3932BE5B" w:rsidR="007C7114" w:rsidRPr="0021410B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7FF8B1C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9E506B9" w14:textId="11C3F78C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TotalAssessedIncome</w:t>
            </w:r>
            <w:proofErr w:type="spellEnd"/>
          </w:p>
        </w:tc>
        <w:tc>
          <w:tcPr>
            <w:tcW w:w="4050" w:type="dxa"/>
          </w:tcPr>
          <w:p w14:paraId="297A7C29" w14:textId="77777777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Assessed Income info</w:t>
            </w:r>
          </w:p>
          <w:p w14:paraId="223FAFAA" w14:textId="5AF9ECD6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042D90A" w14:textId="3EE0B985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F8D04AA" w14:textId="6ABD7316" w:rsidR="007C7114" w:rsidRPr="0021410B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0D695D4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3F60FF36" w14:textId="20B0CB0E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TotalDeductions</w:t>
            </w:r>
            <w:proofErr w:type="spellEnd"/>
          </w:p>
        </w:tc>
        <w:tc>
          <w:tcPr>
            <w:tcW w:w="4050" w:type="dxa"/>
          </w:tcPr>
          <w:p w14:paraId="40FFB392" w14:textId="77777777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Total Deductions</w:t>
            </w:r>
          </w:p>
          <w:p w14:paraId="072B89E5" w14:textId="2C98BC1C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2C55D06A" w14:textId="4E3A0912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3292B27" w14:textId="00F4FE85" w:rsidR="007C7114" w:rsidRPr="0021410B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0265F66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8D91FE2" w14:textId="07E2562D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NetDisposableIncome</w:t>
            </w:r>
            <w:proofErr w:type="spellEnd"/>
          </w:p>
        </w:tc>
        <w:tc>
          <w:tcPr>
            <w:tcW w:w="4050" w:type="dxa"/>
          </w:tcPr>
          <w:p w14:paraId="7A75505D" w14:textId="77777777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Disposable Income</w:t>
            </w:r>
          </w:p>
          <w:p w14:paraId="5CA8EDAD" w14:textId="019909F5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7B2F81D" w14:textId="237AC4A4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7E54A74" w14:textId="51D4DA87" w:rsidR="007C7114" w:rsidRPr="0021410B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02FEF897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2CCAAE" w14:textId="1B3E94CB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AffordabilityAssessmentRatio</w:t>
            </w:r>
            <w:proofErr w:type="spellEnd"/>
          </w:p>
        </w:tc>
        <w:tc>
          <w:tcPr>
            <w:tcW w:w="4050" w:type="dxa"/>
          </w:tcPr>
          <w:p w14:paraId="671FAD61" w14:textId="77777777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affordability Assessment Ratio info</w:t>
            </w:r>
          </w:p>
          <w:p w14:paraId="0F6852A6" w14:textId="454B56FA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30377130" w14:textId="37D69DE5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59FE11D5" w14:textId="6DD05F4F" w:rsidR="007C7114" w:rsidRPr="0021410B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3E5EAE1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1EEA537" w14:textId="7FF98E3A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21410B">
              <w:rPr>
                <w:rFonts w:ascii="Verdana" w:hAnsi="Verdana" w:cs="Arial"/>
              </w:rPr>
              <w:t>CardType</w:t>
            </w:r>
            <w:proofErr w:type="spellEnd"/>
          </w:p>
        </w:tc>
        <w:tc>
          <w:tcPr>
            <w:tcW w:w="4050" w:type="dxa"/>
          </w:tcPr>
          <w:p w14:paraId="765499F8" w14:textId="77777777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card Type </w:t>
            </w:r>
          </w:p>
          <w:p w14:paraId="6B45194D" w14:textId="26A3C78A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 xml:space="preserve">(If </w:t>
            </w:r>
            <w:proofErr w:type="spellStart"/>
            <w:r w:rsidRPr="0021410B">
              <w:rPr>
                <w:rFonts w:ascii="Verdana" w:hAnsi="Verdana" w:cs="Arial"/>
              </w:rPr>
              <w:t>Process_Name</w:t>
            </w:r>
            <w:proofErr w:type="spellEnd"/>
            <w:r w:rsidRPr="0021410B">
              <w:rPr>
                <w:rFonts w:ascii="Verdana" w:hAnsi="Verdana" w:cs="Arial"/>
              </w:rPr>
              <w:t xml:space="preserve"> </w:t>
            </w:r>
            <w:proofErr w:type="spellStart"/>
            <w:r w:rsidRPr="0021410B">
              <w:rPr>
                <w:rFonts w:ascii="Verdana" w:hAnsi="Verdana" w:cs="Arial"/>
              </w:rPr>
              <w:t>Digital_CC</w:t>
            </w:r>
            <w:proofErr w:type="spellEnd"/>
            <w:r w:rsidRPr="0021410B">
              <w:rPr>
                <w:rFonts w:ascii="Verdana" w:hAnsi="Verdana" w:cs="Arial"/>
              </w:rPr>
              <w:t xml:space="preserve">) &amp; </w:t>
            </w:r>
            <w:proofErr w:type="spellStart"/>
            <w:r w:rsidRPr="0021410B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4E89595" w14:textId="3F743D9F" w:rsidR="007C7114" w:rsidRPr="0021410B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21410B"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9BF63A5" w14:textId="6DE53F13" w:rsidR="007C7114" w:rsidRPr="0021410B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21410B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0094AD8D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2FCFEB" w14:textId="14DCEA2F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357D2">
              <w:rPr>
                <w:rFonts w:ascii="Verdana" w:hAnsi="Verdana" w:cs="Arial"/>
              </w:rPr>
              <w:t>FirstName</w:t>
            </w:r>
            <w:proofErr w:type="spellEnd"/>
          </w:p>
        </w:tc>
        <w:tc>
          <w:tcPr>
            <w:tcW w:w="4050" w:type="dxa"/>
          </w:tcPr>
          <w:p w14:paraId="0762C737" w14:textId="4E99D84B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First Name of the applicant</w:t>
            </w:r>
          </w:p>
          <w:p w14:paraId="03484C4E" w14:textId="007F3D87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 xml:space="preserve">(If </w:t>
            </w:r>
            <w:proofErr w:type="spellStart"/>
            <w:r w:rsidRPr="004357D2">
              <w:rPr>
                <w:rFonts w:ascii="Verdana" w:hAnsi="Verdana" w:cs="Arial"/>
              </w:rPr>
              <w:t>Process_Name</w:t>
            </w:r>
            <w:proofErr w:type="spellEnd"/>
            <w:r w:rsidRPr="004357D2">
              <w:rPr>
                <w:rFonts w:ascii="Verdana" w:hAnsi="Verdana" w:cs="Arial"/>
              </w:rPr>
              <w:t xml:space="preserve"> </w:t>
            </w:r>
            <w:proofErr w:type="spellStart"/>
            <w:r w:rsidRPr="004357D2">
              <w:rPr>
                <w:rFonts w:ascii="Verdana" w:hAnsi="Verdana" w:cs="Arial"/>
              </w:rPr>
              <w:t>Digital_CC</w:t>
            </w:r>
            <w:proofErr w:type="spellEnd"/>
            <w:r w:rsidRPr="004357D2">
              <w:rPr>
                <w:rFonts w:ascii="Verdana" w:hAnsi="Verdana" w:cs="Arial"/>
              </w:rPr>
              <w:t xml:space="preserve">) &amp; </w:t>
            </w:r>
            <w:proofErr w:type="spellStart"/>
            <w:r w:rsidRPr="004357D2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07A40F53" w14:textId="6BCE07D5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String(30)</w:t>
            </w:r>
          </w:p>
        </w:tc>
        <w:tc>
          <w:tcPr>
            <w:tcW w:w="1890" w:type="dxa"/>
          </w:tcPr>
          <w:p w14:paraId="3BECA578" w14:textId="387052B1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645BB4FE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A62AE64" w14:textId="2405053D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357D2">
              <w:rPr>
                <w:rFonts w:ascii="Verdana" w:hAnsi="Verdana" w:cs="Arial"/>
              </w:rPr>
              <w:t>MiddleName</w:t>
            </w:r>
            <w:proofErr w:type="spellEnd"/>
          </w:p>
        </w:tc>
        <w:tc>
          <w:tcPr>
            <w:tcW w:w="4050" w:type="dxa"/>
          </w:tcPr>
          <w:p w14:paraId="7F15E335" w14:textId="404CBB5A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Middle Name of the applicant</w:t>
            </w:r>
          </w:p>
          <w:p w14:paraId="36C92B6A" w14:textId="25211068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 xml:space="preserve">(If </w:t>
            </w:r>
            <w:proofErr w:type="spellStart"/>
            <w:r w:rsidRPr="004357D2">
              <w:rPr>
                <w:rFonts w:ascii="Verdana" w:hAnsi="Verdana" w:cs="Arial"/>
              </w:rPr>
              <w:t>Process_Name</w:t>
            </w:r>
            <w:proofErr w:type="spellEnd"/>
            <w:r w:rsidRPr="004357D2">
              <w:rPr>
                <w:rFonts w:ascii="Verdana" w:hAnsi="Verdana" w:cs="Arial"/>
              </w:rPr>
              <w:t xml:space="preserve"> </w:t>
            </w:r>
            <w:proofErr w:type="spellStart"/>
            <w:r w:rsidRPr="004357D2">
              <w:rPr>
                <w:rFonts w:ascii="Verdana" w:hAnsi="Verdana" w:cs="Arial"/>
              </w:rPr>
              <w:t>Digital_CC</w:t>
            </w:r>
            <w:proofErr w:type="spellEnd"/>
            <w:r w:rsidRPr="004357D2">
              <w:rPr>
                <w:rFonts w:ascii="Verdana" w:hAnsi="Verdana" w:cs="Arial"/>
              </w:rPr>
              <w:t xml:space="preserve">) &amp; </w:t>
            </w:r>
            <w:proofErr w:type="spellStart"/>
            <w:r w:rsidRPr="004357D2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E93495D" w14:textId="1C67D959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String(30)</w:t>
            </w:r>
          </w:p>
        </w:tc>
        <w:tc>
          <w:tcPr>
            <w:tcW w:w="1890" w:type="dxa"/>
          </w:tcPr>
          <w:p w14:paraId="5372560B" w14:textId="4821347B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3BB5074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18ACF8D" w14:textId="3E2D57E2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357D2">
              <w:rPr>
                <w:rFonts w:ascii="Verdana" w:hAnsi="Verdana" w:cs="Arial"/>
              </w:rPr>
              <w:t>LastName</w:t>
            </w:r>
            <w:proofErr w:type="spellEnd"/>
          </w:p>
        </w:tc>
        <w:tc>
          <w:tcPr>
            <w:tcW w:w="4050" w:type="dxa"/>
          </w:tcPr>
          <w:p w14:paraId="5ABC4575" w14:textId="32EDE08D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Last Name of the applicant</w:t>
            </w:r>
          </w:p>
          <w:p w14:paraId="75494416" w14:textId="3129A163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 xml:space="preserve">(If </w:t>
            </w:r>
            <w:proofErr w:type="spellStart"/>
            <w:r w:rsidRPr="004357D2">
              <w:rPr>
                <w:rFonts w:ascii="Verdana" w:hAnsi="Verdana" w:cs="Arial"/>
              </w:rPr>
              <w:t>Process_Name</w:t>
            </w:r>
            <w:proofErr w:type="spellEnd"/>
            <w:r w:rsidRPr="004357D2">
              <w:rPr>
                <w:rFonts w:ascii="Verdana" w:hAnsi="Verdana" w:cs="Arial"/>
              </w:rPr>
              <w:t xml:space="preserve"> </w:t>
            </w:r>
            <w:proofErr w:type="spellStart"/>
            <w:r w:rsidRPr="004357D2">
              <w:rPr>
                <w:rFonts w:ascii="Verdana" w:hAnsi="Verdana" w:cs="Arial"/>
              </w:rPr>
              <w:t>Digital_CC</w:t>
            </w:r>
            <w:proofErr w:type="spellEnd"/>
            <w:r w:rsidRPr="004357D2">
              <w:rPr>
                <w:rFonts w:ascii="Verdana" w:hAnsi="Verdana" w:cs="Arial"/>
              </w:rPr>
              <w:t xml:space="preserve">) &amp; </w:t>
            </w:r>
            <w:proofErr w:type="spellStart"/>
            <w:r w:rsidRPr="004357D2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16C6078A" w14:textId="5709DEE2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String(30)</w:t>
            </w:r>
          </w:p>
        </w:tc>
        <w:tc>
          <w:tcPr>
            <w:tcW w:w="1890" w:type="dxa"/>
          </w:tcPr>
          <w:p w14:paraId="461C033D" w14:textId="3CE726E7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7782FB4A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7911497A" w14:textId="50D71467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4357D2">
              <w:rPr>
                <w:rFonts w:ascii="Verdana" w:hAnsi="Verdana" w:cs="Arial"/>
              </w:rPr>
              <w:t>FullName</w:t>
            </w:r>
            <w:proofErr w:type="spellEnd"/>
          </w:p>
        </w:tc>
        <w:tc>
          <w:tcPr>
            <w:tcW w:w="4050" w:type="dxa"/>
          </w:tcPr>
          <w:p w14:paraId="6ACC4F12" w14:textId="51D32236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Full Name of the applicant</w:t>
            </w:r>
          </w:p>
          <w:p w14:paraId="273CB46C" w14:textId="319EB8F0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 xml:space="preserve">(If </w:t>
            </w:r>
            <w:proofErr w:type="spellStart"/>
            <w:r w:rsidRPr="004357D2">
              <w:rPr>
                <w:rFonts w:ascii="Verdana" w:hAnsi="Verdana" w:cs="Arial"/>
              </w:rPr>
              <w:t>Process_Name</w:t>
            </w:r>
            <w:proofErr w:type="spellEnd"/>
            <w:r w:rsidRPr="004357D2">
              <w:rPr>
                <w:rFonts w:ascii="Verdana" w:hAnsi="Verdana" w:cs="Arial"/>
              </w:rPr>
              <w:t xml:space="preserve"> </w:t>
            </w:r>
            <w:proofErr w:type="spellStart"/>
            <w:r w:rsidRPr="004357D2">
              <w:rPr>
                <w:rFonts w:ascii="Verdana" w:hAnsi="Verdana" w:cs="Arial"/>
              </w:rPr>
              <w:t>Digital_CC</w:t>
            </w:r>
            <w:proofErr w:type="spellEnd"/>
            <w:r w:rsidRPr="004357D2">
              <w:rPr>
                <w:rFonts w:ascii="Verdana" w:hAnsi="Verdana" w:cs="Arial"/>
              </w:rPr>
              <w:t xml:space="preserve">) &amp; </w:t>
            </w:r>
            <w:proofErr w:type="spellStart"/>
            <w:r w:rsidRPr="004357D2">
              <w:rPr>
                <w:rFonts w:ascii="Verdana" w:hAnsi="Verdana" w:cs="Arial"/>
              </w:rPr>
              <w:t>Subprocess_Name</w:t>
            </w:r>
            <w:proofErr w:type="spellEnd"/>
          </w:p>
        </w:tc>
        <w:tc>
          <w:tcPr>
            <w:tcW w:w="1350" w:type="dxa"/>
          </w:tcPr>
          <w:p w14:paraId="5EE26AAD" w14:textId="27A1FFA9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2F2347B7" w14:textId="0ACC4C0E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357D2">
              <w:rPr>
                <w:rFonts w:ascii="Verdana" w:eastAsia="Calibri" w:hAnsi="Verdana"/>
                <w:sz w:val="20"/>
                <w:szCs w:val="20"/>
              </w:rPr>
              <w:t>Conditional Mandatory</w:t>
            </w:r>
          </w:p>
        </w:tc>
      </w:tr>
      <w:tr w:rsidR="007C7114" w:rsidRPr="009F480D" w:rsidDel="005D518C" w14:paraId="686D7CB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ED07D65" w14:textId="350DA537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MurabahaCertificateNo</w:t>
            </w:r>
            <w:proofErr w:type="spellEnd"/>
          </w:p>
        </w:tc>
        <w:tc>
          <w:tcPr>
            <w:tcW w:w="4050" w:type="dxa"/>
          </w:tcPr>
          <w:p w14:paraId="4F676FB8" w14:textId="2C4F7699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this is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murabaha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Certificate for LIMIT_INCREASE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subprocess</w:t>
            </w:r>
            <w:proofErr w:type="spellEnd"/>
          </w:p>
        </w:tc>
        <w:tc>
          <w:tcPr>
            <w:tcW w:w="1350" w:type="dxa"/>
          </w:tcPr>
          <w:p w14:paraId="4E35D290" w14:textId="07723529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1DBCDA9" w14:textId="383CBC55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61605030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0F24EA3" w14:textId="312CF129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GrossSalary</w:t>
            </w:r>
            <w:proofErr w:type="spellEnd"/>
          </w:p>
        </w:tc>
        <w:tc>
          <w:tcPr>
            <w:tcW w:w="4050" w:type="dxa"/>
          </w:tcPr>
          <w:p w14:paraId="3ABF74E5" w14:textId="665A166F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gross Salary updated in IBPS</w:t>
            </w:r>
          </w:p>
        </w:tc>
        <w:tc>
          <w:tcPr>
            <w:tcW w:w="1350" w:type="dxa"/>
          </w:tcPr>
          <w:p w14:paraId="5DF43913" w14:textId="6349C268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D3E7D78" w14:textId="12480BDB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2F6832D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4F81C8D" w14:textId="1B27DD78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AssessedIncome</w:t>
            </w:r>
            <w:proofErr w:type="spellEnd"/>
          </w:p>
        </w:tc>
        <w:tc>
          <w:tcPr>
            <w:tcW w:w="4050" w:type="dxa"/>
          </w:tcPr>
          <w:p w14:paraId="1D6C4616" w14:textId="74855EA1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Assessed Income updated in IBPS</w:t>
            </w:r>
          </w:p>
        </w:tc>
        <w:tc>
          <w:tcPr>
            <w:tcW w:w="1350" w:type="dxa"/>
          </w:tcPr>
          <w:p w14:paraId="5DC96CF1" w14:textId="1FB3F875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1365472D" w14:textId="70FB9591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0CE080C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73E16CC" w14:textId="21D64DE2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LifestyleExpense1</w:t>
            </w:r>
          </w:p>
        </w:tc>
        <w:tc>
          <w:tcPr>
            <w:tcW w:w="4050" w:type="dxa"/>
          </w:tcPr>
          <w:p w14:paraId="13FD4AB5" w14:textId="2D448403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Expense1 (Lifestyle expenses/month) updated in IBPS</w:t>
            </w:r>
          </w:p>
        </w:tc>
        <w:tc>
          <w:tcPr>
            <w:tcW w:w="1350" w:type="dxa"/>
          </w:tcPr>
          <w:p w14:paraId="7727B6E0" w14:textId="12D71AE4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499FA743" w14:textId="7EA5C0AD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56E360E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95E021" w14:textId="29D3BE6B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lastRenderedPageBreak/>
              <w:t>LifestyleExpense2</w:t>
            </w:r>
          </w:p>
        </w:tc>
        <w:tc>
          <w:tcPr>
            <w:tcW w:w="4050" w:type="dxa"/>
          </w:tcPr>
          <w:p w14:paraId="4EC42F93" w14:textId="56DF00F2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Expense2 (Bills/month) updated in IBPS</w:t>
            </w:r>
          </w:p>
        </w:tc>
        <w:tc>
          <w:tcPr>
            <w:tcW w:w="1350" w:type="dxa"/>
          </w:tcPr>
          <w:p w14:paraId="5761EF38" w14:textId="0F599AB8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632328DC" w14:textId="37DDA75B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4AB0058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66D3697" w14:textId="5517C95C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LifestyleExpense3</w:t>
            </w:r>
          </w:p>
        </w:tc>
        <w:tc>
          <w:tcPr>
            <w:tcW w:w="4050" w:type="dxa"/>
          </w:tcPr>
          <w:p w14:paraId="36D435B1" w14:textId="52D9AA27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Expense3 (Other commitments/month) updated in IBPS</w:t>
            </w:r>
          </w:p>
        </w:tc>
        <w:tc>
          <w:tcPr>
            <w:tcW w:w="1350" w:type="dxa"/>
          </w:tcPr>
          <w:p w14:paraId="061CA44A" w14:textId="2A517CE9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13D76E52" w14:textId="4D6A274C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267F0ACF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248915A" w14:textId="5701596A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LifestyleExpense4</w:t>
            </w:r>
          </w:p>
        </w:tc>
        <w:tc>
          <w:tcPr>
            <w:tcW w:w="4050" w:type="dxa"/>
          </w:tcPr>
          <w:p w14:paraId="14FD1751" w14:textId="3E36DACA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lifestyle Expense4 (Any other expenses/month) updated in IBPS</w:t>
            </w:r>
          </w:p>
        </w:tc>
        <w:tc>
          <w:tcPr>
            <w:tcW w:w="1350" w:type="dxa"/>
          </w:tcPr>
          <w:p w14:paraId="4C744E4D" w14:textId="7CFC199E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4357D2">
              <w:rPr>
                <w:rFonts w:ascii="Verdana" w:hAnsi="Verdana" w:cs="Arial"/>
              </w:rPr>
              <w:t>String(80)</w:t>
            </w:r>
          </w:p>
        </w:tc>
        <w:tc>
          <w:tcPr>
            <w:tcW w:w="1890" w:type="dxa"/>
          </w:tcPr>
          <w:p w14:paraId="24ECAB94" w14:textId="7C727542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3660C00B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2CD8D92" w14:textId="6E818850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Employercode</w:t>
            </w:r>
            <w:proofErr w:type="spellEnd"/>
          </w:p>
        </w:tc>
        <w:tc>
          <w:tcPr>
            <w:tcW w:w="4050" w:type="dxa"/>
          </w:tcPr>
          <w:p w14:paraId="02BCFA8D" w14:textId="767FFABA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employer code updated in IBPS</w:t>
            </w:r>
          </w:p>
        </w:tc>
        <w:tc>
          <w:tcPr>
            <w:tcW w:w="1350" w:type="dxa"/>
          </w:tcPr>
          <w:p w14:paraId="26E4A4E7" w14:textId="43F7360A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String(2</w:t>
            </w:r>
            <w:r w:rsidRPr="004357D2">
              <w:rPr>
                <w:rFonts w:ascii="Verdana" w:hAnsi="Verdana" w:cs="Arial"/>
              </w:rPr>
              <w:t>0)</w:t>
            </w:r>
          </w:p>
        </w:tc>
        <w:tc>
          <w:tcPr>
            <w:tcW w:w="1890" w:type="dxa"/>
          </w:tcPr>
          <w:p w14:paraId="2C96F5CF" w14:textId="4E095F55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600FA53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A2343DC" w14:textId="1319B5DD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EmployerName</w:t>
            </w:r>
            <w:proofErr w:type="spellEnd"/>
          </w:p>
        </w:tc>
        <w:tc>
          <w:tcPr>
            <w:tcW w:w="4050" w:type="dxa"/>
          </w:tcPr>
          <w:p w14:paraId="65EF4E5F" w14:textId="7C112C3C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employer Name updated in IBPS</w:t>
            </w:r>
          </w:p>
        </w:tc>
        <w:tc>
          <w:tcPr>
            <w:tcW w:w="1350" w:type="dxa"/>
          </w:tcPr>
          <w:p w14:paraId="289E9198" w14:textId="5B2ECCD9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String(254</w:t>
            </w:r>
            <w:r w:rsidRPr="004357D2">
              <w:rPr>
                <w:rFonts w:ascii="Verdana" w:hAnsi="Verdana" w:cs="Arial"/>
              </w:rPr>
              <w:t>)</w:t>
            </w:r>
          </w:p>
        </w:tc>
        <w:tc>
          <w:tcPr>
            <w:tcW w:w="1890" w:type="dxa"/>
          </w:tcPr>
          <w:p w14:paraId="66442A17" w14:textId="589B318B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41C542B9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AD075CB" w14:textId="0B40C712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OutputFinalDBR</w:t>
            </w:r>
            <w:proofErr w:type="spellEnd"/>
          </w:p>
        </w:tc>
        <w:tc>
          <w:tcPr>
            <w:tcW w:w="4050" w:type="dxa"/>
          </w:tcPr>
          <w:p w14:paraId="4A43AB50" w14:textId="5AC7B1E1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Output DBR received from </w:t>
            </w: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Dectech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in IBPS</w:t>
            </w:r>
          </w:p>
        </w:tc>
        <w:tc>
          <w:tcPr>
            <w:tcW w:w="1350" w:type="dxa"/>
          </w:tcPr>
          <w:p w14:paraId="210FE93E" w14:textId="412E3F45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7A73A671" w14:textId="54C89064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053950BC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052CE70F" w14:textId="129AF85D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FatcaDetails</w:t>
            </w:r>
            <w:proofErr w:type="spellEnd"/>
          </w:p>
        </w:tc>
        <w:tc>
          <w:tcPr>
            <w:tcW w:w="4050" w:type="dxa"/>
          </w:tcPr>
          <w:p w14:paraId="26A8E0B3" w14:textId="4F811290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Aggregate start</w:t>
            </w:r>
          </w:p>
        </w:tc>
        <w:tc>
          <w:tcPr>
            <w:tcW w:w="1350" w:type="dxa"/>
          </w:tcPr>
          <w:p w14:paraId="37C0F9FC" w14:textId="77777777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014312EA" w14:textId="77777777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7C7114" w:rsidRPr="009F480D" w:rsidDel="005D518C" w14:paraId="279E5101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1EA5BA8C" w14:textId="21893E65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USRelation</w:t>
            </w:r>
            <w:proofErr w:type="spellEnd"/>
          </w:p>
        </w:tc>
        <w:tc>
          <w:tcPr>
            <w:tcW w:w="4050" w:type="dxa"/>
          </w:tcPr>
          <w:p w14:paraId="56F2595C" w14:textId="004C264A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USRelation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updated in IBPS</w:t>
            </w:r>
          </w:p>
        </w:tc>
        <w:tc>
          <w:tcPr>
            <w:tcW w:w="1350" w:type="dxa"/>
          </w:tcPr>
          <w:p w14:paraId="2A5B09B9" w14:textId="6CE491A6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0190B5E2" w14:textId="2D581F93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36988C42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59D8E8D6" w14:textId="0F5171B6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 w:rsidRPr="00342ECD">
              <w:rPr>
                <w:rFonts w:ascii="Verdana" w:hAnsi="Verdana" w:cs="Arial"/>
              </w:rPr>
              <w:t>TIN</w:t>
            </w:r>
          </w:p>
        </w:tc>
        <w:tc>
          <w:tcPr>
            <w:tcW w:w="4050" w:type="dxa"/>
          </w:tcPr>
          <w:p w14:paraId="716941F7" w14:textId="5E7CF6D5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TIN Number updated in IBPS</w:t>
            </w:r>
          </w:p>
        </w:tc>
        <w:tc>
          <w:tcPr>
            <w:tcW w:w="1350" w:type="dxa"/>
          </w:tcPr>
          <w:p w14:paraId="6E1493F8" w14:textId="17B49035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267D7905" w14:textId="28C01CAD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5A6362B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633865CB" w14:textId="7A80A5CA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FatcaReason</w:t>
            </w:r>
            <w:proofErr w:type="spellEnd"/>
          </w:p>
        </w:tc>
        <w:tc>
          <w:tcPr>
            <w:tcW w:w="4050" w:type="dxa"/>
          </w:tcPr>
          <w:p w14:paraId="05A6166F" w14:textId="445BA282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>Fatca</w:t>
            </w:r>
            <w:proofErr w:type="spellEnd"/>
            <w:r>
              <w:rPr>
                <w:rFonts w:ascii="Courier New" w:hAnsi="Courier New" w:cs="Courier New"/>
                <w:b/>
                <w:bCs/>
                <w:color w:val="3B4151"/>
                <w:sz w:val="18"/>
                <w:szCs w:val="18"/>
              </w:rPr>
              <w:t xml:space="preserve"> Reason updated in IBPS</w:t>
            </w:r>
          </w:p>
        </w:tc>
        <w:tc>
          <w:tcPr>
            <w:tcW w:w="1350" w:type="dxa"/>
          </w:tcPr>
          <w:p w14:paraId="4FB75333" w14:textId="050D0152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String</w:t>
            </w:r>
          </w:p>
        </w:tc>
        <w:tc>
          <w:tcPr>
            <w:tcW w:w="1890" w:type="dxa"/>
          </w:tcPr>
          <w:p w14:paraId="46FFB22E" w14:textId="6D18DD41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  <w:r w:rsidRPr="004064D6">
              <w:rPr>
                <w:rFonts w:ascii="Verdana" w:eastAsia="Calibri" w:hAnsi="Verdana"/>
                <w:sz w:val="20"/>
                <w:szCs w:val="20"/>
              </w:rPr>
              <w:t>Optional</w:t>
            </w:r>
          </w:p>
        </w:tc>
      </w:tr>
      <w:tr w:rsidR="007C7114" w:rsidRPr="009F480D" w:rsidDel="005D518C" w14:paraId="0D7DF334" w14:textId="77777777" w:rsidTr="00570CEF">
        <w:tblPrEx>
          <w:tblLook w:val="04A0" w:firstRow="1" w:lastRow="0" w:firstColumn="1" w:lastColumn="0" w:noHBand="0" w:noVBand="1"/>
        </w:tblPrEx>
        <w:tc>
          <w:tcPr>
            <w:tcW w:w="2340" w:type="dxa"/>
          </w:tcPr>
          <w:p w14:paraId="2E65DCE9" w14:textId="64DF66B7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proofErr w:type="spellStart"/>
            <w:r w:rsidRPr="00342ECD">
              <w:rPr>
                <w:rFonts w:ascii="Verdana" w:hAnsi="Verdana" w:cs="Arial"/>
              </w:rPr>
              <w:t>FatcaDetails</w:t>
            </w:r>
            <w:proofErr w:type="spellEnd"/>
          </w:p>
        </w:tc>
        <w:tc>
          <w:tcPr>
            <w:tcW w:w="4050" w:type="dxa"/>
          </w:tcPr>
          <w:p w14:paraId="14D894D7" w14:textId="401BCE5C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Aggregate End</w:t>
            </w:r>
          </w:p>
        </w:tc>
        <w:tc>
          <w:tcPr>
            <w:tcW w:w="1350" w:type="dxa"/>
          </w:tcPr>
          <w:p w14:paraId="53D2A670" w14:textId="77777777" w:rsidR="007C7114" w:rsidRPr="004357D2" w:rsidRDefault="007C7114" w:rsidP="007C7114">
            <w:pPr>
              <w:pStyle w:val="tabletext"/>
              <w:rPr>
                <w:rFonts w:ascii="Verdana" w:hAnsi="Verdana" w:cs="Arial"/>
              </w:rPr>
            </w:pPr>
          </w:p>
        </w:tc>
        <w:tc>
          <w:tcPr>
            <w:tcW w:w="1890" w:type="dxa"/>
          </w:tcPr>
          <w:p w14:paraId="53480894" w14:textId="77777777" w:rsidR="007C7114" w:rsidRPr="004357D2" w:rsidRDefault="007C7114" w:rsidP="007C7114">
            <w:pPr>
              <w:pStyle w:val="Default"/>
              <w:rPr>
                <w:rFonts w:ascii="Verdana" w:eastAsia="Calibri" w:hAnsi="Verdana"/>
                <w:sz w:val="20"/>
                <w:szCs w:val="20"/>
              </w:rPr>
            </w:pPr>
          </w:p>
        </w:tc>
      </w:tr>
      <w:tr w:rsidR="00724B11" w:rsidRPr="009F480D" w:rsidDel="005D518C" w14:paraId="2AE1A815" w14:textId="77777777" w:rsidTr="00570CEF">
        <w:tblPrEx>
          <w:tblLook w:val="04A0" w:firstRow="1" w:lastRow="0" w:firstColumn="1" w:lastColumn="0" w:noHBand="0" w:noVBand="1"/>
        </w:tblPrEx>
        <w:trPr>
          <w:ins w:id="3" w:author="Mahendra Pandey" w:date="2023-10-05T11:27:00Z"/>
        </w:trPr>
        <w:tc>
          <w:tcPr>
            <w:tcW w:w="2340" w:type="dxa"/>
          </w:tcPr>
          <w:p w14:paraId="5BF78ED4" w14:textId="5EA6E793" w:rsidR="00724B11" w:rsidRPr="0082562C" w:rsidRDefault="00724B11" w:rsidP="007C7114">
            <w:pPr>
              <w:pStyle w:val="tabletext"/>
              <w:rPr>
                <w:ins w:id="4" w:author="Mahendra Pandey" w:date="2023-10-05T11:27:00Z"/>
                <w:rFonts w:ascii="Verdana" w:hAnsi="Verdana" w:cs="Arial"/>
                <w:highlight w:val="yellow"/>
                <w:rPrChange w:id="5" w:author="Mahendra Pandey" w:date="2023-10-05T11:30:00Z">
                  <w:rPr>
                    <w:ins w:id="6" w:author="Mahendra Pandey" w:date="2023-10-05T11:27:00Z"/>
                    <w:rFonts w:ascii="Verdana" w:hAnsi="Verdana" w:cs="Arial"/>
                  </w:rPr>
                </w:rPrChange>
              </w:rPr>
            </w:pPr>
            <w:proofErr w:type="spellStart"/>
            <w:ins w:id="7" w:author="Mahendra Pandey" w:date="2023-10-05T11:28:00Z">
              <w:r w:rsidRPr="0082562C">
                <w:rPr>
                  <w:rFonts w:ascii="Verdana" w:hAnsi="Verdana" w:cs="Arial"/>
                  <w:highlight w:val="yellow"/>
                  <w:rPrChange w:id="8" w:author="Mahendra Pandey" w:date="2023-10-05T11:30:00Z">
                    <w:rPr>
                      <w:rFonts w:ascii="Verdana" w:hAnsi="Verdana" w:cs="Arial"/>
                    </w:rPr>
                  </w:rPrChange>
                </w:rPr>
                <w:t>AlternateCard</w:t>
              </w:r>
            </w:ins>
            <w:proofErr w:type="spellEnd"/>
          </w:p>
        </w:tc>
        <w:tc>
          <w:tcPr>
            <w:tcW w:w="4050" w:type="dxa"/>
          </w:tcPr>
          <w:p w14:paraId="432F4530" w14:textId="2315C687" w:rsidR="00724B11" w:rsidRPr="0082562C" w:rsidRDefault="0082562C" w:rsidP="007C7114">
            <w:pPr>
              <w:pStyle w:val="tabletext"/>
              <w:rPr>
                <w:ins w:id="9" w:author="Mahendra Pandey" w:date="2023-10-05T11:27:00Z"/>
                <w:rFonts w:ascii="Verdana" w:hAnsi="Verdana" w:cs="Arial"/>
                <w:highlight w:val="yellow"/>
                <w:rPrChange w:id="10" w:author="Mahendra Pandey" w:date="2023-10-05T11:30:00Z">
                  <w:rPr>
                    <w:ins w:id="11" w:author="Mahendra Pandey" w:date="2023-10-05T11:27:00Z"/>
                    <w:rFonts w:ascii="Verdana" w:hAnsi="Verdana" w:cs="Arial"/>
                  </w:rPr>
                </w:rPrChange>
              </w:rPr>
            </w:pPr>
            <w:ins w:id="12" w:author="Mahendra Pandey" w:date="2023-10-05T11:29:00Z">
              <w:r w:rsidRPr="0082562C">
                <w:rPr>
                  <w:rFonts w:ascii="Verdana" w:hAnsi="Verdana" w:cs="Arial"/>
                  <w:highlight w:val="yellow"/>
                  <w:rPrChange w:id="13" w:author="Mahendra Pandey" w:date="2023-10-05T11:30:00Z">
                    <w:rPr>
                      <w:rFonts w:ascii="Verdana" w:hAnsi="Verdana" w:cs="Arial"/>
                    </w:rPr>
                  </w:rPrChange>
                </w:rPr>
                <w:t>Possible value will be Y/N</w:t>
              </w:r>
            </w:ins>
          </w:p>
        </w:tc>
        <w:tc>
          <w:tcPr>
            <w:tcW w:w="1350" w:type="dxa"/>
          </w:tcPr>
          <w:p w14:paraId="077E2B0B" w14:textId="4C6D6E93" w:rsidR="00724B11" w:rsidRPr="0082562C" w:rsidRDefault="0082562C" w:rsidP="007C7114">
            <w:pPr>
              <w:pStyle w:val="tabletext"/>
              <w:rPr>
                <w:ins w:id="14" w:author="Mahendra Pandey" w:date="2023-10-05T11:27:00Z"/>
                <w:rFonts w:ascii="Verdana" w:hAnsi="Verdana" w:cs="Arial"/>
                <w:highlight w:val="yellow"/>
                <w:rPrChange w:id="15" w:author="Mahendra Pandey" w:date="2023-10-05T11:30:00Z">
                  <w:rPr>
                    <w:ins w:id="16" w:author="Mahendra Pandey" w:date="2023-10-05T11:27:00Z"/>
                    <w:rFonts w:ascii="Verdana" w:hAnsi="Verdana" w:cs="Arial"/>
                  </w:rPr>
                </w:rPrChange>
              </w:rPr>
            </w:pPr>
            <w:ins w:id="17" w:author="Mahendra Pandey" w:date="2023-10-05T11:28:00Z">
              <w:r w:rsidRPr="0082562C">
                <w:rPr>
                  <w:rFonts w:ascii="Verdana" w:hAnsi="Verdana" w:cs="Arial"/>
                  <w:highlight w:val="yellow"/>
                  <w:rPrChange w:id="18" w:author="Mahendra Pandey" w:date="2023-10-05T11:30:00Z">
                    <w:rPr>
                      <w:rFonts w:ascii="Verdana" w:hAnsi="Verdana" w:cs="Arial"/>
                    </w:rPr>
                  </w:rPrChange>
                </w:rPr>
                <w:t>String</w:t>
              </w:r>
            </w:ins>
            <w:bookmarkStart w:id="19" w:name="_GoBack"/>
            <w:bookmarkEnd w:id="19"/>
          </w:p>
        </w:tc>
        <w:tc>
          <w:tcPr>
            <w:tcW w:w="1890" w:type="dxa"/>
          </w:tcPr>
          <w:p w14:paraId="0E45E7FE" w14:textId="093EB265" w:rsidR="00724B11" w:rsidRPr="0082562C" w:rsidRDefault="0082562C" w:rsidP="007C7114">
            <w:pPr>
              <w:pStyle w:val="Default"/>
              <w:rPr>
                <w:ins w:id="20" w:author="Mahendra Pandey" w:date="2023-10-05T11:27:00Z"/>
                <w:rFonts w:ascii="Verdana" w:eastAsia="Calibri" w:hAnsi="Verdana"/>
                <w:sz w:val="20"/>
                <w:szCs w:val="20"/>
                <w:highlight w:val="yellow"/>
                <w:rPrChange w:id="21" w:author="Mahendra Pandey" w:date="2023-10-05T11:30:00Z">
                  <w:rPr>
                    <w:ins w:id="22" w:author="Mahendra Pandey" w:date="2023-10-05T11:27:00Z"/>
                    <w:rFonts w:ascii="Verdana" w:eastAsia="Calibri" w:hAnsi="Verdana"/>
                    <w:sz w:val="20"/>
                    <w:szCs w:val="20"/>
                  </w:rPr>
                </w:rPrChange>
              </w:rPr>
            </w:pPr>
            <w:ins w:id="23" w:author="Mahendra Pandey" w:date="2023-10-05T11:29:00Z">
              <w:r w:rsidRPr="0082562C">
                <w:rPr>
                  <w:rFonts w:ascii="Verdana" w:eastAsia="Calibri" w:hAnsi="Verdana"/>
                  <w:sz w:val="20"/>
                  <w:szCs w:val="20"/>
                  <w:highlight w:val="yellow"/>
                  <w:rPrChange w:id="24" w:author="Mahendra Pandey" w:date="2023-10-05T11:30:00Z">
                    <w:rPr>
                      <w:rFonts w:ascii="Verdana" w:eastAsia="Calibri" w:hAnsi="Verdana"/>
                      <w:sz w:val="20"/>
                      <w:szCs w:val="20"/>
                    </w:rPr>
                  </w:rPrChange>
                </w:rPr>
                <w:t>Optional</w:t>
              </w:r>
            </w:ins>
          </w:p>
        </w:tc>
      </w:tr>
      <w:tr w:rsidR="00724B11" w:rsidRPr="009F480D" w:rsidDel="005D518C" w14:paraId="215A08A3" w14:textId="77777777" w:rsidTr="00570CEF">
        <w:tblPrEx>
          <w:tblLook w:val="04A0" w:firstRow="1" w:lastRow="0" w:firstColumn="1" w:lastColumn="0" w:noHBand="0" w:noVBand="1"/>
        </w:tblPrEx>
        <w:trPr>
          <w:ins w:id="25" w:author="Mahendra Pandey" w:date="2023-10-05T11:28:00Z"/>
        </w:trPr>
        <w:tc>
          <w:tcPr>
            <w:tcW w:w="2340" w:type="dxa"/>
          </w:tcPr>
          <w:p w14:paraId="417BD2F1" w14:textId="6E43E2C2" w:rsidR="00724B11" w:rsidRPr="0082562C" w:rsidRDefault="00724B11" w:rsidP="007C7114">
            <w:pPr>
              <w:pStyle w:val="tabletext"/>
              <w:rPr>
                <w:ins w:id="26" w:author="Mahendra Pandey" w:date="2023-10-05T11:28:00Z"/>
                <w:rFonts w:ascii="Verdana" w:hAnsi="Verdana" w:cs="Arial"/>
                <w:highlight w:val="yellow"/>
                <w:rPrChange w:id="27" w:author="Mahendra Pandey" w:date="2023-10-05T11:30:00Z">
                  <w:rPr>
                    <w:ins w:id="28" w:author="Mahendra Pandey" w:date="2023-10-05T11:28:00Z"/>
                    <w:rFonts w:ascii="Verdana" w:hAnsi="Verdana" w:cs="Arial"/>
                  </w:rPr>
                </w:rPrChange>
              </w:rPr>
            </w:pPr>
            <w:proofErr w:type="spellStart"/>
            <w:ins w:id="29" w:author="Mahendra Pandey" w:date="2023-10-05T11:28:00Z">
              <w:r w:rsidRPr="0082562C">
                <w:rPr>
                  <w:rFonts w:ascii="Verdana" w:hAnsi="Verdana" w:cs="Arial"/>
                  <w:highlight w:val="yellow"/>
                  <w:rPrChange w:id="30" w:author="Mahendra Pandey" w:date="2023-10-05T11:30:00Z">
                    <w:rPr>
                      <w:rFonts w:ascii="Verdana" w:hAnsi="Verdana" w:cs="Arial"/>
                    </w:rPr>
                  </w:rPrChange>
                </w:rPr>
                <w:t>NewEligibleCards</w:t>
              </w:r>
              <w:proofErr w:type="spellEnd"/>
            </w:ins>
          </w:p>
        </w:tc>
        <w:tc>
          <w:tcPr>
            <w:tcW w:w="4050" w:type="dxa"/>
          </w:tcPr>
          <w:p w14:paraId="465843A3" w14:textId="277B7C14" w:rsidR="00724B11" w:rsidRPr="0082562C" w:rsidRDefault="0082562C" w:rsidP="007C7114">
            <w:pPr>
              <w:pStyle w:val="tabletext"/>
              <w:rPr>
                <w:ins w:id="31" w:author="Mahendra Pandey" w:date="2023-10-05T11:28:00Z"/>
                <w:rFonts w:ascii="Verdana" w:hAnsi="Verdana" w:cs="Arial"/>
                <w:highlight w:val="yellow"/>
                <w:rPrChange w:id="32" w:author="Mahendra Pandey" w:date="2023-10-05T11:30:00Z">
                  <w:rPr>
                    <w:ins w:id="33" w:author="Mahendra Pandey" w:date="2023-10-05T11:28:00Z"/>
                    <w:rFonts w:ascii="Verdana" w:hAnsi="Verdana" w:cs="Arial"/>
                  </w:rPr>
                </w:rPrChange>
              </w:rPr>
            </w:pPr>
            <w:ins w:id="34" w:author="Mahendra Pandey" w:date="2023-10-05T11:30:00Z">
              <w:r w:rsidRPr="0082562C">
                <w:rPr>
                  <w:rFonts w:ascii="Courier New" w:hAnsi="Courier New" w:cs="Courier New"/>
                  <w:b/>
                  <w:bCs/>
                  <w:color w:val="3B4151"/>
                  <w:sz w:val="18"/>
                  <w:szCs w:val="18"/>
                  <w:highlight w:val="yellow"/>
                  <w:rPrChange w:id="35" w:author="Mahendra Pandey" w:date="2023-10-05T11:30:00Z">
                    <w:rPr>
                      <w:rFonts w:ascii="Courier New" w:hAnsi="Courier New" w:cs="Courier New"/>
                      <w:b/>
                      <w:bCs/>
                      <w:color w:val="3B4151"/>
                      <w:sz w:val="18"/>
                      <w:szCs w:val="18"/>
                    </w:rPr>
                  </w:rPrChange>
                </w:rPr>
                <w:t>list of newly eligible cards</w:t>
              </w:r>
            </w:ins>
          </w:p>
        </w:tc>
        <w:tc>
          <w:tcPr>
            <w:tcW w:w="1350" w:type="dxa"/>
          </w:tcPr>
          <w:p w14:paraId="4327A71F" w14:textId="5BDC25D7" w:rsidR="00724B11" w:rsidRPr="0082562C" w:rsidRDefault="0082562C" w:rsidP="007C7114">
            <w:pPr>
              <w:pStyle w:val="tabletext"/>
              <w:rPr>
                <w:ins w:id="36" w:author="Mahendra Pandey" w:date="2023-10-05T11:28:00Z"/>
                <w:rFonts w:ascii="Verdana" w:hAnsi="Verdana" w:cs="Arial"/>
                <w:highlight w:val="yellow"/>
                <w:rPrChange w:id="37" w:author="Mahendra Pandey" w:date="2023-10-05T11:30:00Z">
                  <w:rPr>
                    <w:ins w:id="38" w:author="Mahendra Pandey" w:date="2023-10-05T11:28:00Z"/>
                    <w:rFonts w:ascii="Verdana" w:hAnsi="Verdana" w:cs="Arial"/>
                  </w:rPr>
                </w:rPrChange>
              </w:rPr>
            </w:pPr>
            <w:ins w:id="39" w:author="Mahendra Pandey" w:date="2023-10-05T11:28:00Z">
              <w:r w:rsidRPr="0082562C">
                <w:rPr>
                  <w:rFonts w:ascii="Verdana" w:hAnsi="Verdana" w:cs="Arial"/>
                  <w:highlight w:val="yellow"/>
                  <w:rPrChange w:id="40" w:author="Mahendra Pandey" w:date="2023-10-05T11:30:00Z">
                    <w:rPr>
                      <w:rFonts w:ascii="Verdana" w:hAnsi="Verdana" w:cs="Arial"/>
                    </w:rPr>
                  </w:rPrChange>
                </w:rPr>
                <w:t>String</w:t>
              </w:r>
            </w:ins>
          </w:p>
        </w:tc>
        <w:tc>
          <w:tcPr>
            <w:tcW w:w="1890" w:type="dxa"/>
          </w:tcPr>
          <w:p w14:paraId="6343211C" w14:textId="4F33689C" w:rsidR="00724B11" w:rsidRPr="0082562C" w:rsidRDefault="0082562C" w:rsidP="007C7114">
            <w:pPr>
              <w:pStyle w:val="Default"/>
              <w:rPr>
                <w:ins w:id="41" w:author="Mahendra Pandey" w:date="2023-10-05T11:28:00Z"/>
                <w:rFonts w:ascii="Verdana" w:eastAsia="Calibri" w:hAnsi="Verdana"/>
                <w:sz w:val="20"/>
                <w:szCs w:val="20"/>
                <w:highlight w:val="yellow"/>
                <w:rPrChange w:id="42" w:author="Mahendra Pandey" w:date="2023-10-05T11:30:00Z">
                  <w:rPr>
                    <w:ins w:id="43" w:author="Mahendra Pandey" w:date="2023-10-05T11:28:00Z"/>
                    <w:rFonts w:ascii="Verdana" w:eastAsia="Calibri" w:hAnsi="Verdana"/>
                    <w:sz w:val="20"/>
                    <w:szCs w:val="20"/>
                  </w:rPr>
                </w:rPrChange>
              </w:rPr>
            </w:pPr>
            <w:ins w:id="44" w:author="Mahendra Pandey" w:date="2023-10-05T11:30:00Z">
              <w:r w:rsidRPr="0082562C">
                <w:rPr>
                  <w:rFonts w:ascii="Verdana" w:eastAsia="Calibri" w:hAnsi="Verdana"/>
                  <w:sz w:val="20"/>
                  <w:szCs w:val="20"/>
                  <w:highlight w:val="yellow"/>
                  <w:rPrChange w:id="45" w:author="Mahendra Pandey" w:date="2023-10-05T11:30:00Z">
                    <w:rPr>
                      <w:rFonts w:ascii="Verdana" w:eastAsia="Calibri" w:hAnsi="Verdana"/>
                      <w:sz w:val="20"/>
                      <w:szCs w:val="20"/>
                    </w:rPr>
                  </w:rPrChange>
                </w:rPr>
                <w:t>Optional</w:t>
              </w:r>
            </w:ins>
          </w:p>
        </w:tc>
      </w:tr>
    </w:tbl>
    <w:p w14:paraId="4CD2C6CE" w14:textId="77777777" w:rsidR="00B2424C" w:rsidRDefault="00B2424C" w:rsidP="00B2424C">
      <w:pPr>
        <w:spacing w:line="240" w:lineRule="auto"/>
        <w:contextualSpacing/>
      </w:pPr>
    </w:p>
    <w:p w14:paraId="4D219FDB" w14:textId="77777777" w:rsidR="00B2424C" w:rsidRDefault="00B2424C" w:rsidP="00B2424C">
      <w:pPr>
        <w:ind w:left="90"/>
        <w:rPr>
          <w:rFonts w:eastAsia="Times New Roman"/>
          <w:b/>
          <w:bCs/>
          <w:color w:val="1F497D"/>
          <w:sz w:val="24"/>
        </w:rPr>
      </w:pPr>
    </w:p>
    <w:p w14:paraId="1DFE784A" w14:textId="77777777" w:rsidR="00B2424C" w:rsidRPr="003C7BE6" w:rsidRDefault="00B2424C" w:rsidP="003C7BE6">
      <w:pPr>
        <w:pStyle w:val="tabletext"/>
        <w:rPr>
          <w:rFonts w:ascii="Verdana" w:hAnsi="Verdana" w:cs="Arial"/>
        </w:rPr>
      </w:pPr>
      <w:r w:rsidRPr="003C7BE6">
        <w:rPr>
          <w:rFonts w:ascii="Verdana" w:hAnsi="Verdana" w:cs="Arial"/>
        </w:rPr>
        <w:t>Sample Request</w:t>
      </w:r>
    </w:p>
    <w:p w14:paraId="3385DB9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</w:p>
    <w:p w14:paraId="3147074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&lt;? Xml version="1.0" encoding="UTF-8" standalone="yes"?&gt;</w:t>
      </w:r>
    </w:p>
    <w:p w14:paraId="0CEE0D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&lt;EE_EAI_MESSAGE&gt;</w:t>
      </w:r>
    </w:p>
    <w:p w14:paraId="239051A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&lt;EE_EAI_HEADER&gt;</w:t>
      </w:r>
    </w:p>
    <w:p w14:paraId="7298AA3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MsgFormat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&gt;NOTIFY_APPLICATION&lt;/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MsgFormat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5C7BFB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MsgVersion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&gt;0001&lt;/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MsgVersion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B12124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F53852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CAS/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22924A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&gt;RAKUSER&lt;/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RequestorUserId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F71016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RequestorLanguage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D5080C0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RequestorSecurityInfo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&gt;secure&lt;/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RequestorSecurityInfo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468218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&gt;911&lt;/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ReturnCode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9DB722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&gt;Issuer Timed Out&lt;/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ReturnDesc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2B7969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&gt;123123453&lt;/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MessageId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818F6D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&lt;Extra1&gt;REQ||SHELL.JOHN&lt;/Extra1&gt;</w:t>
      </w:r>
    </w:p>
    <w:p w14:paraId="30C1B99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&lt;Extra2&gt;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YYYY-MM-DDThh</w:t>
      </w:r>
      <w:proofErr w:type="gramStart"/>
      <w:r w:rsidRPr="00AD2F6B">
        <w:rPr>
          <w:rFonts w:asciiTheme="minorHAnsi" w:hAnsiTheme="minorHAnsi" w:cstheme="minorHAnsi"/>
          <w:sz w:val="22"/>
          <w:szCs w:val="22"/>
        </w:rPr>
        <w:t>:mm:ss.mmm</w:t>
      </w:r>
      <w:proofErr w:type="gramEnd"/>
      <w:r w:rsidRPr="00AD2F6B">
        <w:rPr>
          <w:rFonts w:asciiTheme="minorHAnsi" w:hAnsiTheme="minorHAnsi" w:cstheme="minorHAnsi"/>
          <w:sz w:val="22"/>
          <w:szCs w:val="22"/>
        </w:rPr>
        <w:t>+hh:mm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&lt;/Extra2&gt;</w:t>
      </w:r>
    </w:p>
    <w:p w14:paraId="12F8E35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&lt;/EE_EAI_HEADER&gt;</w:t>
      </w:r>
    </w:p>
    <w:p w14:paraId="7137520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NotifyApplicationStatusRequest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251EDC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&gt;RAK&lt;/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C1C6148" w14:textId="60D33516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r w:rsidR="002C0363" w:rsidRPr="002C0363">
        <w:t xml:space="preserve"> </w:t>
      </w:r>
      <w:proofErr w:type="spellStart"/>
      <w:r w:rsidR="002C0363" w:rsidRPr="002C0363">
        <w:rPr>
          <w:rFonts w:asciiTheme="minorHAnsi" w:hAnsiTheme="minorHAnsi" w:cstheme="minorHAnsi"/>
          <w:sz w:val="22"/>
          <w:szCs w:val="22"/>
        </w:rPr>
        <w:t>Digital</w:t>
      </w:r>
      <w:r w:rsidR="00187678">
        <w:rPr>
          <w:rFonts w:asciiTheme="minorHAnsi" w:hAnsiTheme="minorHAnsi" w:cstheme="minorHAnsi"/>
          <w:sz w:val="22"/>
          <w:szCs w:val="22"/>
        </w:rPr>
        <w:t>AO</w:t>
      </w:r>
      <w:proofErr w:type="spellEnd"/>
      <w:r w:rsidR="0021410B" w:rsidRPr="00AD2F6B" w:rsidDel="0021410B">
        <w:rPr>
          <w:rFonts w:asciiTheme="minorHAnsi" w:hAnsiTheme="minorHAnsi" w:cstheme="minorHAnsi"/>
          <w:sz w:val="22"/>
          <w:szCs w:val="22"/>
        </w:rPr>
        <w:t xml:space="preserve"> </w:t>
      </w:r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7CCED95" w14:textId="2B9DC55C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Subprocess_Name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r w:rsidR="005E3742" w:rsidRPr="0019593A">
        <w:rPr>
          <w:b/>
          <w:bCs/>
          <w:color w:val="1F497D"/>
          <w:u w:val="single"/>
        </w:rPr>
        <w:t>REFER_QUEUE_APPROVE</w:t>
      </w:r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Subprocess_Name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BC3529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&gt;DEH&lt;/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ChannelId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F43F5D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lastRenderedPageBreak/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WorkitemNumber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D3C3A6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342352452</w:t>
      </w:r>
    </w:p>
    <w:p w14:paraId="1A98C1A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WorkitemNumber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14A0DC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RejectReason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RejectReason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0FEF9D6" w14:textId="54610C5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&lt;Event</w:t>
      </w:r>
      <w:r w:rsidRPr="00B07220">
        <w:rPr>
          <w:rFonts w:asciiTheme="minorHAnsi" w:hAnsiTheme="minorHAnsi" w:cstheme="minorHAnsi"/>
          <w:sz w:val="22"/>
          <w:szCs w:val="22"/>
        </w:rPr>
        <w:t>&gt;</w:t>
      </w:r>
      <w:r w:rsidR="00293FC3" w:rsidRPr="00B07220">
        <w:t xml:space="preserve"> </w:t>
      </w:r>
      <w:proofErr w:type="spellStart"/>
      <w:r w:rsidR="00187678" w:rsidRPr="00B07220">
        <w:rPr>
          <w:b/>
          <w:bCs/>
          <w:color w:val="1F497D"/>
        </w:rPr>
        <w:t>One_pager_signed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&lt;/Event&gt;</w:t>
      </w:r>
    </w:p>
    <w:p w14:paraId="10C3544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WorkItemStatus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0859B03" w14:textId="77777777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UpdProspectReqd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&gt;TRUE&lt;/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UpdProspectReqd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0234777" w14:textId="09E7D843" w:rsidR="00611FA9" w:rsidRPr="00AD2F6B" w:rsidRDefault="00611FA9" w:rsidP="00611FA9">
      <w:pPr>
        <w:pStyle w:val="DBSBody"/>
        <w:ind w:left="3600" w:firstLine="720"/>
        <w:rPr>
          <w:rFonts w:asciiTheme="minorHAnsi" w:hAnsiTheme="minorHAnsi" w:cstheme="minorHAnsi"/>
          <w:sz w:val="22"/>
          <w:szCs w:val="22"/>
        </w:rPr>
      </w:pPr>
      <w:r w:rsidRPr="004C2433">
        <w:rPr>
          <w:rFonts w:asciiTheme="minorHAnsi" w:hAnsiTheme="minorHAnsi" w:cstheme="minorHAnsi"/>
          <w:sz w:val="22"/>
          <w:szCs w:val="22"/>
          <w:rPrChange w:id="46" w:author="Mahendra Pandey" w:date="2023-10-05T11:30:00Z">
            <w:rPr>
              <w:rFonts w:asciiTheme="minorHAnsi" w:hAnsiTheme="minorHAnsi" w:cstheme="minorHAnsi"/>
              <w:sz w:val="22"/>
              <w:szCs w:val="22"/>
            </w:rPr>
          </w:rPrChange>
        </w:rPr>
        <w:t>&lt;</w:t>
      </w:r>
      <w:proofErr w:type="spellStart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47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CifDedupUpdReqd</w:t>
      </w:r>
      <w:proofErr w:type="spellEnd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48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</w:rPr>
          </w:rPrChange>
        </w:rPr>
        <w:t>&gt;</w:t>
      </w:r>
      <w:r w:rsidRPr="004C2433">
        <w:rPr>
          <w:rFonts w:asciiTheme="minorHAnsi" w:hAnsiTheme="minorHAnsi" w:cstheme="minorHAnsi"/>
          <w:sz w:val="22"/>
          <w:szCs w:val="22"/>
          <w:rPrChange w:id="49" w:author="Mahendra Pandey" w:date="2023-10-05T11:30:00Z">
            <w:rPr>
              <w:rFonts w:asciiTheme="minorHAnsi" w:hAnsiTheme="minorHAnsi" w:cstheme="minorHAnsi"/>
              <w:sz w:val="22"/>
              <w:szCs w:val="22"/>
            </w:rPr>
          </w:rPrChange>
        </w:rPr>
        <w:t xml:space="preserve"> TRUE</w:t>
      </w:r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50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</w:rPr>
          </w:rPrChange>
        </w:rPr>
        <w:t>&lt;/</w:t>
      </w:r>
      <w:proofErr w:type="spellStart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51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CifDedupUpdReqd</w:t>
      </w:r>
      <w:proofErr w:type="spellEnd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52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</w:rPr>
          </w:rPrChange>
        </w:rPr>
        <w:t>&gt;</w:t>
      </w:r>
    </w:p>
    <w:p w14:paraId="10988CCC" w14:textId="77777777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AddnalDocsReqd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&gt;TRUE&lt;/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AddnalDocsReqd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F1A37A8" w14:textId="1D77E62E" w:rsidR="00187678" w:rsidRPr="00AD2F6B" w:rsidRDefault="00187678" w:rsidP="00187678">
      <w:pPr>
        <w:pStyle w:val="DBSBody"/>
        <w:ind w:left="3600" w:firstLine="720"/>
        <w:rPr>
          <w:rFonts w:asciiTheme="minorHAnsi" w:hAnsiTheme="minorHAnsi" w:cstheme="minorHAnsi"/>
          <w:sz w:val="22"/>
          <w:szCs w:val="22"/>
        </w:rPr>
      </w:pPr>
      <w:r w:rsidRPr="00B07220">
        <w:rPr>
          <w:rFonts w:asciiTheme="minorHAnsi" w:hAnsiTheme="minorHAnsi" w:cstheme="minorHAnsi"/>
          <w:sz w:val="22"/>
          <w:szCs w:val="22"/>
        </w:rPr>
        <w:t>&lt;SignedOnePgDocName&gt;Wet_signature_form.pdf&lt;/SignedOnePgDocName&gt;</w:t>
      </w:r>
    </w:p>
    <w:p w14:paraId="475E254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ApplicationDetails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1C822D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&lt;Remarks&gt;Document remarks&lt;/Remarks&gt;</w:t>
      </w:r>
    </w:p>
    <w:p w14:paraId="75ECEE49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1D7E6D7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163A643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&lt;FreeField3&gt;&lt;/FreeField3&gt;</w:t>
      </w:r>
    </w:p>
    <w:p w14:paraId="59247B9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&lt;FreeField4&gt;&lt;/FreeField4&gt;</w:t>
      </w:r>
    </w:p>
    <w:p w14:paraId="67A5F3E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&lt;FreeField5&gt;&lt;/FreeField5&gt;</w:t>
      </w:r>
    </w:p>
    <w:p w14:paraId="648A803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ApplicationDetails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064B62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UpdateProspectDtlsFromBPM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2AC2A7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PEPStatus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PEPStatus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1E6EC14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RiskScore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RiskScore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2FB9FF8" w14:textId="77777777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KYCReviewDate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KYCReviewDate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43D163F" w14:textId="423F9DD6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UpdatedFirstName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D96FB54" w14:textId="6B7EDB1F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UpdatedMiddleName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6DADD805" w14:textId="6B7631E3" w:rsidR="00293FC3" w:rsidRPr="0021410B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UpdatedLastName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3FC5C9F3" w14:textId="728D9A3D" w:rsidR="00293FC3" w:rsidRDefault="00293FC3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21410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UpdatedFullName</w:t>
      </w:r>
      <w:proofErr w:type="spellEnd"/>
      <w:r w:rsidRPr="0021410B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5126EC88" w14:textId="77777777" w:rsidR="00B07220" w:rsidRPr="004C2433" w:rsidRDefault="00B07220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  <w:rPrChange w:id="53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</w:pPr>
      <w:r w:rsidRPr="004C2433">
        <w:rPr>
          <w:rFonts w:asciiTheme="minorHAnsi" w:hAnsiTheme="minorHAnsi" w:cstheme="minorHAnsi"/>
          <w:sz w:val="22"/>
          <w:szCs w:val="22"/>
          <w:rPrChange w:id="54" w:author="Mahendra Pandey" w:date="2023-10-05T11:30:00Z">
            <w:rPr>
              <w:rFonts w:asciiTheme="minorHAnsi" w:hAnsiTheme="minorHAnsi" w:cstheme="minorHAnsi"/>
              <w:sz w:val="22"/>
              <w:szCs w:val="22"/>
              <w:highlight w:val="yellow"/>
            </w:rPr>
          </w:rPrChange>
        </w:rPr>
        <w:t>&lt;</w:t>
      </w:r>
      <w:proofErr w:type="spellStart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55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UpdateEmploymentDtls</w:t>
      </w:r>
      <w:proofErr w:type="spellEnd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56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&gt;</w:t>
      </w:r>
    </w:p>
    <w:p w14:paraId="7073327E" w14:textId="3055C869" w:rsidR="00B07220" w:rsidRPr="004C2433" w:rsidRDefault="00B07220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  <w:rPrChange w:id="57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</w:pPr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58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ab/>
        <w:t>&lt;</w:t>
      </w:r>
      <w:proofErr w:type="spellStart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59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EmployerCode</w:t>
      </w:r>
      <w:proofErr w:type="spellEnd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60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&gt;&lt;/</w:t>
      </w:r>
      <w:proofErr w:type="spellStart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61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EmployerCode</w:t>
      </w:r>
      <w:proofErr w:type="spellEnd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62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&gt;</w:t>
      </w:r>
    </w:p>
    <w:p w14:paraId="2EF268B9" w14:textId="72BDDD5A" w:rsidR="00B07220" w:rsidRPr="004C2433" w:rsidRDefault="00B07220" w:rsidP="00293FC3">
      <w:pPr>
        <w:pStyle w:val="DBSBody"/>
        <w:ind w:left="5040"/>
        <w:rPr>
          <w:rFonts w:ascii="Courier New" w:hAnsi="Courier New" w:cs="Courier New"/>
          <w:b/>
          <w:bCs/>
          <w:color w:val="3B4151"/>
          <w:sz w:val="18"/>
          <w:szCs w:val="18"/>
          <w:rPrChange w:id="63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</w:pPr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64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ab/>
        <w:t>&lt;</w:t>
      </w:r>
      <w:proofErr w:type="spellStart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65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EmployerName</w:t>
      </w:r>
      <w:proofErr w:type="spellEnd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66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&gt;&lt;/</w:t>
      </w:r>
      <w:proofErr w:type="spellStart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67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EmployerName</w:t>
      </w:r>
      <w:proofErr w:type="spellEnd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68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&gt;</w:t>
      </w:r>
    </w:p>
    <w:p w14:paraId="0695BC5C" w14:textId="07159D3B" w:rsidR="00B07220" w:rsidRPr="004C2433" w:rsidRDefault="00B07220" w:rsidP="00B07220">
      <w:pPr>
        <w:pStyle w:val="DBSBody"/>
        <w:ind w:left="5040" w:firstLine="720"/>
        <w:rPr>
          <w:rFonts w:ascii="Courier New" w:hAnsi="Courier New" w:cs="Courier New"/>
          <w:b/>
          <w:bCs/>
          <w:color w:val="3B4151"/>
          <w:sz w:val="18"/>
          <w:szCs w:val="18"/>
          <w:rPrChange w:id="69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</w:pPr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70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&lt;</w:t>
      </w:r>
      <w:proofErr w:type="spellStart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71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IsNewEmpCodeCreationReqd</w:t>
      </w:r>
      <w:proofErr w:type="spellEnd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72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&gt;&lt;/</w:t>
      </w:r>
      <w:proofErr w:type="spellStart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73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IsNewEmpCodeCreationReqd</w:t>
      </w:r>
      <w:proofErr w:type="spellEnd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74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&gt;</w:t>
      </w:r>
    </w:p>
    <w:p w14:paraId="12D3A4A5" w14:textId="5D4D1032" w:rsidR="00B07220" w:rsidRPr="00AD2F6B" w:rsidRDefault="00B07220" w:rsidP="00293FC3">
      <w:pPr>
        <w:pStyle w:val="DBSBody"/>
        <w:ind w:left="5040"/>
        <w:rPr>
          <w:rFonts w:asciiTheme="minorHAnsi" w:hAnsiTheme="minorHAnsi" w:cstheme="minorHAnsi"/>
          <w:sz w:val="22"/>
          <w:szCs w:val="22"/>
        </w:rPr>
      </w:pPr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75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&lt;/</w:t>
      </w:r>
      <w:proofErr w:type="spellStart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76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UpdateEmploymentDtls</w:t>
      </w:r>
      <w:proofErr w:type="spellEnd"/>
      <w:r w:rsidRPr="004C2433">
        <w:rPr>
          <w:rFonts w:ascii="Courier New" w:hAnsi="Courier New" w:cs="Courier New"/>
          <w:b/>
          <w:bCs/>
          <w:color w:val="3B4151"/>
          <w:sz w:val="18"/>
          <w:szCs w:val="18"/>
          <w:rPrChange w:id="77" w:author="Mahendra Pandey" w:date="2023-10-05T11:30:00Z">
            <w:rPr>
              <w:rFonts w:ascii="Courier New" w:hAnsi="Courier New" w:cs="Courier New"/>
              <w:b/>
              <w:bCs/>
              <w:color w:val="3B4151"/>
              <w:sz w:val="18"/>
              <w:szCs w:val="18"/>
              <w:highlight w:val="yellow"/>
            </w:rPr>
          </w:rPrChange>
        </w:rPr>
        <w:t>&gt;</w:t>
      </w:r>
    </w:p>
    <w:p w14:paraId="1A34CBB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UpdateProspectDtlsFromBPM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6788837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AdditionalDocumentDetails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90EAA8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&gt;Passport&lt;/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2B0E353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&gt;Active&lt;/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DocumentStatus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70D984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DocumentRemarks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DocumentRemarks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F98C82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&lt;FreeField1&gt;&lt;/FreeField1&gt;</w:t>
      </w:r>
    </w:p>
    <w:p w14:paraId="3343FFAD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&lt;FreeField2&gt;&lt;/FreeField2&gt;</w:t>
      </w:r>
    </w:p>
    <w:p w14:paraId="52B45275" w14:textId="77777777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AdditionalDocumentDetails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E9C9288" w14:textId="77777777" w:rsidR="00334B7A" w:rsidRPr="007F79B4" w:rsidRDefault="00334B7A" w:rsidP="00334B7A">
      <w:pPr>
        <w:pStyle w:val="DBSBody"/>
        <w:ind w:left="432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7F79B4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CifDedupResults</w:t>
      </w:r>
      <w:proofErr w:type="spellEnd"/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7AE4134" w14:textId="77777777" w:rsidR="00334B7A" w:rsidRPr="007F79B4" w:rsidRDefault="00334B7A" w:rsidP="00334B7A">
      <w:pPr>
        <w:pStyle w:val="DBSBody"/>
        <w:ind w:left="432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&lt;</w:t>
      </w:r>
      <w:proofErr w:type="spellStart"/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IsCustomerNTB</w:t>
      </w:r>
      <w:proofErr w:type="spellEnd"/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IsCustomerNTB</w:t>
      </w:r>
      <w:proofErr w:type="spellEnd"/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13081A8C" w14:textId="77777777" w:rsidR="00334B7A" w:rsidRPr="007F79B4" w:rsidRDefault="00334B7A" w:rsidP="00334B7A">
      <w:pPr>
        <w:pStyle w:val="DBSBody"/>
        <w:ind w:left="4320"/>
        <w:rPr>
          <w:rFonts w:ascii="Courier New" w:hAnsi="Courier New" w:cs="Courier New"/>
          <w:b/>
          <w:bCs/>
          <w:color w:val="3B4151"/>
          <w:sz w:val="18"/>
          <w:szCs w:val="18"/>
        </w:rPr>
      </w:pPr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&lt;</w:t>
      </w:r>
      <w:proofErr w:type="spellStart"/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CifId</w:t>
      </w:r>
      <w:proofErr w:type="spellEnd"/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&gt;&lt;/</w:t>
      </w:r>
      <w:proofErr w:type="spellStart"/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CifId</w:t>
      </w:r>
      <w:proofErr w:type="spellEnd"/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</w:p>
    <w:p w14:paraId="6ACC3EB3" w14:textId="7A28A374" w:rsidR="00AD2F6B" w:rsidRPr="00AD2F6B" w:rsidRDefault="00334B7A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&lt;/</w:t>
      </w:r>
      <w:proofErr w:type="spellStart"/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CifDedupResults</w:t>
      </w:r>
      <w:proofErr w:type="spellEnd"/>
      <w:r w:rsidRPr="007F79B4">
        <w:rPr>
          <w:rFonts w:ascii="Courier New" w:hAnsi="Courier New" w:cs="Courier New"/>
          <w:b/>
          <w:bCs/>
          <w:color w:val="3B4151"/>
          <w:sz w:val="18"/>
          <w:szCs w:val="18"/>
        </w:rPr>
        <w:t>&gt;</w:t>
      </w:r>
      <w:r w:rsidR="00AD2F6B" w:rsidRPr="00AD2F6B">
        <w:rPr>
          <w:rFonts w:asciiTheme="minorHAnsi" w:hAnsiTheme="minorHAnsi" w:cstheme="minorHAnsi"/>
          <w:sz w:val="22"/>
          <w:szCs w:val="22"/>
        </w:rPr>
        <w:tab/>
      </w:r>
      <w:r w:rsidR="00AD2F6B" w:rsidRPr="00AD2F6B">
        <w:rPr>
          <w:rFonts w:asciiTheme="minorHAnsi" w:hAnsiTheme="minorHAnsi" w:cstheme="minorHAnsi"/>
          <w:sz w:val="22"/>
          <w:szCs w:val="22"/>
        </w:rPr>
        <w:tab/>
      </w:r>
      <w:r w:rsidR="00AD2F6B" w:rsidRPr="00AD2F6B">
        <w:rPr>
          <w:rFonts w:asciiTheme="minorHAnsi" w:hAnsiTheme="minorHAnsi" w:cstheme="minorHAnsi"/>
          <w:sz w:val="22"/>
          <w:szCs w:val="22"/>
        </w:rPr>
        <w:tab/>
      </w:r>
      <w:r w:rsidR="00AD2F6B"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="00AD2F6B" w:rsidRPr="00AD2F6B">
        <w:rPr>
          <w:rFonts w:asciiTheme="minorHAnsi" w:hAnsiTheme="minorHAnsi" w:cstheme="minorHAnsi"/>
          <w:sz w:val="22"/>
          <w:szCs w:val="22"/>
        </w:rPr>
        <w:t>DocRequired</w:t>
      </w:r>
      <w:proofErr w:type="spellEnd"/>
      <w:r w:rsidR="00AD2F6B"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="00AD2F6B" w:rsidRPr="00AD2F6B">
        <w:rPr>
          <w:rFonts w:asciiTheme="minorHAnsi" w:hAnsiTheme="minorHAnsi" w:cstheme="minorHAnsi"/>
          <w:sz w:val="22"/>
          <w:szCs w:val="22"/>
        </w:rPr>
        <w:t>DocRequired</w:t>
      </w:r>
      <w:proofErr w:type="spellEnd"/>
      <w:r w:rsidR="00AD2F6B"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88E3DF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DocNameList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3EBAD4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&gt;Passport&lt;/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DocumentName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3627AD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MonthYear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&gt;09-2022&lt;/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MonthYear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41071D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DocNameList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5EBFAC0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lastRenderedPageBreak/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ActionedDate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ActionedDate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8FF9A0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&lt;Decision&gt;String&lt;/Decision&gt;</w:t>
      </w:r>
    </w:p>
    <w:p w14:paraId="00C5B9C5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DecisionDate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DecisionDate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C747456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FircoExceptionExpiry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FircoExceptionExpiry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A9FE2CE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BankStatementUploadExpiry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BankStatementUploadExpiry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2CCDCC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IBPSWIExpiry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IBPSWIExpiry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83F170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DeliveryClosure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DeliveryClosure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76486F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CoolingPeriodCancel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CoolingPeriodCancel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699CC5B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DecTechDecline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DecTechDecline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5417BBF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EFMSDecline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EFMSDecline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6C355388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FircoDecline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4D28011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ProspectToBeClosed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ProspectToBeClosed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A87E92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DeclineReasons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B08B3B2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dd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-mm-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yyyy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CoolingPeriosStartDate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7E2796C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&gt;Y&lt;/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CoolingPeriodDocList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B3D8551" w14:textId="60A5C3BC" w:rsidR="0021410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&gt;545444&lt;/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FinalCardLimit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</w:r>
      <w:r w:rsidR="0021410B">
        <w:rPr>
          <w:rFonts w:asciiTheme="minorHAnsi" w:hAnsiTheme="minorHAnsi" w:cstheme="minorHAnsi"/>
          <w:sz w:val="22"/>
          <w:szCs w:val="22"/>
        </w:rPr>
        <w:tab/>
        <w:t xml:space="preserve">               </w:t>
      </w:r>
      <w:r w:rsidR="0021410B" w:rsidRPr="00D2307F">
        <w:rPr>
          <w:rFonts w:ascii="Consolas" w:hAnsi="Consolas"/>
        </w:rPr>
        <w:t>&lt;</w:t>
      </w:r>
      <w:proofErr w:type="spellStart"/>
      <w:r w:rsidR="0021410B" w:rsidRPr="00D2307F">
        <w:rPr>
          <w:rFonts w:ascii="Consolas" w:hAnsi="Consolas"/>
        </w:rPr>
        <w:t>IsVirtualCardActive</w:t>
      </w:r>
      <w:proofErr w:type="spellEnd"/>
      <w:r w:rsidR="0021410B" w:rsidRPr="00D2307F">
        <w:rPr>
          <w:rFonts w:ascii="Consolas" w:hAnsi="Consolas"/>
        </w:rPr>
        <w:t>&gt;Y&lt;/</w:t>
      </w:r>
      <w:proofErr w:type="spellStart"/>
      <w:r w:rsidR="0021410B" w:rsidRPr="00D2307F">
        <w:rPr>
          <w:rFonts w:ascii="Consolas" w:hAnsi="Consolas"/>
        </w:rPr>
        <w:t>IsVirtualCardActive</w:t>
      </w:r>
      <w:proofErr w:type="spellEnd"/>
      <w:r w:rsidR="0021410B" w:rsidRPr="00D2307F">
        <w:rPr>
          <w:rFonts w:ascii="Consolas" w:hAnsi="Consolas"/>
        </w:rPr>
        <w:t>&gt;</w:t>
      </w:r>
    </w:p>
    <w:p w14:paraId="3FB60976" w14:textId="2011F1E1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&lt;CustomerDeclaredLifestyleExpenditure&gt;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>&lt;/CustomerDeclaredLifestyleExpenditure&gt;</w:t>
      </w:r>
    </w:p>
    <w:p w14:paraId="4595D0C7" w14:textId="763FE20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AECBMonthly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1F774520" w14:textId="691CF2E8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StressTestingBuffer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3DA3A681" w14:textId="1FE05722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TotalAssessedIncome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A378073" w14:textId="155742E5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TotalDeductions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4E479098" w14:textId="2AD39E59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NetDisposableIncome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2A8308BD" w14:textId="1BFD9B62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AffordabilityAssessmentRatio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AffordabilityAssessmentRatio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7FF2F540" w14:textId="5179AF73" w:rsid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</w:r>
      <w:r w:rsidRPr="00AD2F6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CardType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 xml:space="preserve">&gt; </w:t>
      </w:r>
      <w:r>
        <w:rPr>
          <w:rFonts w:asciiTheme="minorHAnsi" w:hAnsiTheme="minorHAnsi" w:cstheme="minorHAnsi"/>
          <w:sz w:val="22"/>
          <w:szCs w:val="22"/>
        </w:rPr>
        <w:t>String</w:t>
      </w:r>
      <w:r w:rsidRPr="00AD2F6B">
        <w:rPr>
          <w:rFonts w:asciiTheme="minorHAnsi" w:hAnsiTheme="minorHAnsi" w:cstheme="minorHAnsi"/>
          <w:sz w:val="22"/>
          <w:szCs w:val="22"/>
        </w:rPr>
        <w:t xml:space="preserve"> 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CardType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093C6AC4" w14:textId="77777777" w:rsidR="002D37CE" w:rsidRPr="00D2307F" w:rsidRDefault="002D37CE" w:rsidP="002D37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FirstName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FirstName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</w:t>
      </w:r>
    </w:p>
    <w:p w14:paraId="286AED48" w14:textId="1E6FDC2C" w:rsidR="002D37CE" w:rsidRPr="00D2307F" w:rsidRDefault="002D37CE" w:rsidP="002D37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MiddleName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MiddleName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</w:t>
      </w:r>
    </w:p>
    <w:p w14:paraId="72D76C1A" w14:textId="7AABBD7B" w:rsidR="002D37CE" w:rsidRPr="00D2307F" w:rsidRDefault="002D37CE" w:rsidP="002D37CE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LastName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LastName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</w:t>
      </w:r>
    </w:p>
    <w:p w14:paraId="418AF88C" w14:textId="4C249D87" w:rsidR="002D37CE" w:rsidRDefault="002D37CE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</w:r>
      <w:r w:rsidRPr="00D2307F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FullName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 String&lt;/</w:t>
      </w:r>
      <w:proofErr w:type="spellStart"/>
      <w:r w:rsidRPr="00D2307F">
        <w:rPr>
          <w:rFonts w:asciiTheme="minorHAnsi" w:hAnsiTheme="minorHAnsi" w:cstheme="minorHAnsi"/>
          <w:sz w:val="22"/>
          <w:szCs w:val="22"/>
        </w:rPr>
        <w:t>FullName</w:t>
      </w:r>
      <w:proofErr w:type="spellEnd"/>
      <w:r w:rsidRPr="00D2307F">
        <w:rPr>
          <w:rFonts w:asciiTheme="minorHAnsi" w:hAnsiTheme="minorHAnsi" w:cstheme="minorHAnsi"/>
          <w:sz w:val="22"/>
          <w:szCs w:val="22"/>
        </w:rPr>
        <w:t>&gt;</w:t>
      </w:r>
    </w:p>
    <w:p w14:paraId="3170D9CA" w14:textId="1FEA332C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MurabahaCertificateNo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MurabahaCertificateNo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515FF652" w14:textId="2DA02E3E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GrossSalary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GrossSalary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69797CC1" w14:textId="1F0592F1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AssessedIncome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AssessedIncome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74B3F790" w14:textId="7FAABD15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&lt;LifestyleExpense1&gt;string&lt;/LifestyleExpense1&gt;</w:t>
      </w:r>
    </w:p>
    <w:p w14:paraId="372D4E64" w14:textId="1535DD74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&lt;LifestyleExpense2&gt;string&lt;/LifestyleExpense2&gt;</w:t>
      </w:r>
    </w:p>
    <w:p w14:paraId="60252E90" w14:textId="71525C41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&lt;LifestyleExpense3&gt;string&lt;/LifestyleExpense3&gt;</w:t>
      </w:r>
    </w:p>
    <w:p w14:paraId="0D783B28" w14:textId="3AE5CE8D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&lt;LifestyleExpense4&gt;string&lt;/LifestyleExpense4&gt;</w:t>
      </w:r>
    </w:p>
    <w:p w14:paraId="58823623" w14:textId="03F0D2CA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Employercode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Employercode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1663B6EE" w14:textId="7A9D445D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EmployerName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EmployerName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0A6D969D" w14:textId="7029B40B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OutputFinalDBR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OutputFinalDBR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2937C9D2" w14:textId="77777777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FatcaDetails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5C464D63" w14:textId="6FFED7AD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USRelation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USRelation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1013AF7A" w14:textId="5B9C2BBB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lastRenderedPageBreak/>
        <w:tab/>
        <w:t>&lt;TIN&gt;string&lt;/TIN&gt;</w:t>
      </w:r>
    </w:p>
    <w:p w14:paraId="5E3F8CFF" w14:textId="4B515239" w:rsidR="0076558C" w:rsidRPr="003F673B" w:rsidRDefault="0076558C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ab/>
        <w:t>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FatcaReason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&gt;string&lt;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FatcaReason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</w:p>
    <w:p w14:paraId="1607523A" w14:textId="4710FCE3" w:rsidR="0076558C" w:rsidRDefault="0076558C" w:rsidP="0076558C">
      <w:pPr>
        <w:pStyle w:val="DBSBody"/>
        <w:ind w:left="4320"/>
        <w:rPr>
          <w:ins w:id="78" w:author="Mahendra Pandey" w:date="2023-10-05T11:30:00Z"/>
          <w:rFonts w:asciiTheme="minorHAnsi" w:hAnsiTheme="minorHAnsi" w:cstheme="minorHAnsi"/>
          <w:sz w:val="22"/>
          <w:szCs w:val="22"/>
        </w:rPr>
      </w:pPr>
      <w:r w:rsidRPr="003F673B">
        <w:rPr>
          <w:rFonts w:asciiTheme="minorHAnsi" w:hAnsiTheme="minorHAnsi" w:cstheme="minorHAnsi"/>
          <w:sz w:val="22"/>
          <w:szCs w:val="22"/>
        </w:rPr>
        <w:t>&lt;/</w:t>
      </w:r>
      <w:proofErr w:type="spellStart"/>
      <w:r w:rsidRPr="003F673B">
        <w:rPr>
          <w:rFonts w:asciiTheme="minorHAnsi" w:hAnsiTheme="minorHAnsi" w:cstheme="minorHAnsi"/>
          <w:sz w:val="22"/>
          <w:szCs w:val="22"/>
        </w:rPr>
        <w:t>FatcaDetails</w:t>
      </w:r>
      <w:proofErr w:type="spellEnd"/>
      <w:r w:rsidRPr="003F673B">
        <w:rPr>
          <w:rFonts w:asciiTheme="minorHAnsi" w:hAnsiTheme="minorHAnsi" w:cstheme="minorHAnsi"/>
          <w:sz w:val="22"/>
          <w:szCs w:val="22"/>
        </w:rPr>
        <w:t>&gt;</w:t>
      </w:r>
      <w:r w:rsidRPr="0076558C">
        <w:rPr>
          <w:rFonts w:asciiTheme="minorHAnsi" w:hAnsiTheme="minorHAnsi" w:cstheme="minorHAnsi"/>
          <w:sz w:val="22"/>
          <w:szCs w:val="22"/>
        </w:rPr>
        <w:tab/>
      </w:r>
    </w:p>
    <w:p w14:paraId="61FC2BBF" w14:textId="2F3543EC" w:rsidR="004C2433" w:rsidRPr="004C2433" w:rsidRDefault="004C2433" w:rsidP="0076558C">
      <w:pPr>
        <w:pStyle w:val="DBSBody"/>
        <w:ind w:left="4320"/>
        <w:rPr>
          <w:ins w:id="79" w:author="Mahendra Pandey" w:date="2023-10-05T11:31:00Z"/>
          <w:rFonts w:asciiTheme="minorHAnsi" w:hAnsiTheme="minorHAnsi" w:cstheme="minorHAnsi"/>
          <w:sz w:val="22"/>
          <w:szCs w:val="22"/>
          <w:highlight w:val="yellow"/>
          <w:rPrChange w:id="80" w:author="Mahendra Pandey" w:date="2023-10-05T11:32:00Z">
            <w:rPr>
              <w:ins w:id="81" w:author="Mahendra Pandey" w:date="2023-10-05T11:31:00Z"/>
              <w:rFonts w:asciiTheme="minorHAnsi" w:hAnsiTheme="minorHAnsi" w:cstheme="minorHAnsi"/>
              <w:sz w:val="22"/>
              <w:szCs w:val="22"/>
            </w:rPr>
          </w:rPrChange>
        </w:rPr>
      </w:pPr>
      <w:ins w:id="82" w:author="Mahendra Pandey" w:date="2023-10-05T11:30:00Z">
        <w:r w:rsidRPr="004C2433">
          <w:rPr>
            <w:rFonts w:asciiTheme="minorHAnsi" w:hAnsiTheme="minorHAnsi" w:cstheme="minorHAnsi"/>
            <w:sz w:val="22"/>
            <w:szCs w:val="22"/>
            <w:highlight w:val="yellow"/>
            <w:rPrChange w:id="83" w:author="Mahendra Pandey" w:date="2023-10-05T11:32:00Z">
              <w:rPr>
                <w:rFonts w:asciiTheme="minorHAnsi" w:hAnsiTheme="minorHAnsi" w:cstheme="minorHAnsi"/>
                <w:sz w:val="22"/>
                <w:szCs w:val="22"/>
              </w:rPr>
            </w:rPrChange>
          </w:rPr>
          <w:t>&lt;</w:t>
        </w:r>
      </w:ins>
      <w:ins w:id="84" w:author="Mahendra Pandey" w:date="2023-10-05T11:31:00Z">
        <w:r w:rsidRPr="004C2433">
          <w:rPr>
            <w:rFonts w:ascii="Verdana" w:hAnsi="Verdana" w:cs="Arial"/>
            <w:highlight w:val="yellow"/>
            <w:rPrChange w:id="85" w:author="Mahendra Pandey" w:date="2023-10-05T11:32:00Z">
              <w:rPr>
                <w:rFonts w:ascii="Verdana" w:hAnsi="Verdana" w:cs="Arial"/>
                <w:highlight w:val="yellow"/>
              </w:rPr>
            </w:rPrChange>
          </w:rPr>
          <w:t xml:space="preserve"> </w:t>
        </w:r>
        <w:proofErr w:type="spellStart"/>
        <w:r w:rsidRPr="004C2433">
          <w:rPr>
            <w:rFonts w:ascii="Verdana" w:hAnsi="Verdana" w:cs="Arial"/>
            <w:highlight w:val="yellow"/>
            <w:rPrChange w:id="86" w:author="Mahendra Pandey" w:date="2023-10-05T11:32:00Z">
              <w:rPr>
                <w:rFonts w:ascii="Verdana" w:hAnsi="Verdana" w:cs="Arial"/>
                <w:highlight w:val="yellow"/>
              </w:rPr>
            </w:rPrChange>
          </w:rPr>
          <w:t>AlternateCard</w:t>
        </w:r>
        <w:proofErr w:type="spellEnd"/>
        <w:r w:rsidRPr="004C2433">
          <w:rPr>
            <w:rFonts w:asciiTheme="minorHAnsi" w:hAnsiTheme="minorHAnsi" w:cstheme="minorHAnsi"/>
            <w:sz w:val="22"/>
            <w:szCs w:val="22"/>
            <w:highlight w:val="yellow"/>
            <w:rPrChange w:id="87" w:author="Mahendra Pandey" w:date="2023-10-05T11:32:00Z">
              <w:rPr>
                <w:rFonts w:asciiTheme="minorHAnsi" w:hAnsiTheme="minorHAnsi" w:cstheme="minorHAnsi"/>
                <w:sz w:val="22"/>
                <w:szCs w:val="22"/>
              </w:rPr>
            </w:rPrChange>
          </w:rPr>
          <w:t xml:space="preserve"> </w:t>
        </w:r>
      </w:ins>
      <w:ins w:id="88" w:author="Mahendra Pandey" w:date="2023-10-05T11:30:00Z">
        <w:r w:rsidRPr="004C2433">
          <w:rPr>
            <w:rFonts w:asciiTheme="minorHAnsi" w:hAnsiTheme="minorHAnsi" w:cstheme="minorHAnsi"/>
            <w:sz w:val="22"/>
            <w:szCs w:val="22"/>
            <w:highlight w:val="yellow"/>
            <w:rPrChange w:id="89" w:author="Mahendra Pandey" w:date="2023-10-05T11:32:00Z">
              <w:rPr>
                <w:rFonts w:asciiTheme="minorHAnsi" w:hAnsiTheme="minorHAnsi" w:cstheme="minorHAnsi"/>
                <w:sz w:val="22"/>
                <w:szCs w:val="22"/>
              </w:rPr>
            </w:rPrChange>
          </w:rPr>
          <w:t>&gt;</w:t>
        </w:r>
      </w:ins>
      <w:ins w:id="90" w:author="Mahendra Pandey" w:date="2023-10-05T11:31:00Z">
        <w:r w:rsidRPr="004C2433">
          <w:rPr>
            <w:rFonts w:asciiTheme="minorHAnsi" w:hAnsiTheme="minorHAnsi" w:cstheme="minorHAnsi"/>
            <w:sz w:val="22"/>
            <w:szCs w:val="22"/>
            <w:highlight w:val="yellow"/>
            <w:rPrChange w:id="91" w:author="Mahendra Pandey" w:date="2023-10-05T11:32:00Z">
              <w:rPr>
                <w:rFonts w:asciiTheme="minorHAnsi" w:hAnsiTheme="minorHAnsi" w:cstheme="minorHAnsi"/>
                <w:sz w:val="22"/>
                <w:szCs w:val="22"/>
              </w:rPr>
            </w:rPrChange>
          </w:rPr>
          <w:t>Y</w:t>
        </w:r>
      </w:ins>
      <w:ins w:id="92" w:author="Mahendra Pandey" w:date="2023-10-05T11:30:00Z">
        <w:r w:rsidRPr="004C2433">
          <w:rPr>
            <w:rFonts w:asciiTheme="minorHAnsi" w:hAnsiTheme="minorHAnsi" w:cstheme="minorHAnsi"/>
            <w:sz w:val="22"/>
            <w:szCs w:val="22"/>
            <w:highlight w:val="yellow"/>
            <w:rPrChange w:id="93" w:author="Mahendra Pandey" w:date="2023-10-05T11:32:00Z">
              <w:rPr>
                <w:rFonts w:asciiTheme="minorHAnsi" w:hAnsiTheme="minorHAnsi" w:cstheme="minorHAnsi"/>
                <w:sz w:val="22"/>
                <w:szCs w:val="22"/>
              </w:rPr>
            </w:rPrChange>
          </w:rPr>
          <w:t>&lt;</w:t>
        </w:r>
      </w:ins>
      <w:ins w:id="94" w:author="Mahendra Pandey" w:date="2023-10-05T11:31:00Z">
        <w:r w:rsidRPr="004C2433">
          <w:rPr>
            <w:rFonts w:asciiTheme="minorHAnsi" w:hAnsiTheme="minorHAnsi" w:cstheme="minorHAnsi"/>
            <w:sz w:val="22"/>
            <w:szCs w:val="22"/>
            <w:highlight w:val="yellow"/>
            <w:rPrChange w:id="95" w:author="Mahendra Pandey" w:date="2023-10-05T11:32:00Z">
              <w:rPr>
                <w:rFonts w:asciiTheme="minorHAnsi" w:hAnsiTheme="minorHAnsi" w:cstheme="minorHAnsi"/>
                <w:sz w:val="22"/>
                <w:szCs w:val="22"/>
              </w:rPr>
            </w:rPrChange>
          </w:rPr>
          <w:t>/</w:t>
        </w:r>
        <w:r w:rsidRPr="004C2433">
          <w:rPr>
            <w:rFonts w:ascii="Verdana" w:hAnsi="Verdana" w:cs="Arial"/>
            <w:highlight w:val="yellow"/>
            <w:rPrChange w:id="96" w:author="Mahendra Pandey" w:date="2023-10-05T11:32:00Z">
              <w:rPr>
                <w:rFonts w:ascii="Verdana" w:hAnsi="Verdana" w:cs="Arial"/>
                <w:highlight w:val="yellow"/>
              </w:rPr>
            </w:rPrChange>
          </w:rPr>
          <w:t xml:space="preserve"> </w:t>
        </w:r>
        <w:proofErr w:type="spellStart"/>
        <w:r w:rsidRPr="004C2433">
          <w:rPr>
            <w:rFonts w:ascii="Verdana" w:hAnsi="Verdana" w:cs="Arial"/>
            <w:highlight w:val="yellow"/>
            <w:rPrChange w:id="97" w:author="Mahendra Pandey" w:date="2023-10-05T11:32:00Z">
              <w:rPr>
                <w:rFonts w:ascii="Verdana" w:hAnsi="Verdana" w:cs="Arial"/>
                <w:highlight w:val="yellow"/>
              </w:rPr>
            </w:rPrChange>
          </w:rPr>
          <w:t>AlternateCard</w:t>
        </w:r>
        <w:proofErr w:type="spellEnd"/>
        <w:r w:rsidRPr="004C2433">
          <w:rPr>
            <w:rFonts w:asciiTheme="minorHAnsi" w:hAnsiTheme="minorHAnsi" w:cstheme="minorHAnsi"/>
            <w:sz w:val="22"/>
            <w:szCs w:val="22"/>
            <w:highlight w:val="yellow"/>
            <w:rPrChange w:id="98" w:author="Mahendra Pandey" w:date="2023-10-05T11:32:00Z">
              <w:rPr>
                <w:rFonts w:asciiTheme="minorHAnsi" w:hAnsiTheme="minorHAnsi" w:cstheme="minorHAnsi"/>
                <w:sz w:val="22"/>
                <w:szCs w:val="22"/>
              </w:rPr>
            </w:rPrChange>
          </w:rPr>
          <w:t xml:space="preserve"> &gt;</w:t>
        </w:r>
      </w:ins>
    </w:p>
    <w:p w14:paraId="6B2A994A" w14:textId="15606CA9" w:rsidR="004C2433" w:rsidRPr="00AD2F6B" w:rsidRDefault="004C2433" w:rsidP="0076558C">
      <w:pPr>
        <w:pStyle w:val="DBSBody"/>
        <w:ind w:left="4320"/>
        <w:rPr>
          <w:rFonts w:asciiTheme="minorHAnsi" w:hAnsiTheme="minorHAnsi" w:cstheme="minorHAnsi"/>
          <w:sz w:val="22"/>
          <w:szCs w:val="22"/>
        </w:rPr>
      </w:pPr>
      <w:ins w:id="99" w:author="Mahendra Pandey" w:date="2023-10-05T11:31:00Z">
        <w:r w:rsidRPr="004C2433">
          <w:rPr>
            <w:rFonts w:asciiTheme="minorHAnsi" w:hAnsiTheme="minorHAnsi" w:cstheme="minorHAnsi"/>
            <w:sz w:val="22"/>
            <w:szCs w:val="22"/>
            <w:highlight w:val="yellow"/>
            <w:rPrChange w:id="100" w:author="Mahendra Pandey" w:date="2023-10-05T11:32:00Z">
              <w:rPr>
                <w:rFonts w:asciiTheme="minorHAnsi" w:hAnsiTheme="minorHAnsi" w:cstheme="minorHAnsi"/>
                <w:sz w:val="22"/>
                <w:szCs w:val="22"/>
              </w:rPr>
            </w:rPrChange>
          </w:rPr>
          <w:t>&lt;</w:t>
        </w:r>
        <w:r w:rsidRPr="004C2433">
          <w:rPr>
            <w:rFonts w:ascii="Verdana" w:hAnsi="Verdana" w:cs="Arial"/>
            <w:highlight w:val="yellow"/>
            <w:rPrChange w:id="101" w:author="Mahendra Pandey" w:date="2023-10-05T11:32:00Z">
              <w:rPr>
                <w:rFonts w:ascii="Verdana" w:hAnsi="Verdana" w:cs="Arial"/>
                <w:highlight w:val="yellow"/>
              </w:rPr>
            </w:rPrChange>
          </w:rPr>
          <w:t xml:space="preserve"> </w:t>
        </w:r>
        <w:proofErr w:type="spellStart"/>
        <w:r w:rsidRPr="004C2433">
          <w:rPr>
            <w:rFonts w:ascii="Verdana" w:hAnsi="Verdana" w:cs="Arial"/>
            <w:highlight w:val="yellow"/>
            <w:rPrChange w:id="102" w:author="Mahendra Pandey" w:date="2023-10-05T11:32:00Z">
              <w:rPr>
                <w:rFonts w:ascii="Verdana" w:hAnsi="Verdana" w:cs="Arial"/>
                <w:highlight w:val="yellow"/>
              </w:rPr>
            </w:rPrChange>
          </w:rPr>
          <w:t>NewEligibleCards</w:t>
        </w:r>
        <w:proofErr w:type="spellEnd"/>
        <w:r w:rsidRPr="004C2433">
          <w:rPr>
            <w:rFonts w:asciiTheme="minorHAnsi" w:hAnsiTheme="minorHAnsi" w:cstheme="minorHAnsi"/>
            <w:sz w:val="22"/>
            <w:szCs w:val="22"/>
            <w:highlight w:val="yellow"/>
            <w:rPrChange w:id="103" w:author="Mahendra Pandey" w:date="2023-10-05T11:32:00Z">
              <w:rPr>
                <w:rFonts w:asciiTheme="minorHAnsi" w:hAnsiTheme="minorHAnsi" w:cstheme="minorHAnsi"/>
                <w:sz w:val="22"/>
                <w:szCs w:val="22"/>
              </w:rPr>
            </w:rPrChange>
          </w:rPr>
          <w:t xml:space="preserve"> &gt;String&lt;/</w:t>
        </w:r>
        <w:r w:rsidRPr="004C2433">
          <w:rPr>
            <w:rFonts w:ascii="Verdana" w:hAnsi="Verdana" w:cs="Arial"/>
            <w:highlight w:val="yellow"/>
            <w:rPrChange w:id="104" w:author="Mahendra Pandey" w:date="2023-10-05T11:32:00Z">
              <w:rPr>
                <w:rFonts w:ascii="Verdana" w:hAnsi="Verdana" w:cs="Arial"/>
                <w:highlight w:val="yellow"/>
              </w:rPr>
            </w:rPrChange>
          </w:rPr>
          <w:t xml:space="preserve"> </w:t>
        </w:r>
        <w:proofErr w:type="spellStart"/>
        <w:r w:rsidRPr="004C2433">
          <w:rPr>
            <w:rFonts w:ascii="Verdana" w:hAnsi="Verdana" w:cs="Arial"/>
            <w:highlight w:val="yellow"/>
            <w:rPrChange w:id="105" w:author="Mahendra Pandey" w:date="2023-10-05T11:32:00Z">
              <w:rPr>
                <w:rFonts w:ascii="Verdana" w:hAnsi="Verdana" w:cs="Arial"/>
                <w:highlight w:val="yellow"/>
              </w:rPr>
            </w:rPrChange>
          </w:rPr>
          <w:t>NewEligibleCards</w:t>
        </w:r>
        <w:proofErr w:type="spellEnd"/>
        <w:r w:rsidRPr="004C2433">
          <w:rPr>
            <w:rFonts w:asciiTheme="minorHAnsi" w:hAnsiTheme="minorHAnsi" w:cstheme="minorHAnsi"/>
            <w:sz w:val="22"/>
            <w:szCs w:val="22"/>
            <w:highlight w:val="yellow"/>
            <w:rPrChange w:id="106" w:author="Mahendra Pandey" w:date="2023-10-05T11:32:00Z">
              <w:rPr>
                <w:rFonts w:asciiTheme="minorHAnsi" w:hAnsiTheme="minorHAnsi" w:cstheme="minorHAnsi"/>
                <w:sz w:val="22"/>
                <w:szCs w:val="22"/>
              </w:rPr>
            </w:rPrChange>
          </w:rPr>
          <w:t xml:space="preserve"> &gt;</w:t>
        </w:r>
      </w:ins>
    </w:p>
    <w:p w14:paraId="26B79A1A" w14:textId="77777777" w:rsidR="00AD2F6B" w:rsidRPr="00AD2F6B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ab/>
        <w:t>&lt;/</w:t>
      </w:r>
      <w:proofErr w:type="spellStart"/>
      <w:r w:rsidRPr="00AD2F6B">
        <w:rPr>
          <w:rFonts w:asciiTheme="minorHAnsi" w:hAnsiTheme="minorHAnsi" w:cstheme="minorHAnsi"/>
          <w:sz w:val="22"/>
          <w:szCs w:val="22"/>
        </w:rPr>
        <w:t>NotifyApplicationStatusRequest</w:t>
      </w:r>
      <w:proofErr w:type="spellEnd"/>
      <w:r w:rsidRPr="00AD2F6B">
        <w:rPr>
          <w:rFonts w:asciiTheme="minorHAnsi" w:hAnsiTheme="minorHAnsi" w:cstheme="minorHAnsi"/>
          <w:sz w:val="22"/>
          <w:szCs w:val="22"/>
        </w:rPr>
        <w:t>&gt;</w:t>
      </w:r>
    </w:p>
    <w:p w14:paraId="570D690D" w14:textId="6C9FA90A" w:rsidR="00B97A35" w:rsidRDefault="00AD2F6B" w:rsidP="00AD2F6B">
      <w:pPr>
        <w:pStyle w:val="DBSBody"/>
        <w:ind w:left="1440"/>
        <w:rPr>
          <w:rFonts w:asciiTheme="minorHAnsi" w:hAnsiTheme="minorHAnsi" w:cstheme="minorHAnsi"/>
          <w:sz w:val="22"/>
          <w:szCs w:val="22"/>
        </w:rPr>
      </w:pPr>
      <w:r w:rsidRPr="00AD2F6B">
        <w:rPr>
          <w:rFonts w:asciiTheme="minorHAnsi" w:hAnsiTheme="minorHAnsi" w:cstheme="minorHAnsi"/>
          <w:sz w:val="22"/>
          <w:szCs w:val="22"/>
        </w:rPr>
        <w:t>&lt;/EE_EAI_MESSAGE&gt;</w:t>
      </w:r>
    </w:p>
    <w:p w14:paraId="3883F8C1" w14:textId="77777777" w:rsidR="00B2424C" w:rsidRDefault="00B2424C" w:rsidP="00B2424C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bookmarkStart w:id="107" w:name="_Toc466206729"/>
      <w:r w:rsidRPr="009F480D">
        <w:rPr>
          <w:rFonts w:cstheme="minorHAnsi"/>
          <w:color w:val="0070C0"/>
        </w:rPr>
        <w:t>Re</w:t>
      </w:r>
      <w:r>
        <w:rPr>
          <w:rFonts w:cstheme="minorHAnsi"/>
          <w:color w:val="0070C0"/>
        </w:rPr>
        <w:t>sponse Description</w:t>
      </w:r>
      <w:bookmarkEnd w:id="107"/>
    </w:p>
    <w:p w14:paraId="39EAE692" w14:textId="77777777" w:rsidR="00B2424C" w:rsidRPr="009F480D" w:rsidRDefault="00B2424C" w:rsidP="00B2424C"/>
    <w:tbl>
      <w:tblPr>
        <w:tblW w:w="9630" w:type="dxa"/>
        <w:tblInd w:w="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3960"/>
        <w:gridCol w:w="1710"/>
        <w:gridCol w:w="1890"/>
      </w:tblGrid>
      <w:tr w:rsidR="00B2424C" w:rsidRPr="009F480D" w14:paraId="5AC03C73" w14:textId="77777777" w:rsidTr="00D2307F">
        <w:trPr>
          <w:cantSplit/>
          <w:trHeight w:val="488"/>
          <w:tblHeader/>
        </w:trPr>
        <w:tc>
          <w:tcPr>
            <w:tcW w:w="2070" w:type="dxa"/>
            <w:shd w:val="clear" w:color="auto" w:fill="B8CCE4" w:themeFill="accent1" w:themeFillTint="66"/>
          </w:tcPr>
          <w:p w14:paraId="039C3C72" w14:textId="77777777" w:rsidR="00B2424C" w:rsidRPr="009F480D" w:rsidRDefault="00B2424C" w:rsidP="00D2307F">
            <w:pPr>
              <w:ind w:left="90"/>
              <w:rPr>
                <w:rFonts w:cs="Arial"/>
                <w:b/>
              </w:rPr>
            </w:pPr>
            <w:r w:rsidRPr="009F480D">
              <w:rPr>
                <w:rFonts w:cs="Arial"/>
                <w:b/>
              </w:rPr>
              <w:t xml:space="preserve">Field Name </w:t>
            </w:r>
          </w:p>
        </w:tc>
        <w:tc>
          <w:tcPr>
            <w:tcW w:w="3960" w:type="dxa"/>
            <w:shd w:val="clear" w:color="auto" w:fill="B8CCE4" w:themeFill="accent1" w:themeFillTint="66"/>
          </w:tcPr>
          <w:p w14:paraId="1BC786E1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Description </w:t>
            </w:r>
          </w:p>
        </w:tc>
        <w:tc>
          <w:tcPr>
            <w:tcW w:w="1710" w:type="dxa"/>
            <w:shd w:val="clear" w:color="auto" w:fill="B8CCE4" w:themeFill="accent1" w:themeFillTint="66"/>
          </w:tcPr>
          <w:p w14:paraId="508E38AF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Data Type (Max Length/ Format) </w:t>
            </w:r>
          </w:p>
        </w:tc>
        <w:tc>
          <w:tcPr>
            <w:tcW w:w="1890" w:type="dxa"/>
            <w:shd w:val="clear" w:color="auto" w:fill="B8CCE4" w:themeFill="accent1" w:themeFillTint="66"/>
          </w:tcPr>
          <w:p w14:paraId="7B216E55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Mandatory (M)/ </w:t>
            </w:r>
          </w:p>
          <w:p w14:paraId="4C92AE23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Optional (O)/ </w:t>
            </w:r>
          </w:p>
          <w:p w14:paraId="322F46EA" w14:textId="77777777" w:rsidR="00B2424C" w:rsidRPr="009F480D" w:rsidRDefault="00B2424C" w:rsidP="00D2307F">
            <w:pPr>
              <w:autoSpaceDE w:val="0"/>
              <w:autoSpaceDN w:val="0"/>
              <w:adjustRightInd w:val="0"/>
              <w:spacing w:before="0" w:after="0" w:line="240" w:lineRule="auto"/>
              <w:ind w:left="90"/>
              <w:rPr>
                <w:rFonts w:eastAsiaTheme="minorHAnsi" w:cs="Arial"/>
                <w:color w:val="000000"/>
              </w:rPr>
            </w:pPr>
            <w:r w:rsidRPr="009F480D">
              <w:rPr>
                <w:rFonts w:eastAsiaTheme="minorHAnsi" w:cs="Arial"/>
                <w:b/>
                <w:bCs/>
                <w:color w:val="000000"/>
              </w:rPr>
              <w:t xml:space="preserve">Conditional(C) </w:t>
            </w:r>
          </w:p>
        </w:tc>
      </w:tr>
      <w:tr w:rsidR="00F75251" w:rsidRPr="009F480D" w:rsidDel="005D518C" w14:paraId="5D1ABFB1" w14:textId="77777777" w:rsidTr="00D2307F">
        <w:tblPrEx>
          <w:tblLook w:val="04A0" w:firstRow="1" w:lastRow="0" w:firstColumn="1" w:lastColumn="0" w:noHBand="0" w:noVBand="1"/>
        </w:tblPrEx>
        <w:tc>
          <w:tcPr>
            <w:tcW w:w="9630" w:type="dxa"/>
            <w:gridSpan w:val="4"/>
          </w:tcPr>
          <w:p w14:paraId="1BDBDF85" w14:textId="77777777" w:rsidR="00F75251" w:rsidRPr="00B16F95" w:rsidRDefault="00F75251" w:rsidP="00F75251">
            <w:pPr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4E5523">
              <w:rPr>
                <w:rFonts w:asciiTheme="minorHAnsi" w:hAnsiTheme="minorHAnsi" w:cstheme="minorHAnsi"/>
              </w:rPr>
              <w:t>NotifyApplicationStatusRe</w:t>
            </w:r>
            <w:r>
              <w:rPr>
                <w:rFonts w:asciiTheme="minorHAnsi" w:hAnsiTheme="minorHAnsi" w:cstheme="minorHAnsi"/>
              </w:rPr>
              <w:t>sponse</w:t>
            </w:r>
            <w:proofErr w:type="spellEnd"/>
          </w:p>
        </w:tc>
      </w:tr>
      <w:tr w:rsidR="00CE7CFC" w:rsidRPr="009F480D" w:rsidDel="005D518C" w14:paraId="346D6C80" w14:textId="77777777" w:rsidTr="00D2307F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638C2FD" w14:textId="77777777" w:rsidR="00CE7CFC" w:rsidRPr="00B16F95" w:rsidRDefault="00F75251" w:rsidP="00F75251">
            <w:pPr>
              <w:rPr>
                <w:rFonts w:ascii="Verdana" w:hAnsi="Verdana"/>
                <w:b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Status</w:t>
            </w:r>
            <w:r w:rsidR="00334865">
              <w:rPr>
                <w:rFonts w:ascii="Verdana" w:hAnsi="Verdana"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3960" w:type="dxa"/>
          </w:tcPr>
          <w:p w14:paraId="2A9D4E03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</w:p>
        </w:tc>
        <w:tc>
          <w:tcPr>
            <w:tcW w:w="1710" w:type="dxa"/>
          </w:tcPr>
          <w:p w14:paraId="6FC6845B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String(10)</w:t>
            </w:r>
          </w:p>
        </w:tc>
        <w:tc>
          <w:tcPr>
            <w:tcW w:w="1890" w:type="dxa"/>
          </w:tcPr>
          <w:p w14:paraId="2DD08AE6" w14:textId="77777777" w:rsidR="00CE7CFC" w:rsidRPr="00B16F95" w:rsidRDefault="00CE7CFC" w:rsidP="00CE7CFC">
            <w:pPr>
              <w:rPr>
                <w:rFonts w:ascii="Verdana" w:hAnsi="Verdana"/>
                <w:b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CE7CFC" w:rsidRPr="009F480D" w:rsidDel="005D518C" w14:paraId="5653EA1D" w14:textId="77777777" w:rsidTr="00D2307F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64E84742" w14:textId="77777777" w:rsidR="00CE7CFC" w:rsidRPr="00B16F95" w:rsidRDefault="00F75251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>
              <w:rPr>
                <w:rFonts w:ascii="Verdana" w:hAnsi="Verdana"/>
                <w:sz w:val="20"/>
                <w:szCs w:val="20"/>
              </w:rPr>
              <w:t>Status</w:t>
            </w:r>
            <w:r w:rsidR="00EF7A64" w:rsidRPr="00EF7A64">
              <w:rPr>
                <w:rFonts w:ascii="Verdana" w:hAnsi="Verdana"/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960" w:type="dxa"/>
          </w:tcPr>
          <w:p w14:paraId="3E02AA3C" w14:textId="77777777" w:rsidR="00CE7CFC" w:rsidRPr="00B16F95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74991EC" w14:textId="77777777" w:rsidR="00CE7CFC" w:rsidRPr="00B16F95" w:rsidRDefault="00CE7CFC" w:rsidP="007C051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</w:t>
            </w:r>
            <w:r w:rsidR="007C051F">
              <w:rPr>
                <w:rFonts w:ascii="Verdana" w:hAnsi="Verdana"/>
                <w:sz w:val="20"/>
                <w:szCs w:val="20"/>
              </w:rPr>
              <w:t>100</w:t>
            </w:r>
            <w:r w:rsidRPr="00B16F95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2C6FC135" w14:textId="77777777" w:rsidR="00CE7CFC" w:rsidRPr="00B16F95" w:rsidRDefault="00CE7CFC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Mandatory</w:t>
            </w:r>
          </w:p>
        </w:tc>
      </w:tr>
      <w:tr w:rsidR="00694695" w:rsidRPr="009F480D" w:rsidDel="005D518C" w14:paraId="6416F122" w14:textId="77777777" w:rsidTr="00D2307F">
        <w:tblPrEx>
          <w:tblLook w:val="04A0" w:firstRow="1" w:lastRow="0" w:firstColumn="1" w:lastColumn="0" w:noHBand="0" w:noVBand="1"/>
        </w:tblPrEx>
        <w:tc>
          <w:tcPr>
            <w:tcW w:w="2070" w:type="dxa"/>
          </w:tcPr>
          <w:p w14:paraId="4304B5E1" w14:textId="032A0540" w:rsidR="00694695" w:rsidRDefault="00694695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proofErr w:type="spellStart"/>
            <w:r w:rsidRPr="00694695">
              <w:rPr>
                <w:rFonts w:ascii="Verdana" w:hAnsi="Verdana"/>
                <w:sz w:val="20"/>
                <w:szCs w:val="20"/>
              </w:rPr>
              <w:t>EmployerCode</w:t>
            </w:r>
            <w:proofErr w:type="spellEnd"/>
          </w:p>
        </w:tc>
        <w:tc>
          <w:tcPr>
            <w:tcW w:w="3960" w:type="dxa"/>
          </w:tcPr>
          <w:p w14:paraId="26C23E20" w14:textId="77777777" w:rsidR="00694695" w:rsidRPr="00B16F95" w:rsidRDefault="00694695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4D60CBF" w14:textId="3FB77FE8" w:rsidR="00694695" w:rsidRPr="00B16F95" w:rsidRDefault="00694695" w:rsidP="007C051F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 w:rsidRPr="00B16F95">
              <w:rPr>
                <w:rFonts w:ascii="Verdana" w:hAnsi="Verdana"/>
                <w:sz w:val="20"/>
                <w:szCs w:val="20"/>
              </w:rPr>
              <w:t>String(</w:t>
            </w:r>
            <w:r>
              <w:rPr>
                <w:rFonts w:ascii="Verdana" w:hAnsi="Verdana"/>
                <w:sz w:val="20"/>
                <w:szCs w:val="20"/>
              </w:rPr>
              <w:t>20</w:t>
            </w:r>
            <w:r w:rsidRPr="00B16F95">
              <w:rPr>
                <w:rFonts w:ascii="Verdana" w:hAnsi="Verdana"/>
                <w:sz w:val="20"/>
                <w:szCs w:val="20"/>
              </w:rPr>
              <w:t>)</w:t>
            </w:r>
          </w:p>
        </w:tc>
        <w:tc>
          <w:tcPr>
            <w:tcW w:w="1890" w:type="dxa"/>
          </w:tcPr>
          <w:p w14:paraId="22B3BAEE" w14:textId="7DB2BD85" w:rsidR="00694695" w:rsidRPr="00B16F95" w:rsidRDefault="00694695" w:rsidP="00CE7CFC">
            <w:pPr>
              <w:pStyle w:val="Default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Optional</w:t>
            </w:r>
          </w:p>
        </w:tc>
      </w:tr>
    </w:tbl>
    <w:p w14:paraId="6C494EE5" w14:textId="77777777" w:rsidR="00B2424C" w:rsidRDefault="00B2424C" w:rsidP="00B2424C">
      <w:pPr>
        <w:spacing w:line="240" w:lineRule="auto"/>
        <w:rPr>
          <w:color w:val="365F91" w:themeColor="accent1" w:themeShade="BF"/>
          <w:sz w:val="24"/>
          <w:szCs w:val="24"/>
          <w:u w:val="single"/>
        </w:rPr>
      </w:pPr>
    </w:p>
    <w:p w14:paraId="5364AAC4" w14:textId="77777777" w:rsidR="00B2424C" w:rsidRDefault="00B2424C" w:rsidP="00B2424C">
      <w:pPr>
        <w:rPr>
          <w:color w:val="365F91" w:themeColor="accent1" w:themeShade="BF"/>
          <w:sz w:val="24"/>
          <w:szCs w:val="24"/>
          <w:u w:val="single"/>
        </w:rPr>
      </w:pPr>
      <w:r w:rsidRPr="004C5303">
        <w:rPr>
          <w:color w:val="365F91" w:themeColor="accent1" w:themeShade="BF"/>
          <w:sz w:val="24"/>
          <w:szCs w:val="24"/>
          <w:u w:val="single"/>
        </w:rPr>
        <w:t xml:space="preserve">Sample </w:t>
      </w:r>
      <w:r>
        <w:rPr>
          <w:color w:val="365F91" w:themeColor="accent1" w:themeShade="BF"/>
          <w:sz w:val="24"/>
          <w:szCs w:val="24"/>
          <w:u w:val="single"/>
        </w:rPr>
        <w:t>Response</w:t>
      </w:r>
    </w:p>
    <w:p w14:paraId="57F7F98B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proofErr w:type="gramStart"/>
      <w:r>
        <w:rPr>
          <w:rFonts w:ascii="Courier New" w:eastAsiaTheme="minorHAnsi" w:hAnsi="Courier New" w:cs="Courier New"/>
          <w:color w:val="008080"/>
          <w:sz w:val="20"/>
          <w:szCs w:val="20"/>
        </w:rPr>
        <w:t>&lt;?</w:t>
      </w:r>
      <w:r>
        <w:rPr>
          <w:rFonts w:ascii="Courier New" w:eastAsiaTheme="minorHAnsi" w:hAnsi="Courier New" w:cs="Courier New"/>
          <w:color w:val="3F7F7F"/>
          <w:sz w:val="20"/>
          <w:szCs w:val="20"/>
        </w:rPr>
        <w:t>xml</w:t>
      </w:r>
      <w:proofErr w:type="gramEnd"/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version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"1.0"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encoding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"UTF-8"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standalone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=</w:t>
      </w:r>
      <w:r>
        <w:rPr>
          <w:rFonts w:ascii="Courier New" w:eastAsiaTheme="minorHAnsi" w:hAnsi="Courier New" w:cs="Courier New"/>
          <w:i/>
          <w:iCs/>
          <w:color w:val="2A00FF"/>
          <w:sz w:val="20"/>
          <w:szCs w:val="20"/>
        </w:rPr>
        <w:t>“yes”?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 xml:space="preserve"> </w:t>
      </w:r>
    </w:p>
    <w:p w14:paraId="5F2D2941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29481B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64076C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NOTIFY_APPLICATION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MsgFormat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218DC4D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>0001&lt;/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MsgVersion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EC83823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CAS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RequestorChannelId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21E591A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RAKUSER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RequestorUserId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14D11BC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RequestorLanguage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4AE4A97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secure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RequestorSecurityInfo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D704EE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>
        <w:rPr>
          <w:rFonts w:ascii="Courier New" w:eastAsiaTheme="minorHAnsi" w:hAnsi="Courier New" w:cs="Courier New"/>
          <w:sz w:val="20"/>
          <w:szCs w:val="20"/>
        </w:rPr>
        <w:t>0000</w:t>
      </w:r>
      <w:r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ReturnCode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8900221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3542F9">
        <w:rPr>
          <w:rFonts w:ascii="Courier New" w:eastAsiaTheme="minorHAnsi" w:hAnsi="Courier New" w:cs="Courier New"/>
          <w:color w:val="7F007F"/>
          <w:sz w:val="20"/>
          <w:szCs w:val="20"/>
        </w:rPr>
        <w:t>Successful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ReturnDesc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7AEA2C0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sz w:val="20"/>
          <w:szCs w:val="20"/>
        </w:rPr>
        <w:t>123123453&lt;/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MessageId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11A675D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REQ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|</w:t>
      </w:r>
      <w:r>
        <w:rPr>
          <w:rFonts w:ascii="Courier New" w:eastAsiaTheme="minorHAnsi" w:hAnsi="Courier New" w:cs="Courier New"/>
          <w:sz w:val="20"/>
          <w:szCs w:val="20"/>
        </w:rPr>
        <w:t>|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SHELL.JOHN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Extra1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03ADFF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</w: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YYYY-MM-DDThh</w:t>
      </w:r>
      <w:proofErr w:type="gramStart"/>
      <w:r>
        <w:rPr>
          <w:rFonts w:ascii="Courier New" w:eastAsiaTheme="minorHAnsi" w:hAnsi="Courier New" w:cs="Courier New"/>
          <w:color w:val="7F007F"/>
          <w:sz w:val="20"/>
          <w:szCs w:val="20"/>
        </w:rPr>
        <w:t>:mm:ss.mmm</w:t>
      </w:r>
      <w:proofErr w:type="gramEnd"/>
      <w:r>
        <w:rPr>
          <w:rFonts w:ascii="Courier New" w:eastAsiaTheme="minorHAnsi" w:hAnsi="Courier New" w:cs="Courier New"/>
          <w:color w:val="000000"/>
          <w:sz w:val="20"/>
          <w:szCs w:val="20"/>
        </w:rPr>
        <w:t>+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hh:mm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&lt;</w:t>
      </w:r>
      <w:r>
        <w:rPr>
          <w:rFonts w:ascii="Courier New" w:eastAsiaTheme="minorHAnsi" w:hAnsi="Courier New" w:cs="Courier New"/>
          <w:sz w:val="20"/>
          <w:szCs w:val="20"/>
        </w:rPr>
        <w:t>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Extra2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3A36D0E6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EE_EAI_HEADER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63F8E969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5F1F4386" w14:textId="77777777" w:rsidR="003277FF" w:rsidRDefault="00B0037A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3542F9">
        <w:rPr>
          <w:rFonts w:ascii="Courier New" w:eastAsiaTheme="minorHAnsi" w:hAnsi="Courier New" w:cs="Courier New"/>
          <w:color w:val="000000"/>
          <w:sz w:val="20"/>
          <w:szCs w:val="20"/>
        </w:rPr>
        <w:t>0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00</w:t>
      </w:r>
      <w:r w:rsidR="003277FF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StatusCode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D6E587A" w14:textId="77777777" w:rsidR="003277FF" w:rsidRDefault="00B0037A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 xml:space="preserve">  </w:t>
      </w:r>
      <w:r w:rsidR="003277FF">
        <w:rPr>
          <w:rFonts w:ascii="Courier New" w:eastAsiaTheme="minorHAnsi" w:hAnsi="Courier New" w:cs="Courier New"/>
          <w:sz w:val="20"/>
          <w:szCs w:val="20"/>
        </w:rPr>
        <w:t>&lt;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  <w:r w:rsidR="0073444A">
        <w:rPr>
          <w:rFonts w:ascii="Courier New" w:eastAsiaTheme="minorHAnsi" w:hAnsi="Courier New" w:cs="Courier New"/>
          <w:color w:val="000000"/>
          <w:sz w:val="20"/>
          <w:szCs w:val="20"/>
        </w:rPr>
        <w:t>S</w:t>
      </w:r>
      <w:r w:rsidR="0099295E">
        <w:rPr>
          <w:rFonts w:ascii="Courier New" w:eastAsiaTheme="minorHAnsi" w:hAnsi="Courier New" w:cs="Courier New"/>
          <w:color w:val="000000"/>
          <w:sz w:val="20"/>
          <w:szCs w:val="20"/>
        </w:rPr>
        <w:t>UCCESS</w:t>
      </w:r>
      <w:r w:rsidR="003277FF">
        <w:rPr>
          <w:rFonts w:ascii="Courier New" w:eastAsiaTheme="minorHAnsi" w:hAnsi="Courier New" w:cs="Courier New"/>
          <w:sz w:val="20"/>
          <w:szCs w:val="20"/>
        </w:rPr>
        <w:t>&lt;/</w:t>
      </w:r>
      <w:proofErr w:type="spellStart"/>
      <w:r w:rsidR="003277FF">
        <w:rPr>
          <w:rFonts w:ascii="Courier New" w:eastAsiaTheme="minorHAnsi" w:hAnsi="Courier New" w:cs="Courier New"/>
          <w:color w:val="7F007F"/>
          <w:sz w:val="20"/>
          <w:szCs w:val="20"/>
        </w:rPr>
        <w:t>StatusDescription</w:t>
      </w:r>
      <w:proofErr w:type="spellEnd"/>
      <w:r w:rsidR="003277FF"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2247DFD8" w14:textId="1755ADF4" w:rsidR="00C523DF" w:rsidRDefault="00C523DF" w:rsidP="00C523DF">
      <w:pPr>
        <w:autoSpaceDE w:val="0"/>
        <w:autoSpaceDN w:val="0"/>
        <w:adjustRightInd w:val="0"/>
        <w:spacing w:before="0" w:after="0" w:line="240" w:lineRule="auto"/>
        <w:ind w:left="720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 xml:space="preserve">  </w:t>
      </w:r>
      <w:r w:rsidRPr="004C2433">
        <w:rPr>
          <w:rFonts w:ascii="Courier New" w:eastAsiaTheme="minorHAnsi" w:hAnsi="Courier New" w:cs="Courier New"/>
          <w:sz w:val="20"/>
          <w:szCs w:val="20"/>
          <w:rPrChange w:id="108" w:author="Mahendra Pandey" w:date="2023-10-05T11:32:00Z">
            <w:rPr>
              <w:rFonts w:ascii="Courier New" w:eastAsiaTheme="minorHAnsi" w:hAnsi="Courier New" w:cs="Courier New"/>
              <w:sz w:val="20"/>
              <w:szCs w:val="20"/>
              <w:highlight w:val="yellow"/>
            </w:rPr>
          </w:rPrChange>
        </w:rPr>
        <w:t>&lt;</w:t>
      </w:r>
      <w:proofErr w:type="spellStart"/>
      <w:r w:rsidRPr="004C2433">
        <w:rPr>
          <w:rFonts w:ascii="Courier New" w:eastAsiaTheme="minorHAnsi" w:hAnsi="Courier New" w:cs="Courier New"/>
          <w:color w:val="7F007F"/>
          <w:sz w:val="20"/>
          <w:szCs w:val="20"/>
          <w:rPrChange w:id="109" w:author="Mahendra Pandey" w:date="2023-10-05T11:32:00Z">
            <w:rPr>
              <w:rFonts w:ascii="Courier New" w:eastAsiaTheme="minorHAnsi" w:hAnsi="Courier New" w:cs="Courier New"/>
              <w:color w:val="7F007F"/>
              <w:sz w:val="20"/>
              <w:szCs w:val="20"/>
              <w:highlight w:val="yellow"/>
            </w:rPr>
          </w:rPrChange>
        </w:rPr>
        <w:t>EmployerCode</w:t>
      </w:r>
      <w:proofErr w:type="spellEnd"/>
      <w:r w:rsidRPr="004C2433">
        <w:rPr>
          <w:rFonts w:ascii="Courier New" w:eastAsiaTheme="minorHAnsi" w:hAnsi="Courier New" w:cs="Courier New"/>
          <w:color w:val="000000"/>
          <w:sz w:val="20"/>
          <w:szCs w:val="20"/>
          <w:rPrChange w:id="110" w:author="Mahendra Pandey" w:date="2023-10-05T11:32:00Z">
            <w:rPr>
              <w:rFonts w:ascii="Courier New" w:eastAsiaTheme="minorHAnsi" w:hAnsi="Courier New" w:cs="Courier New"/>
              <w:color w:val="000000"/>
              <w:sz w:val="20"/>
              <w:szCs w:val="20"/>
              <w:highlight w:val="yellow"/>
            </w:rPr>
          </w:rPrChange>
        </w:rPr>
        <w:t>&gt;1234</w:t>
      </w:r>
      <w:r w:rsidRPr="004C2433">
        <w:rPr>
          <w:rFonts w:ascii="Courier New" w:eastAsiaTheme="minorHAnsi" w:hAnsi="Courier New" w:cs="Courier New"/>
          <w:sz w:val="20"/>
          <w:szCs w:val="20"/>
          <w:rPrChange w:id="111" w:author="Mahendra Pandey" w:date="2023-10-05T11:32:00Z">
            <w:rPr>
              <w:rFonts w:ascii="Courier New" w:eastAsiaTheme="minorHAnsi" w:hAnsi="Courier New" w:cs="Courier New"/>
              <w:sz w:val="20"/>
              <w:szCs w:val="20"/>
              <w:highlight w:val="yellow"/>
            </w:rPr>
          </w:rPrChange>
        </w:rPr>
        <w:t>&lt;/</w:t>
      </w:r>
      <w:proofErr w:type="spellStart"/>
      <w:r w:rsidRPr="004C2433">
        <w:rPr>
          <w:rFonts w:ascii="Courier New" w:eastAsiaTheme="minorHAnsi" w:hAnsi="Courier New" w:cs="Courier New"/>
          <w:color w:val="7F007F"/>
          <w:sz w:val="20"/>
          <w:szCs w:val="20"/>
          <w:rPrChange w:id="112" w:author="Mahendra Pandey" w:date="2023-10-05T11:32:00Z">
            <w:rPr>
              <w:rFonts w:ascii="Courier New" w:eastAsiaTheme="minorHAnsi" w:hAnsi="Courier New" w:cs="Courier New"/>
              <w:color w:val="7F007F"/>
              <w:sz w:val="20"/>
              <w:szCs w:val="20"/>
              <w:highlight w:val="yellow"/>
            </w:rPr>
          </w:rPrChange>
        </w:rPr>
        <w:t>EmployerCode</w:t>
      </w:r>
      <w:proofErr w:type="spellEnd"/>
      <w:r w:rsidRPr="004C2433">
        <w:rPr>
          <w:rFonts w:ascii="Courier New" w:eastAsiaTheme="minorHAnsi" w:hAnsi="Courier New" w:cs="Courier New"/>
          <w:color w:val="000000"/>
          <w:sz w:val="20"/>
          <w:szCs w:val="20"/>
          <w:rPrChange w:id="113" w:author="Mahendra Pandey" w:date="2023-10-05T11:32:00Z">
            <w:rPr>
              <w:rFonts w:ascii="Courier New" w:eastAsiaTheme="minorHAnsi" w:hAnsi="Courier New" w:cs="Courier New"/>
              <w:color w:val="000000"/>
              <w:sz w:val="20"/>
              <w:szCs w:val="20"/>
              <w:highlight w:val="yellow"/>
            </w:rPr>
          </w:rPrChange>
        </w:rPr>
        <w:t>&gt;</w:t>
      </w:r>
    </w:p>
    <w:p w14:paraId="1D451045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ab/>
        <w:t>&lt;/</w:t>
      </w:r>
      <w:proofErr w:type="spellStart"/>
      <w:r>
        <w:rPr>
          <w:rFonts w:ascii="Courier New" w:eastAsiaTheme="minorHAnsi" w:hAnsi="Courier New" w:cs="Courier New"/>
          <w:color w:val="7F007F"/>
          <w:sz w:val="20"/>
          <w:szCs w:val="20"/>
        </w:rPr>
        <w:t>NotifyApplicationStatusResponse</w:t>
      </w:r>
      <w:proofErr w:type="spellEnd"/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7D8DF9A2" w14:textId="77777777" w:rsidR="003277FF" w:rsidRDefault="003277FF" w:rsidP="003277FF">
      <w:pPr>
        <w:autoSpaceDE w:val="0"/>
        <w:autoSpaceDN w:val="0"/>
        <w:adjustRightInd w:val="0"/>
        <w:spacing w:before="0" w:after="0" w:line="240" w:lineRule="auto"/>
        <w:rPr>
          <w:rFonts w:ascii="Courier New" w:eastAsiaTheme="minorHAnsi" w:hAnsi="Courier New" w:cs="Courier New"/>
          <w:sz w:val="20"/>
          <w:szCs w:val="20"/>
        </w:rPr>
      </w:pPr>
      <w:r>
        <w:rPr>
          <w:rFonts w:ascii="Courier New" w:eastAsiaTheme="minorHAnsi" w:hAnsi="Courier New" w:cs="Courier New"/>
          <w:sz w:val="20"/>
          <w:szCs w:val="20"/>
        </w:rPr>
        <w:t>&lt;/</w:t>
      </w:r>
      <w:r>
        <w:rPr>
          <w:rFonts w:ascii="Courier New" w:eastAsiaTheme="minorHAnsi" w:hAnsi="Courier New" w:cs="Courier New"/>
          <w:color w:val="7F007F"/>
          <w:sz w:val="20"/>
          <w:szCs w:val="20"/>
        </w:rPr>
        <w:t>EE_EAI_MESSAGE</w:t>
      </w:r>
      <w:r>
        <w:rPr>
          <w:rFonts w:ascii="Courier New" w:eastAsiaTheme="minorHAnsi" w:hAnsi="Courier New" w:cs="Courier New"/>
          <w:color w:val="000000"/>
          <w:sz w:val="20"/>
          <w:szCs w:val="20"/>
        </w:rPr>
        <w:t>&gt;</w:t>
      </w:r>
    </w:p>
    <w:p w14:paraId="4AAEC27F" w14:textId="77777777" w:rsidR="00F75251" w:rsidRDefault="00334865" w:rsidP="00F75251">
      <w:pPr>
        <w:pStyle w:val="Heading3"/>
        <w:numPr>
          <w:ilvl w:val="2"/>
          <w:numId w:val="1"/>
        </w:numPr>
        <w:tabs>
          <w:tab w:val="left" w:pos="1134"/>
        </w:tabs>
        <w:rPr>
          <w:rFonts w:cstheme="minorHAnsi"/>
          <w:color w:val="0070C0"/>
        </w:rPr>
      </w:pPr>
      <w:r w:rsidRPr="00B0037A">
        <w:rPr>
          <w:rFonts w:cstheme="minorHAnsi"/>
          <w:color w:val="0070C0"/>
        </w:rPr>
        <w:t>Error code</w:t>
      </w:r>
    </w:p>
    <w:p w14:paraId="2D686BB6" w14:textId="77777777" w:rsidR="002677EB" w:rsidRPr="002677EB" w:rsidRDefault="002677EB" w:rsidP="002677EB">
      <w:r>
        <w:t>The below attached error code and description for notify application</w:t>
      </w:r>
    </w:p>
    <w:p w14:paraId="19F8FC56" w14:textId="77777777" w:rsidR="00F75251" w:rsidRPr="00F75251" w:rsidRDefault="00F75251" w:rsidP="00F75251"/>
    <w:p w14:paraId="7FF53333" w14:textId="77777777" w:rsidR="00B2424C" w:rsidRDefault="00334865" w:rsidP="00334865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                     </w:t>
      </w:r>
      <w:bookmarkStart w:id="114" w:name="_MON_1714461403"/>
      <w:bookmarkEnd w:id="114"/>
      <w:r w:rsidR="0099295E">
        <w:rPr>
          <w:rFonts w:asciiTheme="minorHAnsi" w:hAnsiTheme="minorHAnsi" w:cstheme="minorHAnsi"/>
        </w:rPr>
        <w:object w:dxaOrig="1546" w:dyaOrig="990" w14:anchorId="56F9CCE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9pt;height:50.5pt" o:ole="">
            <v:imagedata r:id="rId8" o:title=""/>
          </v:shape>
          <o:OLEObject Type="Embed" ProgID="Excel.Sheet.12" ShapeID="_x0000_i1025" DrawAspect="Icon" ObjectID="_1758010708" r:id="rId9"/>
        </w:object>
      </w:r>
    </w:p>
    <w:p w14:paraId="7CBA220F" w14:textId="77777777" w:rsidR="00B2424C" w:rsidRPr="00A90E33" w:rsidRDefault="00B2424C" w:rsidP="00B2424C"/>
    <w:p w14:paraId="0BB9A771" w14:textId="77777777" w:rsidR="00B2424C" w:rsidRDefault="00B2424C" w:rsidP="00B2424C"/>
    <w:p w14:paraId="6C59559E" w14:textId="77777777" w:rsidR="00B2424C" w:rsidRDefault="00B2424C" w:rsidP="00B2424C"/>
    <w:p w14:paraId="3A3677C0" w14:textId="77777777" w:rsidR="00B2424C" w:rsidRDefault="00B2424C" w:rsidP="00B2424C"/>
    <w:p w14:paraId="569CC336" w14:textId="77777777" w:rsidR="00B2424C" w:rsidRPr="00B2424C" w:rsidRDefault="00B2424C" w:rsidP="00B2424C"/>
    <w:sectPr w:rsidR="00B2424C" w:rsidRPr="00B2424C" w:rsidSect="00910B7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5983AD" w14:textId="77777777" w:rsidR="00A3314F" w:rsidRDefault="00A3314F" w:rsidP="00C75C39">
      <w:pPr>
        <w:spacing w:before="0" w:after="0" w:line="240" w:lineRule="auto"/>
      </w:pPr>
      <w:r>
        <w:separator/>
      </w:r>
    </w:p>
  </w:endnote>
  <w:endnote w:type="continuationSeparator" w:id="0">
    <w:p w14:paraId="5979EE66" w14:textId="77777777" w:rsidR="00A3314F" w:rsidRDefault="00A3314F" w:rsidP="00C75C3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3A6C06" w14:textId="77777777" w:rsidR="00AB3956" w:rsidRDefault="00AB395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A28DF" w14:textId="77777777" w:rsidR="00AB3956" w:rsidRDefault="00AB395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77ED0F" w14:textId="77777777" w:rsidR="00AB3956" w:rsidRDefault="00AB395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BBA994" w14:textId="77777777" w:rsidR="00A3314F" w:rsidRDefault="00A3314F" w:rsidP="00C75C39">
      <w:pPr>
        <w:spacing w:before="0" w:after="0" w:line="240" w:lineRule="auto"/>
      </w:pPr>
      <w:r>
        <w:separator/>
      </w:r>
    </w:p>
  </w:footnote>
  <w:footnote w:type="continuationSeparator" w:id="0">
    <w:p w14:paraId="1CD8D2E7" w14:textId="77777777" w:rsidR="00A3314F" w:rsidRDefault="00A3314F" w:rsidP="00C75C3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603845570"/>
      <w:lock w:val="contentLocked"/>
      <w:placeholder>
        <w:docPart w:val="DefaultPlaceholder_1081868574"/>
      </w:placeholder>
    </w:sdtPr>
    <w:sdtEndPr/>
    <w:sdtContent>
      <w:p w14:paraId="232E7FB1" w14:textId="77777777" w:rsidR="00AB3956" w:rsidRDefault="00AB3956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175705601"/>
      <w:lock w:val="contentLocked"/>
      <w:placeholder>
        <w:docPart w:val="DefaultPlaceholder_1081868574"/>
      </w:placeholder>
    </w:sdtPr>
    <w:sdtEndPr/>
    <w:sdtContent>
      <w:p w14:paraId="0080E052" w14:textId="77777777" w:rsidR="00AB3956" w:rsidRDefault="00AB3956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tag w:val="GTBClassification"/>
      <w:id w:val="-1594623842"/>
      <w:lock w:val="contentLocked"/>
      <w:placeholder>
        <w:docPart w:val="DefaultPlaceholder_1081868574"/>
      </w:placeholder>
    </w:sdtPr>
    <w:sdtEndPr/>
    <w:sdtContent>
      <w:p w14:paraId="6D7F94D8" w14:textId="77777777" w:rsidR="00AB3956" w:rsidRDefault="00AB3956" w:rsidP="00C75C39">
        <w:pPr>
          <w:pStyle w:val="Header"/>
          <w:jc w:val="center"/>
        </w:pPr>
        <w:r w:rsidRPr="00C75C39">
          <w:rPr>
            <w:rFonts w:ascii="Verdana" w:hAnsi="Verdana"/>
            <w:b/>
            <w:color w:val="000000"/>
            <w:sz w:val="20"/>
          </w:rPr>
          <w:t>Classification:</w:t>
        </w:r>
        <w:r w:rsidRPr="00C75C39">
          <w:rPr>
            <w:rFonts w:ascii="Verdana" w:hAnsi="Verdana"/>
            <w:color w:val="000000"/>
            <w:sz w:val="20"/>
          </w:rPr>
          <w:t xml:space="preserve"> </w:t>
        </w:r>
        <w:r w:rsidRPr="00C75C39">
          <w:rPr>
            <w:rFonts w:ascii="Verdana" w:hAnsi="Verdana"/>
            <w:b/>
            <w:color w:val="FF0000"/>
            <w:sz w:val="20"/>
          </w:rPr>
          <w:t>RAKBANK-Internal</w: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2193D31"/>
    <w:multiLevelType w:val="multilevel"/>
    <w:tmpl w:val="77E61D6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22" w:hanging="432"/>
      </w:pPr>
      <w:rPr>
        <w:rFonts w:ascii="Arial" w:hAnsi="Arial" w:cs="Arial" w:hint="default"/>
        <w:color w:val="0070C0"/>
        <w:sz w:val="32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ascii="Arial" w:hAnsi="Arial" w:cs="Arial" w:hint="default"/>
        <w:b w:val="0"/>
        <w:sz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ahendra Pandey">
    <w15:presenceInfo w15:providerId="AD" w15:userId="S-1-5-21-1241872456-1058172877-1847928074-1447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E33"/>
    <w:rsid w:val="000070EF"/>
    <w:rsid w:val="00017891"/>
    <w:rsid w:val="000240EA"/>
    <w:rsid w:val="00025AD1"/>
    <w:rsid w:val="000267F5"/>
    <w:rsid w:val="0004618E"/>
    <w:rsid w:val="000609A2"/>
    <w:rsid w:val="0007195D"/>
    <w:rsid w:val="0008005E"/>
    <w:rsid w:val="00082AF2"/>
    <w:rsid w:val="00096DC7"/>
    <w:rsid w:val="000A7C75"/>
    <w:rsid w:val="000B1CEC"/>
    <w:rsid w:val="000B3F55"/>
    <w:rsid w:val="000C1E00"/>
    <w:rsid w:val="000C6E85"/>
    <w:rsid w:val="000D0823"/>
    <w:rsid w:val="000F3AC3"/>
    <w:rsid w:val="0012027E"/>
    <w:rsid w:val="001372D4"/>
    <w:rsid w:val="00167C45"/>
    <w:rsid w:val="00180480"/>
    <w:rsid w:val="00187678"/>
    <w:rsid w:val="0019593A"/>
    <w:rsid w:val="001A0025"/>
    <w:rsid w:val="001B22C2"/>
    <w:rsid w:val="001C3CA0"/>
    <w:rsid w:val="001C7DB8"/>
    <w:rsid w:val="001D3090"/>
    <w:rsid w:val="001D5DCE"/>
    <w:rsid w:val="001D6530"/>
    <w:rsid w:val="001D6CDD"/>
    <w:rsid w:val="001E4F51"/>
    <w:rsid w:val="00203B26"/>
    <w:rsid w:val="0021410B"/>
    <w:rsid w:val="002156BA"/>
    <w:rsid w:val="002246E9"/>
    <w:rsid w:val="00224C99"/>
    <w:rsid w:val="0025621A"/>
    <w:rsid w:val="002677EB"/>
    <w:rsid w:val="00293FC3"/>
    <w:rsid w:val="00295733"/>
    <w:rsid w:val="002C0363"/>
    <w:rsid w:val="002D37CE"/>
    <w:rsid w:val="002D3DBE"/>
    <w:rsid w:val="002E64E8"/>
    <w:rsid w:val="00322496"/>
    <w:rsid w:val="003277FF"/>
    <w:rsid w:val="00334865"/>
    <w:rsid w:val="00334B7A"/>
    <w:rsid w:val="003408A9"/>
    <w:rsid w:val="00342ECD"/>
    <w:rsid w:val="00344245"/>
    <w:rsid w:val="003542F9"/>
    <w:rsid w:val="00357568"/>
    <w:rsid w:val="00371B6E"/>
    <w:rsid w:val="0038482A"/>
    <w:rsid w:val="00395C6A"/>
    <w:rsid w:val="003A0EDB"/>
    <w:rsid w:val="003A31EF"/>
    <w:rsid w:val="003A38BD"/>
    <w:rsid w:val="003C57AD"/>
    <w:rsid w:val="003C7BE6"/>
    <w:rsid w:val="003D2275"/>
    <w:rsid w:val="003E3B6B"/>
    <w:rsid w:val="003F02D3"/>
    <w:rsid w:val="003F673B"/>
    <w:rsid w:val="004064D6"/>
    <w:rsid w:val="0040794F"/>
    <w:rsid w:val="00421AC8"/>
    <w:rsid w:val="004357D2"/>
    <w:rsid w:val="004476C7"/>
    <w:rsid w:val="0049498B"/>
    <w:rsid w:val="004B0462"/>
    <w:rsid w:val="004B2BD5"/>
    <w:rsid w:val="004B6C7D"/>
    <w:rsid w:val="004B7FB1"/>
    <w:rsid w:val="004C2433"/>
    <w:rsid w:val="004C3A26"/>
    <w:rsid w:val="004D426B"/>
    <w:rsid w:val="004E0EB2"/>
    <w:rsid w:val="004E5523"/>
    <w:rsid w:val="004F4B80"/>
    <w:rsid w:val="0050200A"/>
    <w:rsid w:val="00516DCD"/>
    <w:rsid w:val="00521F3F"/>
    <w:rsid w:val="00524AB8"/>
    <w:rsid w:val="00530150"/>
    <w:rsid w:val="005513A0"/>
    <w:rsid w:val="00553CBD"/>
    <w:rsid w:val="00561518"/>
    <w:rsid w:val="00570CEF"/>
    <w:rsid w:val="00573B7C"/>
    <w:rsid w:val="00581EE2"/>
    <w:rsid w:val="005D2D2B"/>
    <w:rsid w:val="005D4A2D"/>
    <w:rsid w:val="005E3742"/>
    <w:rsid w:val="00611FA9"/>
    <w:rsid w:val="006144E3"/>
    <w:rsid w:val="006330EE"/>
    <w:rsid w:val="0064628A"/>
    <w:rsid w:val="00652753"/>
    <w:rsid w:val="00675CB2"/>
    <w:rsid w:val="00690464"/>
    <w:rsid w:val="00694695"/>
    <w:rsid w:val="006C0890"/>
    <w:rsid w:val="006C5005"/>
    <w:rsid w:val="006D3D64"/>
    <w:rsid w:val="006E4F7B"/>
    <w:rsid w:val="006F23CB"/>
    <w:rsid w:val="0072152E"/>
    <w:rsid w:val="00724B11"/>
    <w:rsid w:val="0073444A"/>
    <w:rsid w:val="0073713E"/>
    <w:rsid w:val="00741AC3"/>
    <w:rsid w:val="007437EF"/>
    <w:rsid w:val="00750C78"/>
    <w:rsid w:val="00752015"/>
    <w:rsid w:val="0076378C"/>
    <w:rsid w:val="0076558C"/>
    <w:rsid w:val="007774BB"/>
    <w:rsid w:val="007942AA"/>
    <w:rsid w:val="00795996"/>
    <w:rsid w:val="00796E2E"/>
    <w:rsid w:val="007A42FD"/>
    <w:rsid w:val="007B2AA8"/>
    <w:rsid w:val="007C051F"/>
    <w:rsid w:val="007C7114"/>
    <w:rsid w:val="007D67A4"/>
    <w:rsid w:val="007E71E0"/>
    <w:rsid w:val="00817CE0"/>
    <w:rsid w:val="0082011B"/>
    <w:rsid w:val="0082562C"/>
    <w:rsid w:val="00845CA5"/>
    <w:rsid w:val="00846A9D"/>
    <w:rsid w:val="0085129B"/>
    <w:rsid w:val="008648D7"/>
    <w:rsid w:val="00875824"/>
    <w:rsid w:val="008924E4"/>
    <w:rsid w:val="00893B21"/>
    <w:rsid w:val="008A0378"/>
    <w:rsid w:val="008A0BB5"/>
    <w:rsid w:val="008A492E"/>
    <w:rsid w:val="008A5574"/>
    <w:rsid w:val="008D4A3A"/>
    <w:rsid w:val="008D6CA7"/>
    <w:rsid w:val="008F5803"/>
    <w:rsid w:val="008F697D"/>
    <w:rsid w:val="009040FF"/>
    <w:rsid w:val="0090568F"/>
    <w:rsid w:val="00910B7F"/>
    <w:rsid w:val="009117D2"/>
    <w:rsid w:val="009310F1"/>
    <w:rsid w:val="00940EEC"/>
    <w:rsid w:val="00950F5A"/>
    <w:rsid w:val="00973F14"/>
    <w:rsid w:val="00976E01"/>
    <w:rsid w:val="009833FE"/>
    <w:rsid w:val="0098642D"/>
    <w:rsid w:val="0099295E"/>
    <w:rsid w:val="0099602D"/>
    <w:rsid w:val="009966B5"/>
    <w:rsid w:val="009A17E7"/>
    <w:rsid w:val="009B2080"/>
    <w:rsid w:val="009B6555"/>
    <w:rsid w:val="009C5131"/>
    <w:rsid w:val="009D5B63"/>
    <w:rsid w:val="009E3CAF"/>
    <w:rsid w:val="009F0634"/>
    <w:rsid w:val="009F2D3D"/>
    <w:rsid w:val="00A03B46"/>
    <w:rsid w:val="00A267B2"/>
    <w:rsid w:val="00A30C18"/>
    <w:rsid w:val="00A3314F"/>
    <w:rsid w:val="00A61741"/>
    <w:rsid w:val="00A6374F"/>
    <w:rsid w:val="00A854DE"/>
    <w:rsid w:val="00A90E33"/>
    <w:rsid w:val="00A91BB6"/>
    <w:rsid w:val="00AA13AF"/>
    <w:rsid w:val="00AA183D"/>
    <w:rsid w:val="00AA2FD5"/>
    <w:rsid w:val="00AB106A"/>
    <w:rsid w:val="00AB3956"/>
    <w:rsid w:val="00AB4829"/>
    <w:rsid w:val="00AB5832"/>
    <w:rsid w:val="00AD1356"/>
    <w:rsid w:val="00AD2F6B"/>
    <w:rsid w:val="00AE3285"/>
    <w:rsid w:val="00AF05E4"/>
    <w:rsid w:val="00AF090D"/>
    <w:rsid w:val="00AF6DCD"/>
    <w:rsid w:val="00B0037A"/>
    <w:rsid w:val="00B07220"/>
    <w:rsid w:val="00B07621"/>
    <w:rsid w:val="00B21F60"/>
    <w:rsid w:val="00B2424C"/>
    <w:rsid w:val="00B44F14"/>
    <w:rsid w:val="00B479D9"/>
    <w:rsid w:val="00B73B5B"/>
    <w:rsid w:val="00B806B6"/>
    <w:rsid w:val="00B90088"/>
    <w:rsid w:val="00B97A35"/>
    <w:rsid w:val="00BA046A"/>
    <w:rsid w:val="00BA0708"/>
    <w:rsid w:val="00BC0B7B"/>
    <w:rsid w:val="00BC3A36"/>
    <w:rsid w:val="00BE7AFC"/>
    <w:rsid w:val="00BF02C8"/>
    <w:rsid w:val="00C125BE"/>
    <w:rsid w:val="00C20907"/>
    <w:rsid w:val="00C3353B"/>
    <w:rsid w:val="00C523DF"/>
    <w:rsid w:val="00C72205"/>
    <w:rsid w:val="00C75C39"/>
    <w:rsid w:val="00C82047"/>
    <w:rsid w:val="00C82CA5"/>
    <w:rsid w:val="00C8532C"/>
    <w:rsid w:val="00C92753"/>
    <w:rsid w:val="00C951D5"/>
    <w:rsid w:val="00CA65E0"/>
    <w:rsid w:val="00CA6D5F"/>
    <w:rsid w:val="00CC1D65"/>
    <w:rsid w:val="00CD0A19"/>
    <w:rsid w:val="00CD1643"/>
    <w:rsid w:val="00CD411F"/>
    <w:rsid w:val="00CE7CFC"/>
    <w:rsid w:val="00D036A9"/>
    <w:rsid w:val="00D114B4"/>
    <w:rsid w:val="00D2307F"/>
    <w:rsid w:val="00D33256"/>
    <w:rsid w:val="00D33E7C"/>
    <w:rsid w:val="00D34F12"/>
    <w:rsid w:val="00D442ED"/>
    <w:rsid w:val="00D511DE"/>
    <w:rsid w:val="00D53482"/>
    <w:rsid w:val="00D55872"/>
    <w:rsid w:val="00D664C2"/>
    <w:rsid w:val="00D6772A"/>
    <w:rsid w:val="00D70B02"/>
    <w:rsid w:val="00D92FC1"/>
    <w:rsid w:val="00DB161C"/>
    <w:rsid w:val="00DB2056"/>
    <w:rsid w:val="00DD4D34"/>
    <w:rsid w:val="00E20C26"/>
    <w:rsid w:val="00E6410D"/>
    <w:rsid w:val="00E832DB"/>
    <w:rsid w:val="00E91A07"/>
    <w:rsid w:val="00E95360"/>
    <w:rsid w:val="00EC3519"/>
    <w:rsid w:val="00ED44AB"/>
    <w:rsid w:val="00ED6E49"/>
    <w:rsid w:val="00EE08A3"/>
    <w:rsid w:val="00EE1073"/>
    <w:rsid w:val="00EF0176"/>
    <w:rsid w:val="00EF73D4"/>
    <w:rsid w:val="00EF7A64"/>
    <w:rsid w:val="00F245EC"/>
    <w:rsid w:val="00F24D32"/>
    <w:rsid w:val="00F4775E"/>
    <w:rsid w:val="00F62AB4"/>
    <w:rsid w:val="00F6610C"/>
    <w:rsid w:val="00F75251"/>
    <w:rsid w:val="00F83BAC"/>
    <w:rsid w:val="00F9045A"/>
    <w:rsid w:val="00FB5CE2"/>
    <w:rsid w:val="00FB632C"/>
    <w:rsid w:val="00FC531A"/>
    <w:rsid w:val="00FD218A"/>
    <w:rsid w:val="00FD2707"/>
    <w:rsid w:val="00FD4740"/>
    <w:rsid w:val="00FD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31C83"/>
  <w15:docId w15:val="{6EA96984-2477-4FA0-B89A-2E6D0AF88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0E33"/>
    <w:pPr>
      <w:spacing w:before="120" w:after="120"/>
    </w:pPr>
    <w:rPr>
      <w:rFonts w:ascii="Arial" w:eastAsia="MS Mincho" w:hAnsi="Arial" w:cs="Times New Roman"/>
    </w:rPr>
  </w:style>
  <w:style w:type="paragraph" w:styleId="Heading2">
    <w:name w:val="heading 2"/>
    <w:aliases w:val="H2,style2,Header 2,Func Header,Header 21,Func Header1,Header 22,Func Header2,Header 23,Func Header3,Header 24,Func Header4,Header 211,Func Header11,Header 221,Func Header21,Header 231,Func Header31,Header 25,Func Header5,Header 26,Func Header6"/>
    <w:basedOn w:val="Normal"/>
    <w:next w:val="Normal"/>
    <w:link w:val="Heading2Char"/>
    <w:unhideWhenUsed/>
    <w:qFormat/>
    <w:rsid w:val="00A90E33"/>
    <w:pPr>
      <w:keepNext/>
      <w:keepLines/>
      <w:spacing w:before="200" w:after="0" w:line="240" w:lineRule="auto"/>
      <w:outlineLvl w:val="1"/>
    </w:pPr>
    <w:rPr>
      <w:rFonts w:eastAsia="Times New Roman"/>
      <w:bCs/>
      <w:color w:val="1F497D"/>
      <w:sz w:val="28"/>
      <w:szCs w:val="26"/>
    </w:rPr>
  </w:style>
  <w:style w:type="paragraph" w:styleId="Heading3">
    <w:name w:val="heading 3"/>
    <w:aliases w:val="h2,2nd Level Head,見出し 3"/>
    <w:basedOn w:val="Normal"/>
    <w:next w:val="Normal"/>
    <w:link w:val="Heading3Char"/>
    <w:unhideWhenUsed/>
    <w:qFormat/>
    <w:rsid w:val="00A90E33"/>
    <w:pPr>
      <w:keepNext/>
      <w:keepLines/>
      <w:spacing w:before="200" w:after="0" w:line="240" w:lineRule="auto"/>
      <w:outlineLvl w:val="2"/>
    </w:pPr>
    <w:rPr>
      <w:rFonts w:eastAsia="Times New Roman"/>
      <w:bCs/>
      <w:color w:val="1F497D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aliases w:val="H2 Char,style2 Char,Header 2 Char,Func Header Char,Header 21 Char,Func Header1 Char,Header 22 Char,Func Header2 Char,Header 23 Char,Func Header3 Char,Header 24 Char,Func Header4 Char,Header 211 Char,Func Header11 Char,Header 221 Char"/>
    <w:basedOn w:val="DefaultParagraphFont"/>
    <w:link w:val="Heading2"/>
    <w:rsid w:val="00A90E33"/>
    <w:rPr>
      <w:rFonts w:ascii="Arial" w:eastAsia="Times New Roman" w:hAnsi="Arial" w:cs="Times New Roman"/>
      <w:bCs/>
      <w:color w:val="1F497D"/>
      <w:sz w:val="28"/>
      <w:szCs w:val="26"/>
    </w:rPr>
  </w:style>
  <w:style w:type="character" w:customStyle="1" w:styleId="Heading3Char">
    <w:name w:val="Heading 3 Char"/>
    <w:aliases w:val="h2 Char,2nd Level Head Char,見出し 3 Char"/>
    <w:basedOn w:val="DefaultParagraphFont"/>
    <w:link w:val="Heading3"/>
    <w:rsid w:val="00A90E33"/>
    <w:rPr>
      <w:rFonts w:ascii="Arial" w:eastAsia="Times New Roman" w:hAnsi="Arial" w:cs="Times New Roman"/>
      <w:bCs/>
      <w:color w:val="1F497D"/>
      <w:sz w:val="24"/>
    </w:rPr>
  </w:style>
  <w:style w:type="table" w:styleId="TableGrid">
    <w:name w:val="Table Grid"/>
    <w:basedOn w:val="TableNormal"/>
    <w:uiPriority w:val="59"/>
    <w:rsid w:val="00A90E33"/>
    <w:pPr>
      <w:spacing w:after="0" w:line="240" w:lineRule="auto"/>
    </w:pPr>
    <w:rPr>
      <w:rFonts w:eastAsia="Times New Roma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sid w:val="00A90E3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tabletext">
    <w:name w:val="table text"/>
    <w:basedOn w:val="Normal"/>
    <w:rsid w:val="00A90E33"/>
    <w:pPr>
      <w:spacing w:before="20" w:after="20" w:line="240" w:lineRule="auto"/>
    </w:pPr>
    <w:rPr>
      <w:rFonts w:ascii="Times New Roman" w:eastAsia="Times New Roman" w:hAnsi="Times New Roman"/>
      <w:sz w:val="20"/>
      <w:szCs w:val="20"/>
    </w:rPr>
  </w:style>
  <w:style w:type="paragraph" w:customStyle="1" w:styleId="DBSBody">
    <w:name w:val="DBS Body"/>
    <w:basedOn w:val="NoSpacing"/>
    <w:link w:val="DBSBodyChar"/>
    <w:qFormat/>
    <w:rsid w:val="00A90E33"/>
    <w:rPr>
      <w:rFonts w:ascii="Calibri" w:eastAsia="Calibri" w:hAnsi="Calibri" w:cs="Mangal"/>
      <w:sz w:val="20"/>
      <w:szCs w:val="20"/>
    </w:rPr>
  </w:style>
  <w:style w:type="character" w:customStyle="1" w:styleId="DBSBodyChar">
    <w:name w:val="DBS Body Char"/>
    <w:basedOn w:val="DefaultParagraphFont"/>
    <w:link w:val="DBSBody"/>
    <w:rsid w:val="00A90E33"/>
    <w:rPr>
      <w:rFonts w:ascii="Calibri" w:eastAsia="Calibri" w:hAnsi="Calibri" w:cs="Mangal"/>
      <w:sz w:val="20"/>
      <w:szCs w:val="20"/>
    </w:rPr>
  </w:style>
  <w:style w:type="table" w:customStyle="1" w:styleId="TableGrid0">
    <w:name w:val="TableGrid"/>
    <w:rsid w:val="00A90E3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uiPriority w:val="1"/>
    <w:qFormat/>
    <w:rsid w:val="00A90E33"/>
    <w:pPr>
      <w:spacing w:after="0" w:line="240" w:lineRule="auto"/>
    </w:pPr>
    <w:rPr>
      <w:rFonts w:ascii="Arial" w:eastAsia="MS Mincho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EB2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EB2"/>
    <w:rPr>
      <w:rFonts w:ascii="Tahoma" w:eastAsia="MS Mincho" w:hAnsi="Tahoma" w:cs="Tahoma"/>
      <w:sz w:val="16"/>
      <w:szCs w:val="16"/>
    </w:rPr>
  </w:style>
  <w:style w:type="paragraph" w:styleId="TOC1">
    <w:name w:val="toc 1"/>
    <w:basedOn w:val="Normal"/>
    <w:next w:val="Normal"/>
    <w:autoRedefine/>
    <w:uiPriority w:val="39"/>
    <w:qFormat/>
    <w:rsid w:val="00B2424C"/>
    <w:pPr>
      <w:tabs>
        <w:tab w:val="right" w:leader="dot" w:pos="8630"/>
      </w:tabs>
      <w:spacing w:before="0" w:after="0" w:line="240" w:lineRule="auto"/>
      <w:jc w:val="center"/>
    </w:pPr>
    <w:rPr>
      <w:rFonts w:ascii="Verdana" w:eastAsia="Times New Roman" w:hAnsi="Verdana"/>
      <w:b/>
      <w:sz w:val="20"/>
      <w:szCs w:val="36"/>
    </w:rPr>
  </w:style>
  <w:style w:type="paragraph" w:styleId="Header">
    <w:name w:val="header"/>
    <w:basedOn w:val="Normal"/>
    <w:link w:val="Head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39"/>
    <w:rPr>
      <w:rFonts w:ascii="Arial" w:eastAsia="MS Mincho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75C39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39"/>
    <w:rPr>
      <w:rFonts w:ascii="Arial" w:eastAsia="MS Mincho" w:hAnsi="Arial" w:cs="Times New Roman"/>
    </w:rPr>
  </w:style>
  <w:style w:type="character" w:styleId="PlaceholderText">
    <w:name w:val="Placeholder Text"/>
    <w:basedOn w:val="DefaultParagraphFont"/>
    <w:uiPriority w:val="99"/>
    <w:semiHidden/>
    <w:rsid w:val="00C75C39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4F4B8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F4B8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F4B80"/>
    <w:rPr>
      <w:rFonts w:ascii="Arial" w:eastAsia="MS Mincho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F4B8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F4B80"/>
    <w:rPr>
      <w:rFonts w:ascii="Arial" w:eastAsia="MS Mincho" w:hAnsi="Arial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01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1.xlsx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1447F0-22AD-4945-8D8C-4ED5D18B8D04}"/>
      </w:docPartPr>
      <w:docPartBody>
        <w:p w:rsidR="00361475" w:rsidRDefault="00E81B77">
          <w:r w:rsidRPr="00BB5F6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B77"/>
    <w:rsid w:val="00081CE4"/>
    <w:rsid w:val="000937FA"/>
    <w:rsid w:val="000A5D00"/>
    <w:rsid w:val="00152AC8"/>
    <w:rsid w:val="0018699D"/>
    <w:rsid w:val="001C1669"/>
    <w:rsid w:val="00262A25"/>
    <w:rsid w:val="003536B2"/>
    <w:rsid w:val="00361475"/>
    <w:rsid w:val="00411F36"/>
    <w:rsid w:val="0042434E"/>
    <w:rsid w:val="0046214F"/>
    <w:rsid w:val="00475B09"/>
    <w:rsid w:val="004B2809"/>
    <w:rsid w:val="00596A29"/>
    <w:rsid w:val="006F1625"/>
    <w:rsid w:val="008972DA"/>
    <w:rsid w:val="00970AAD"/>
    <w:rsid w:val="0099331D"/>
    <w:rsid w:val="00A136A0"/>
    <w:rsid w:val="00A34316"/>
    <w:rsid w:val="00AA0945"/>
    <w:rsid w:val="00B544D0"/>
    <w:rsid w:val="00BB7BCC"/>
    <w:rsid w:val="00C23EA2"/>
    <w:rsid w:val="00CE572C"/>
    <w:rsid w:val="00CF17C2"/>
    <w:rsid w:val="00DA7093"/>
    <w:rsid w:val="00DE0F2C"/>
    <w:rsid w:val="00DF0548"/>
    <w:rsid w:val="00E0066B"/>
    <w:rsid w:val="00E27204"/>
    <w:rsid w:val="00E5074F"/>
    <w:rsid w:val="00E81B77"/>
    <w:rsid w:val="00EF0258"/>
    <w:rsid w:val="00F04E7B"/>
    <w:rsid w:val="00F20EC5"/>
    <w:rsid w:val="00FB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81B77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TBClassification>
  <attrValue xml:space="preserve">RAKBANK-Internal</attrValue>
  <customPropName>RAKBANK Classification</customPropName>
  <timestamp>5/19/2022 11:43:51 AM</timestamp>
  <userName>WATANI_RAK\xrvinoth</userName>
  <computerName>RBDT1340.rakbank.co.ae</computerName>
  <guid>{f31fb91e-4699-4855-b892-e75b217ddbe7}</guid>
  <hdr>
    <align>center</align>
    <r>
      <fontName>verdana</fontName>
      <fontColor>000000</fontColor>
      <fontSize>10</fontSize>
      <b/>
      <text xml:space="preserve">Classification:</text>
    </r>
    <r>
      <fontName>verdana</fontName>
      <fontColor>000000</fontColor>
      <fontSize>10</fontSize>
      <text xml:space="preserve"> </text>
    </r>
    <r>
      <fontName>verdana</fontName>
      <fontColor>FF0000</fontColor>
      <fontSize>10</fontSize>
      <b/>
      <text xml:space="preserve">RAKBANK-Internal</text>
    </r>
  </hdr>
</GTBClassification>
</file>

<file path=customXml/itemProps1.xml><?xml version="1.0" encoding="utf-8"?>
<ds:datastoreItem xmlns:ds="http://schemas.openxmlformats.org/officeDocument/2006/customXml" ds:itemID="{049C5A6B-AD15-4F0F-957F-2931848B291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461</TotalTime>
  <Pages>14</Pages>
  <Words>2513</Words>
  <Characters>14327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RAKBANK</Company>
  <LinksUpToDate>false</LinksUpToDate>
  <CharactersWithSpaces>16807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xaanjana</dc:creator>
  <cp:keywords/>
  <dc:description/>
  <cp:lastModifiedBy>Mahendra Pandey</cp:lastModifiedBy>
  <cp:revision>138</cp:revision>
  <dcterms:created xsi:type="dcterms:W3CDTF">2022-05-20T14:06:00Z</dcterms:created>
  <dcterms:modified xsi:type="dcterms:W3CDTF">2023-10-05T07:32:00Z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AKBANK Classification">
    <vt:lpwstr>RAKBANK-Internal</vt:lpwstr>
  </property>
  <property fmtid="{D5CDD505-2E9C-101B-9397-08002B2CF9AE}" pid="3" name="ClassifiedBy">
    <vt:lpwstr>WATANI_RAK\xrvinoth</vt:lpwstr>
  </property>
  <property fmtid="{D5CDD505-2E9C-101B-9397-08002B2CF9AE}" pid="4" name="ClassificationHost">
    <vt:lpwstr>RBDT1340.rakbank.co.ae</vt:lpwstr>
  </property>
  <property fmtid="{D5CDD505-2E9C-101B-9397-08002B2CF9AE}" pid="5" name="ClassificationDate">
    <vt:lpwstr>5/19/2022 11:43:51 AM</vt:lpwstr>
  </property>
  <property fmtid="{D5CDD505-2E9C-101B-9397-08002B2CF9AE}" pid="6" name="ClassificationGUID">
    <vt:lpwstr>{f31fb91e-4699-4855-b892-e75b217ddbe7}</vt:lpwstr>
  </property>
</Properties>
</file>