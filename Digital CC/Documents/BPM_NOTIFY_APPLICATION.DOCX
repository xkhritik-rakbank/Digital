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978836" w14:textId="038A76DC" w:rsidR="00B2424C" w:rsidRPr="00A923FF" w:rsidRDefault="00BE7AFC" w:rsidP="00B2424C">
      <w:pPr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</w:p>
    <w:p w14:paraId="045146F4" w14:textId="77777777" w:rsidR="00B2424C" w:rsidRPr="00A923FF" w:rsidRDefault="00B2424C" w:rsidP="00B2424C">
      <w:pPr>
        <w:tabs>
          <w:tab w:val="left" w:pos="1665"/>
        </w:tabs>
        <w:rPr>
          <w:rFonts w:ascii="Verdana" w:hAnsi="Verdana"/>
          <w:sz w:val="20"/>
          <w:szCs w:val="20"/>
        </w:rPr>
      </w:pPr>
    </w:p>
    <w:p w14:paraId="3D1BAF1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A19FFBE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27500CE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5DAC9E13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4239246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5378586" w14:textId="27A9A467" w:rsidR="00B2424C" w:rsidRPr="00A923FF" w:rsidRDefault="00E800F7" w:rsidP="00B2424C">
      <w:pPr>
        <w:pStyle w:val="TOC1"/>
        <w:rPr>
          <w:szCs w:val="20"/>
        </w:rPr>
      </w:pPr>
      <w:r>
        <w:rPr>
          <w:szCs w:val="20"/>
        </w:rPr>
        <w:t>BPM</w:t>
      </w:r>
      <w:r w:rsidR="00B2424C">
        <w:rPr>
          <w:szCs w:val="20"/>
        </w:rPr>
        <w:t xml:space="preserve"> MESSAGE FORMAT</w:t>
      </w:r>
      <w:r w:rsidR="00B2424C" w:rsidRPr="00A923FF">
        <w:rPr>
          <w:szCs w:val="20"/>
        </w:rPr>
        <w:t xml:space="preserve"> </w:t>
      </w:r>
      <w:r w:rsidR="00B2424C">
        <w:rPr>
          <w:szCs w:val="20"/>
        </w:rPr>
        <w:t xml:space="preserve">: </w:t>
      </w:r>
      <w:r w:rsidR="0038482A" w:rsidRPr="0038482A">
        <w:rPr>
          <w:szCs w:val="20"/>
        </w:rPr>
        <w:t>NOTIFY_APPLICATION</w:t>
      </w:r>
    </w:p>
    <w:p w14:paraId="5E0A3F4B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4A2B036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F2D5FA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3ABA7097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1D7E274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BB4864A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79075AA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BFEB7B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5DC150C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7202E2D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8982C64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0EBF371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6E6D3F2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105DD6F7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B0C7DE5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946B4ED" w14:textId="77777777" w:rsidR="00B2424C" w:rsidRPr="00A923FF" w:rsidRDefault="00B2424C" w:rsidP="00B2424C">
      <w:pPr>
        <w:ind w:left="5760" w:firstLine="720"/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t>RAK Bank</w:t>
      </w:r>
    </w:p>
    <w:p w14:paraId="1897AFF5" w14:textId="77777777" w:rsidR="00B2424C" w:rsidRDefault="00B2424C" w:rsidP="00B2424C">
      <w:pPr>
        <w:jc w:val="right"/>
        <w:rPr>
          <w:rFonts w:cstheme="minorHAnsi"/>
          <w:color w:val="0070C0"/>
          <w:sz w:val="32"/>
          <w:szCs w:val="32"/>
        </w:rPr>
      </w:pPr>
      <w:r>
        <w:rPr>
          <w:rFonts w:ascii="Verdana" w:hAnsi="Verdana"/>
          <w:b/>
          <w:sz w:val="20"/>
          <w:szCs w:val="20"/>
        </w:rPr>
        <w:t>CRYSTAL Middleware</w:t>
      </w:r>
    </w:p>
    <w:p w14:paraId="0E4604E7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2F36BC8E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61EC549F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42774B14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758806A5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7E73D39C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3C8A08A0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1679ACD5" w14:textId="77777777" w:rsidR="00B2424C" w:rsidRPr="00A923FF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lastRenderedPageBreak/>
        <w:t>REVISION HISTORY</w:t>
      </w:r>
    </w:p>
    <w:p w14:paraId="54E81E86" w14:textId="77777777" w:rsidR="00B2424C" w:rsidRPr="00A923FF" w:rsidRDefault="00B2424C" w:rsidP="00B2424C">
      <w:pPr>
        <w:rPr>
          <w:rFonts w:ascii="Verdana" w:hAnsi="Verdana" w:cs="Arial"/>
          <w:b/>
          <w:sz w:val="20"/>
          <w:szCs w:val="20"/>
        </w:rPr>
      </w:pPr>
    </w:p>
    <w:p w14:paraId="67E7EEE4" w14:textId="77777777" w:rsidR="00B2424C" w:rsidRPr="00A923FF" w:rsidRDefault="00B2424C" w:rsidP="00B2424C">
      <w:pPr>
        <w:rPr>
          <w:rFonts w:ascii="Verdana" w:hAnsi="Verdana" w:cs="Arial"/>
          <w:b/>
          <w:sz w:val="20"/>
          <w:szCs w:val="20"/>
        </w:rPr>
      </w:pPr>
    </w:p>
    <w:tbl>
      <w:tblPr>
        <w:tblW w:w="4989" w:type="pct"/>
        <w:tblInd w:w="-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14"/>
        <w:gridCol w:w="886"/>
        <w:gridCol w:w="2073"/>
        <w:gridCol w:w="1669"/>
        <w:gridCol w:w="1840"/>
        <w:gridCol w:w="2047"/>
      </w:tblGrid>
      <w:tr w:rsidR="00B2424C" w:rsidRPr="00A923FF" w14:paraId="2F976C40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7C49677" w14:textId="77777777" w:rsidR="00B2424C" w:rsidRPr="00A923FF" w:rsidRDefault="00B2424C" w:rsidP="00D51F4A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No.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5BCD33D0" w14:textId="77777777" w:rsidR="00B2424C" w:rsidRPr="00A923FF" w:rsidRDefault="00B2424C" w:rsidP="00D51F4A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Version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6A499192" w14:textId="77777777" w:rsidR="00B2424C" w:rsidRPr="00A923FF" w:rsidRDefault="00B2424C" w:rsidP="00D51F4A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Description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2362742B" w14:textId="77777777" w:rsidR="00B2424C" w:rsidRPr="00A923FF" w:rsidRDefault="00B2424C" w:rsidP="00D51F4A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Author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130F5F34" w14:textId="77777777" w:rsidR="00B2424C" w:rsidRPr="00A923FF" w:rsidRDefault="00B2424C" w:rsidP="00D51F4A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Date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FC40F9A" w14:textId="77777777" w:rsidR="00B2424C" w:rsidRPr="00A923FF" w:rsidRDefault="00B2424C" w:rsidP="00D51F4A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Comments</w:t>
            </w:r>
          </w:p>
        </w:tc>
      </w:tr>
      <w:tr w:rsidR="00B2424C" w:rsidRPr="00A923FF" w14:paraId="094FFC59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09CE7" w14:textId="77777777" w:rsidR="00B2424C" w:rsidRPr="00A923FF" w:rsidRDefault="00B2424C" w:rsidP="00D51F4A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038F7" w14:textId="77777777" w:rsidR="00B2424C" w:rsidRPr="00A923FF" w:rsidRDefault="00B2424C" w:rsidP="00D51F4A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1.0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6168D" w14:textId="77777777" w:rsidR="00B2424C" w:rsidRPr="00A923FF" w:rsidRDefault="00B2424C" w:rsidP="00D51F4A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Initial Version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BE941" w14:textId="77777777" w:rsidR="00B2424C" w:rsidRPr="00A923FF" w:rsidRDefault="00875824" w:rsidP="00D51F4A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03346" w14:textId="77777777" w:rsidR="00B2424C" w:rsidRPr="00A923FF" w:rsidRDefault="00875824" w:rsidP="00D51F4A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19/05/2022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5CBDFA7" w14:textId="77777777" w:rsidR="00B2424C" w:rsidRPr="00A923FF" w:rsidRDefault="00B2424C" w:rsidP="00D51F4A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064D6" w:rsidRPr="00A923FF" w14:paraId="5005A840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66DA23" w14:textId="04147220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CB4B88" w14:textId="1F6AE50F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1.1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1D5993" w14:textId="7166D4D7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Digital_CC process related added here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24CF2" w14:textId="42B3995D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EB302" w14:textId="312C8D5C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29/08/2022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4363E6D" w14:textId="77777777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064D6" w:rsidRPr="00A923FF" w14:paraId="4AF08787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48B4F9" w14:textId="088C1997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53848F" w14:textId="03E6B082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1.2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11C17" w14:textId="639DFB23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‘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R</w:t>
            </w:r>
            <w:r w:rsidRPr="004064D6">
              <w:rPr>
                <w:rFonts w:ascii="Verdana" w:hAnsi="Verdana"/>
                <w:sz w:val="20"/>
                <w:szCs w:val="20"/>
              </w:rPr>
              <w:t>ejectReason</w:t>
            </w:r>
            <w:r>
              <w:rPr>
                <w:rFonts w:ascii="Verdana" w:hAnsi="Verdana"/>
                <w:sz w:val="20"/>
                <w:szCs w:val="20"/>
              </w:rPr>
              <w:t>Code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>’ new tag added for ‘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DigitalAO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>’ Process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F9CC3" w14:textId="6C488D41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DA8BA" w14:textId="559B5D7D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15/09/2022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89EB0C7" w14:textId="77777777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530150" w:rsidRPr="00A923FF" w14:paraId="0EA6564C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CD565" w14:textId="1E494A26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932EC7" w14:textId="7CAE518B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1.3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764CC7" w14:textId="50A42412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 w:rsidRPr="00530150">
              <w:rPr>
                <w:rFonts w:ascii="Verdana" w:hAnsi="Verdana"/>
                <w:sz w:val="20"/>
                <w:szCs w:val="20"/>
              </w:rPr>
              <w:t xml:space="preserve">CustomerDeclaredLifestyleExpenditure,AECBMonthly,StressTestingBuffer,TotalAssessedIncome,TotalDeductions,NetDisposableIncome,AffordabilityAssessmentRatio &amp; </w:t>
            </w:r>
            <w:proofErr w:type="spellStart"/>
            <w:r w:rsidRPr="00530150">
              <w:rPr>
                <w:rFonts w:ascii="Verdana" w:hAnsi="Verdana"/>
                <w:sz w:val="20"/>
                <w:szCs w:val="20"/>
              </w:rPr>
              <w:t>CardType</w:t>
            </w:r>
            <w:proofErr w:type="spellEnd"/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C48E1" w14:textId="720445CD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4D0BB" w14:textId="2F0F2290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21/09/2022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B386C7B" w14:textId="77777777" w:rsidR="00530150" w:rsidRPr="00A923FF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1A0025" w:rsidRPr="00A923FF" w14:paraId="282F65D8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22C8F0" w14:textId="3D62C6EB" w:rsidR="001A0025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83A275" w14:textId="1175E8BC" w:rsidR="001A0025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1.4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C6BB2" w14:textId="7228E3F4" w:rsidR="001A0025" w:rsidRPr="00530150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Event name added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C7BFC" w14:textId="77EA8CAE" w:rsidR="001A0025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Pradipkumar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D30D1" w14:textId="316A5172" w:rsidR="001A0025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06/02/2023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176733B" w14:textId="77777777" w:rsidR="001A0025" w:rsidRPr="00A923FF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ED44AB" w:rsidRPr="00A923FF" w14:paraId="6698416F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1BB7C4" w14:textId="7A131CD5" w:rsidR="00ED44AB" w:rsidRDefault="00ED44AB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65CAE5" w14:textId="4A460B98" w:rsidR="00ED44AB" w:rsidRDefault="00ED44AB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1.5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59439" w14:textId="3F6BB1B6" w:rsidR="00ED44AB" w:rsidRDefault="00ED44AB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Added new field ‘</w:t>
            </w:r>
            <w:r w:rsidRPr="00ED44AB">
              <w:rPr>
                <w:rFonts w:ascii="Verdana" w:hAnsi="Verdana"/>
                <w:sz w:val="20"/>
                <w:szCs w:val="20"/>
              </w:rPr>
              <w:t>IsVirtualCardActive</w:t>
            </w:r>
            <w:r>
              <w:rPr>
                <w:rFonts w:ascii="Verdana" w:hAnsi="Verdana"/>
                <w:sz w:val="20"/>
                <w:szCs w:val="20"/>
              </w:rPr>
              <w:t xml:space="preserve">’ 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B4312A" w14:textId="218D702E" w:rsidR="00ED44AB" w:rsidRDefault="00ED44AB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Mahendra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CEE5CF" w14:textId="30EEC389" w:rsidR="00ED44AB" w:rsidRDefault="00ED44AB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11/04/2023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D530FF7" w14:textId="77777777" w:rsidR="00ED44AB" w:rsidRPr="00A923FF" w:rsidRDefault="00ED44AB" w:rsidP="0053015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A45248" w:rsidRPr="00A923FF" w14:paraId="08F138BC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FF0BD6" w14:textId="291A3D52" w:rsidR="00A45248" w:rsidRDefault="00A45248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7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7610A4" w14:textId="6EAF2F07" w:rsidR="00A45248" w:rsidRDefault="00A45248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1.6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9662F" w14:textId="54A55DC6" w:rsidR="00A45248" w:rsidRDefault="00A45248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Added new field “</w:t>
            </w:r>
            <w:proofErr w:type="spellStart"/>
            <w:r w:rsidRPr="00A45248">
              <w:rPr>
                <w:rFonts w:ascii="Verdana" w:hAnsi="Verdana"/>
                <w:sz w:val="20"/>
                <w:szCs w:val="20"/>
              </w:rPr>
              <w:t>MurabahaCertificateNo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>”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81BD43" w14:textId="670B5A4E" w:rsidR="00A45248" w:rsidRDefault="00A45248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Pradip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46A948" w14:textId="7D226F5A" w:rsidR="00A45248" w:rsidRDefault="00A45248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10/05/2023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6D8DF09" w14:textId="77777777" w:rsidR="00A45248" w:rsidRPr="00A923FF" w:rsidRDefault="00A45248" w:rsidP="0053015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6D039C" w:rsidRPr="00A923FF" w14:paraId="3F91DC33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DA69C" w14:textId="721E9FB7" w:rsidR="006D039C" w:rsidRDefault="006D039C" w:rsidP="006D039C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8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5DA2F5" w14:textId="4ADCB154" w:rsidR="006D039C" w:rsidRDefault="006D039C" w:rsidP="006D039C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1.7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18D9B" w14:textId="750ED811" w:rsidR="006D039C" w:rsidRDefault="00FF2C8C" w:rsidP="0048114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Added new field “</w:t>
            </w:r>
            <w:proofErr w:type="spellStart"/>
            <w:r w:rsidRPr="00EC7B9A">
              <w:rPr>
                <w:rFonts w:ascii="Verdana" w:hAnsi="Verdana"/>
                <w:sz w:val="20"/>
                <w:szCs w:val="20"/>
              </w:rPr>
              <w:t>EmployerCode</w:t>
            </w:r>
            <w:proofErr w:type="spellEnd"/>
            <w:r w:rsidR="00481147">
              <w:rPr>
                <w:rFonts w:ascii="Verdana" w:hAnsi="Verdana"/>
                <w:sz w:val="20"/>
                <w:szCs w:val="20"/>
              </w:rPr>
              <w:t>” in response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E27635" w14:textId="7C8E6EC9" w:rsidR="006D039C" w:rsidRDefault="006D039C" w:rsidP="006D039C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Lakshmi Narayana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DDB59B" w14:textId="540FF29C" w:rsidR="006D039C" w:rsidRDefault="006D039C" w:rsidP="006D039C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19/09/2023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D8CD9F2" w14:textId="77777777" w:rsidR="006D039C" w:rsidRPr="00A923FF" w:rsidRDefault="006D039C" w:rsidP="006D039C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5C90A910" w14:textId="77777777" w:rsidR="003408A9" w:rsidRDefault="003408A9" w:rsidP="00B2424C"/>
    <w:p w14:paraId="34B2B6A3" w14:textId="77777777" w:rsidR="00B2424C" w:rsidRDefault="00B2424C" w:rsidP="00B2424C"/>
    <w:p w14:paraId="47154D4D" w14:textId="77777777" w:rsidR="00B2424C" w:rsidRDefault="00B2424C" w:rsidP="00B2424C"/>
    <w:p w14:paraId="174364C2" w14:textId="77777777" w:rsidR="00B2424C" w:rsidRDefault="00B2424C" w:rsidP="00B2424C"/>
    <w:p w14:paraId="0F7D1B87" w14:textId="77777777" w:rsidR="00B2424C" w:rsidRDefault="00B2424C" w:rsidP="00B2424C"/>
    <w:p w14:paraId="4D95D499" w14:textId="77777777" w:rsidR="00B2424C" w:rsidRDefault="00B2424C" w:rsidP="00B2424C"/>
    <w:p w14:paraId="0809C129" w14:textId="77777777" w:rsidR="00B2424C" w:rsidRDefault="00B2424C" w:rsidP="00B2424C"/>
    <w:p w14:paraId="7943F19F" w14:textId="77777777" w:rsidR="00B2424C" w:rsidRDefault="00B2424C" w:rsidP="00B2424C"/>
    <w:p w14:paraId="3E9955A6" w14:textId="77777777" w:rsidR="00B2424C" w:rsidRDefault="00B2424C" w:rsidP="00B2424C"/>
    <w:p w14:paraId="1B77A8EF" w14:textId="77777777" w:rsidR="00B2424C" w:rsidRDefault="00B2424C" w:rsidP="00B2424C"/>
    <w:p w14:paraId="58989451" w14:textId="77777777" w:rsidR="00B2424C" w:rsidRDefault="00B2424C" w:rsidP="00B2424C"/>
    <w:p w14:paraId="707EC9CE" w14:textId="77777777" w:rsidR="00B2424C" w:rsidRDefault="00B2424C" w:rsidP="00B2424C"/>
    <w:p w14:paraId="4D10D6DB" w14:textId="1E7055F5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0" w:name="_Toc466206726"/>
      <w:r>
        <w:rPr>
          <w:rFonts w:cs="Arial"/>
        </w:rPr>
        <w:t xml:space="preserve">Notify Application </w:t>
      </w:r>
      <w:r w:rsidR="00D114B4">
        <w:rPr>
          <w:rFonts w:cs="Arial"/>
        </w:rPr>
        <w:t>Status (</w:t>
      </w:r>
      <w:r w:rsidRPr="007E71E0">
        <w:rPr>
          <w:rFonts w:cs="Arial"/>
        </w:rPr>
        <w:t>NOTIFY_APPLICATION</w:t>
      </w:r>
      <w:r>
        <w:rPr>
          <w:rFonts w:cstheme="minorHAnsi"/>
          <w:color w:val="0070C0"/>
        </w:rPr>
        <w:t>)</w:t>
      </w:r>
    </w:p>
    <w:p w14:paraId="1A0F61E8" w14:textId="77777777" w:rsidR="00B2424C" w:rsidRPr="00AB071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r w:rsidRPr="00AB071C">
        <w:rPr>
          <w:rFonts w:cstheme="minorHAnsi"/>
          <w:color w:val="0070C0"/>
        </w:rPr>
        <w:t>Description</w:t>
      </w:r>
      <w:bookmarkEnd w:id="0"/>
    </w:p>
    <w:p w14:paraId="5B2BCCA8" w14:textId="77777777" w:rsidR="00B2424C" w:rsidRDefault="00B2424C" w:rsidP="00B2424C">
      <w:pPr>
        <w:rPr>
          <w:rFonts w:cs="Arial"/>
        </w:rPr>
      </w:pPr>
      <w:r>
        <w:rPr>
          <w:rFonts w:cs="Arial"/>
        </w:rPr>
        <w:t xml:space="preserve">This service is used to notify the Update application/Work item status. </w:t>
      </w:r>
    </w:p>
    <w:p w14:paraId="3A573EE5" w14:textId="5A90597D" w:rsidR="00B2424C" w:rsidRPr="009F480D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Interfacing Source System</w:t>
      </w:r>
      <w:r w:rsidRPr="009F480D">
        <w:rPr>
          <w:rFonts w:cs="Arial"/>
        </w:rPr>
        <w:t xml:space="preserve">: </w:t>
      </w:r>
      <w:r w:rsidR="00813828" w:rsidRPr="00813828">
        <w:rPr>
          <w:rFonts w:cs="Arial"/>
          <w:highlight w:val="yellow"/>
        </w:rPr>
        <w:t>BPM</w:t>
      </w:r>
    </w:p>
    <w:p w14:paraId="4014A651" w14:textId="77777777" w:rsidR="00B2424C" w:rsidRPr="009F480D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Interfacing Target System:</w:t>
      </w:r>
      <w:r w:rsidRPr="009F480D">
        <w:rPr>
          <w:rFonts w:cs="Arial"/>
        </w:rPr>
        <w:t xml:space="preserve"> </w:t>
      </w:r>
      <w:r>
        <w:rPr>
          <w:rFonts w:cs="Arial"/>
        </w:rPr>
        <w:t>DEH</w:t>
      </w:r>
    </w:p>
    <w:p w14:paraId="733D4412" w14:textId="77777777" w:rsidR="00B2424C" w:rsidRPr="00D53482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Message Format Name:</w:t>
      </w:r>
      <w:r w:rsidRPr="009F480D">
        <w:rPr>
          <w:rFonts w:cs="Arial"/>
        </w:rPr>
        <w:t xml:space="preserve"> </w:t>
      </w:r>
      <w:r w:rsidRPr="007E71E0">
        <w:rPr>
          <w:rFonts w:cs="Arial"/>
        </w:rPr>
        <w:t>NOTIFY_APPLICATION</w:t>
      </w:r>
    </w:p>
    <w:p w14:paraId="10694DCB" w14:textId="77777777" w:rsidR="00B2424C" w:rsidRPr="00AB071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1" w:name="_Toc466206727"/>
      <w:r w:rsidRPr="00AB071C">
        <w:rPr>
          <w:rFonts w:cstheme="minorHAnsi"/>
          <w:color w:val="0070C0"/>
        </w:rPr>
        <w:t>Applicable Functionalities</w:t>
      </w:r>
      <w:bookmarkEnd w:id="1"/>
    </w:p>
    <w:p w14:paraId="32DA23E9" w14:textId="77777777" w:rsidR="00B2424C" w:rsidRPr="00AB071C" w:rsidRDefault="00B2424C" w:rsidP="00B2424C">
      <w:pPr>
        <w:rPr>
          <w:rFonts w:cstheme="minorHAnsi"/>
        </w:rPr>
      </w:pPr>
    </w:p>
    <w:tbl>
      <w:tblPr>
        <w:tblStyle w:val="TableGrid0"/>
        <w:tblW w:w="4966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1637"/>
        <w:gridCol w:w="1587"/>
        <w:gridCol w:w="2515"/>
        <w:gridCol w:w="3547"/>
      </w:tblGrid>
      <w:tr w:rsidR="00B2424C" w:rsidRPr="00AB071C" w14:paraId="17636D13" w14:textId="77777777" w:rsidTr="00D51F4A">
        <w:trPr>
          <w:cantSplit/>
          <w:trHeight w:val="334"/>
          <w:tblHeader/>
        </w:trPr>
        <w:tc>
          <w:tcPr>
            <w:tcW w:w="881" w:type="pct"/>
            <w:shd w:val="clear" w:color="auto" w:fill="95B3D7" w:themeFill="accent1" w:themeFillTint="99"/>
          </w:tcPr>
          <w:p w14:paraId="75A08033" w14:textId="77777777" w:rsidR="00B2424C" w:rsidRPr="00AB071C" w:rsidRDefault="00B2424C" w:rsidP="00D51F4A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User Type</w:t>
            </w:r>
          </w:p>
        </w:tc>
        <w:tc>
          <w:tcPr>
            <w:tcW w:w="854" w:type="pct"/>
            <w:shd w:val="clear" w:color="auto" w:fill="95B3D7" w:themeFill="accent1" w:themeFillTint="99"/>
          </w:tcPr>
          <w:p w14:paraId="29632D93" w14:textId="77777777" w:rsidR="00B2424C" w:rsidRPr="00AB071C" w:rsidRDefault="00B2424C" w:rsidP="00D51F4A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Modules (Functional RS)</w:t>
            </w:r>
          </w:p>
        </w:tc>
        <w:tc>
          <w:tcPr>
            <w:tcW w:w="1354" w:type="pct"/>
            <w:shd w:val="clear" w:color="auto" w:fill="95B3D7" w:themeFill="accent1" w:themeFillTint="99"/>
          </w:tcPr>
          <w:p w14:paraId="5CD81C6B" w14:textId="77777777" w:rsidR="00B2424C" w:rsidRPr="00AB071C" w:rsidRDefault="00B2424C" w:rsidP="00D51F4A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Functionality</w:t>
            </w:r>
          </w:p>
        </w:tc>
        <w:tc>
          <w:tcPr>
            <w:tcW w:w="1910" w:type="pct"/>
            <w:shd w:val="clear" w:color="auto" w:fill="95B3D7" w:themeFill="accent1" w:themeFillTint="99"/>
          </w:tcPr>
          <w:p w14:paraId="69C721AA" w14:textId="77777777" w:rsidR="00B2424C" w:rsidRPr="00AB071C" w:rsidRDefault="00B2424C" w:rsidP="00D51F4A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Purpose </w:t>
            </w:r>
          </w:p>
        </w:tc>
      </w:tr>
      <w:tr w:rsidR="00B2424C" w:rsidRPr="00AB071C" w14:paraId="23B9AFBD" w14:textId="77777777" w:rsidTr="00D51F4A">
        <w:trPr>
          <w:cantSplit/>
          <w:trHeight w:val="286"/>
        </w:trPr>
        <w:tc>
          <w:tcPr>
            <w:tcW w:w="881" w:type="pct"/>
          </w:tcPr>
          <w:p w14:paraId="5C5C1E1C" w14:textId="77777777" w:rsidR="00B2424C" w:rsidRPr="00AA76F2" w:rsidRDefault="00B2424C" w:rsidP="00D51F4A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 w:rsidRPr="00AA76F2">
              <w:rPr>
                <w:rFonts w:asciiTheme="minorHAnsi" w:hAnsiTheme="minorHAnsi" w:cstheme="minorHAnsi"/>
                <w:sz w:val="22"/>
                <w:szCs w:val="22"/>
              </w:rPr>
              <w:t>Retail</w:t>
            </w:r>
          </w:p>
        </w:tc>
        <w:tc>
          <w:tcPr>
            <w:tcW w:w="854" w:type="pct"/>
          </w:tcPr>
          <w:p w14:paraId="54FBF874" w14:textId="77777777" w:rsidR="00B2424C" w:rsidRPr="00AA76F2" w:rsidRDefault="00B2424C" w:rsidP="00D51F4A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Retail Account Onboarding.</w:t>
            </w:r>
          </w:p>
        </w:tc>
        <w:tc>
          <w:tcPr>
            <w:tcW w:w="1354" w:type="pct"/>
          </w:tcPr>
          <w:p w14:paraId="617763A3" w14:textId="77777777" w:rsidR="00B2424C" w:rsidRPr="007E6E0C" w:rsidRDefault="00B2424C" w:rsidP="00D51F4A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Update Work item status to DEH</w:t>
            </w:r>
          </w:p>
          <w:p w14:paraId="3C365AD4" w14:textId="77777777" w:rsidR="00B2424C" w:rsidRPr="00AA76F2" w:rsidRDefault="00B2424C" w:rsidP="00D51F4A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10" w:type="pct"/>
          </w:tcPr>
          <w:p w14:paraId="0C473F1A" w14:textId="77777777" w:rsidR="00B2424C" w:rsidRDefault="00B2424C" w:rsidP="00D51F4A">
            <w:pPr>
              <w:pStyle w:val="DBSBody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T</w:t>
            </w:r>
            <w:r w:rsidRPr="00B16F95">
              <w:rPr>
                <w:rFonts w:ascii="Verdana" w:hAnsi="Verdana"/>
              </w:rPr>
              <w:t xml:space="preserve">o </w:t>
            </w:r>
            <w:r>
              <w:rPr>
                <w:rFonts w:ascii="Verdana" w:hAnsi="Verdana"/>
              </w:rPr>
              <w:t>update application/</w:t>
            </w:r>
            <w:proofErr w:type="spellStart"/>
            <w:r>
              <w:rPr>
                <w:rFonts w:ascii="Verdana" w:hAnsi="Verdana"/>
              </w:rPr>
              <w:t>workitem</w:t>
            </w:r>
            <w:proofErr w:type="spellEnd"/>
            <w:r>
              <w:rPr>
                <w:rFonts w:ascii="Verdana" w:hAnsi="Verdana"/>
              </w:rPr>
              <w:t xml:space="preserve"> status in DEH. </w:t>
            </w:r>
          </w:p>
          <w:p w14:paraId="244C71E2" w14:textId="77777777" w:rsidR="00B2424C" w:rsidRPr="00B47E55" w:rsidRDefault="00B2424C" w:rsidP="00D51F4A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Verdana" w:hAnsi="Verdana"/>
              </w:rPr>
              <w:t>It can also notify DEH to request for additional documents from the customer. (or update prospect data in DEH)</w:t>
            </w:r>
          </w:p>
        </w:tc>
      </w:tr>
    </w:tbl>
    <w:p w14:paraId="2597A7D3" w14:textId="77777777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2" w:name="_Toc466206728"/>
      <w:r w:rsidRPr="009F480D">
        <w:rPr>
          <w:rFonts w:cstheme="minorHAnsi"/>
          <w:color w:val="0070C0"/>
        </w:rPr>
        <w:t>Request</w:t>
      </w:r>
      <w:r>
        <w:rPr>
          <w:rFonts w:cstheme="minorHAnsi"/>
          <w:color w:val="0070C0"/>
        </w:rPr>
        <w:t xml:space="preserve"> Description</w:t>
      </w:r>
      <w:bookmarkEnd w:id="2"/>
    </w:p>
    <w:p w14:paraId="460E0C0A" w14:textId="3BB9506D" w:rsidR="00B2424C" w:rsidRPr="009F480D" w:rsidRDefault="00B2424C" w:rsidP="00B2424C"/>
    <w:tbl>
      <w:tblPr>
        <w:tblW w:w="963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4050"/>
        <w:gridCol w:w="1350"/>
        <w:gridCol w:w="1890"/>
      </w:tblGrid>
      <w:tr w:rsidR="00690464" w:rsidRPr="009F480D" w14:paraId="1CE28BD0" w14:textId="77777777" w:rsidTr="00570CEF">
        <w:trPr>
          <w:cantSplit/>
          <w:trHeight w:val="488"/>
          <w:tblHeader/>
        </w:trPr>
        <w:tc>
          <w:tcPr>
            <w:tcW w:w="2340" w:type="dxa"/>
            <w:shd w:val="clear" w:color="auto" w:fill="B8CCE4" w:themeFill="accent1" w:themeFillTint="66"/>
          </w:tcPr>
          <w:p w14:paraId="23F0B2ED" w14:textId="77777777" w:rsidR="00690464" w:rsidRPr="009F480D" w:rsidRDefault="00690464" w:rsidP="00690464">
            <w:pPr>
              <w:ind w:left="90"/>
              <w:rPr>
                <w:rFonts w:cs="Arial"/>
                <w:b/>
              </w:rPr>
            </w:pPr>
            <w:r w:rsidRPr="009F480D">
              <w:rPr>
                <w:rFonts w:cs="Arial"/>
                <w:b/>
              </w:rPr>
              <w:t xml:space="preserve">Field Name </w:t>
            </w:r>
          </w:p>
        </w:tc>
        <w:tc>
          <w:tcPr>
            <w:tcW w:w="4050" w:type="dxa"/>
            <w:shd w:val="clear" w:color="auto" w:fill="B8CCE4" w:themeFill="accent1" w:themeFillTint="66"/>
          </w:tcPr>
          <w:p w14:paraId="640CF906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1350" w:type="dxa"/>
            <w:shd w:val="clear" w:color="auto" w:fill="B8CCE4" w:themeFill="accent1" w:themeFillTint="66"/>
          </w:tcPr>
          <w:p w14:paraId="60BA4D98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Data Type (Max Length/ Format) </w:t>
            </w:r>
          </w:p>
        </w:tc>
        <w:tc>
          <w:tcPr>
            <w:tcW w:w="1890" w:type="dxa"/>
            <w:shd w:val="clear" w:color="auto" w:fill="B8CCE4" w:themeFill="accent1" w:themeFillTint="66"/>
          </w:tcPr>
          <w:p w14:paraId="663FA811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Mandatory (M)/ </w:t>
            </w:r>
          </w:p>
          <w:p w14:paraId="331F8AF0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Optional (O)/ </w:t>
            </w:r>
          </w:p>
          <w:p w14:paraId="5C21EF34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Conditional(C) </w:t>
            </w:r>
          </w:p>
        </w:tc>
      </w:tr>
      <w:tr w:rsidR="00CE7CFC" w:rsidRPr="009F480D" w:rsidDel="005D518C" w14:paraId="23457866" w14:textId="77777777" w:rsidTr="00D51F4A">
        <w:tblPrEx>
          <w:tblLook w:val="04A0" w:firstRow="1" w:lastRow="0" w:firstColumn="1" w:lastColumn="0" w:noHBand="0" w:noVBand="1"/>
        </w:tblPrEx>
        <w:tc>
          <w:tcPr>
            <w:tcW w:w="9630" w:type="dxa"/>
            <w:gridSpan w:val="4"/>
          </w:tcPr>
          <w:p w14:paraId="3A1A6FF2" w14:textId="77777777" w:rsidR="00CE7CFC" w:rsidRDefault="00CE7CFC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4E5523">
              <w:rPr>
                <w:rFonts w:asciiTheme="minorHAnsi" w:hAnsiTheme="minorHAnsi" w:cstheme="minorHAnsi"/>
              </w:rPr>
              <w:t>NotifyApplicationStatusRequest</w:t>
            </w:r>
            <w:proofErr w:type="spellEnd"/>
          </w:p>
        </w:tc>
      </w:tr>
      <w:tr w:rsidR="00690464" w:rsidRPr="009F480D" w:rsidDel="005D518C" w14:paraId="005FBC2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B28A098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3A7D5E">
              <w:rPr>
                <w:rFonts w:ascii="Verdana" w:hAnsi="Verdana" w:cs="Arial"/>
                <w:sz w:val="20"/>
                <w:szCs w:val="20"/>
              </w:rPr>
              <w:lastRenderedPageBreak/>
              <w:t>BankId</w:t>
            </w:r>
            <w:proofErr w:type="spellEnd"/>
            <w:r w:rsidRPr="003A7D5E">
              <w:rPr>
                <w:rFonts w:ascii="Verdana" w:hAnsi="Verdana" w:cs="Arial"/>
                <w:sz w:val="20"/>
                <w:szCs w:val="20"/>
              </w:rPr>
              <w:t xml:space="preserve"> </w:t>
            </w:r>
          </w:p>
        </w:tc>
        <w:tc>
          <w:tcPr>
            <w:tcW w:w="4050" w:type="dxa"/>
          </w:tcPr>
          <w:p w14:paraId="20A5C242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 w:rsidRPr="003A7D5E">
              <w:rPr>
                <w:rFonts w:ascii="Verdana" w:hAnsi="Verdana" w:cs="Arial"/>
                <w:sz w:val="20"/>
                <w:szCs w:val="20"/>
              </w:rPr>
              <w:t xml:space="preserve">Bank id, defaulted to “RAK” </w:t>
            </w:r>
          </w:p>
        </w:tc>
        <w:tc>
          <w:tcPr>
            <w:tcW w:w="1350" w:type="dxa"/>
          </w:tcPr>
          <w:p w14:paraId="121A2C0E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 w:rsidRPr="00E2332B">
              <w:rPr>
                <w:rFonts w:ascii="Verdana" w:hAnsi="Verdana"/>
                <w:sz w:val="20"/>
                <w:szCs w:val="20"/>
              </w:rPr>
              <w:t>String (9)</w:t>
            </w:r>
          </w:p>
        </w:tc>
        <w:tc>
          <w:tcPr>
            <w:tcW w:w="1890" w:type="dxa"/>
          </w:tcPr>
          <w:p w14:paraId="1118D2E8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Mandatory</w:t>
            </w:r>
          </w:p>
        </w:tc>
      </w:tr>
      <w:tr w:rsidR="00690464" w:rsidRPr="009F480D" w:rsidDel="005D518C" w14:paraId="2E8C6F8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3C16AD8" w14:textId="1AC70F40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845CA5">
              <w:rPr>
                <w:rFonts w:ascii="Verdana" w:hAnsi="Verdana" w:cs="Arial"/>
                <w:sz w:val="20"/>
                <w:szCs w:val="20"/>
              </w:rPr>
              <w:t>Process</w:t>
            </w:r>
            <w:r w:rsidR="0082011B" w:rsidRPr="00845CA5">
              <w:rPr>
                <w:rFonts w:ascii="Verdana" w:hAnsi="Verdana" w:cs="Arial"/>
                <w:sz w:val="20"/>
                <w:szCs w:val="20"/>
              </w:rPr>
              <w:t>_</w:t>
            </w:r>
            <w:r w:rsidRPr="00845CA5">
              <w:rPr>
                <w:rFonts w:ascii="Verdana" w:hAnsi="Verdana" w:cs="Arial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4050" w:type="dxa"/>
          </w:tcPr>
          <w:p w14:paraId="5E2CE265" w14:textId="77777777" w:rsidR="00690464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>
              <w:rPr>
                <w:rFonts w:ascii="Verdana" w:hAnsi="Verdana" w:cs="Arial"/>
                <w:sz w:val="20"/>
                <w:szCs w:val="20"/>
              </w:rPr>
              <w:t>ProcessName</w:t>
            </w:r>
            <w:proofErr w:type="spellEnd"/>
            <w:r>
              <w:rPr>
                <w:rFonts w:ascii="Verdana" w:hAnsi="Verdana" w:cs="Arial"/>
                <w:sz w:val="20"/>
                <w:szCs w:val="20"/>
              </w:rPr>
              <w:t xml:space="preserve"> for which status is being updated</w:t>
            </w:r>
          </w:p>
          <w:p w14:paraId="7AF62391" w14:textId="77777777" w:rsidR="00690464" w:rsidRPr="003A7D5E" w:rsidRDefault="00690464" w:rsidP="00690464">
            <w:pPr>
              <w:pStyle w:val="DBSBody"/>
              <w:rPr>
                <w:rFonts w:ascii="Verdana" w:hAnsi="Verdana" w:cs="Arial"/>
              </w:rPr>
            </w:pPr>
          </w:p>
        </w:tc>
        <w:tc>
          <w:tcPr>
            <w:tcW w:w="1350" w:type="dxa"/>
          </w:tcPr>
          <w:p w14:paraId="4FBF5A93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(50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7B029EA1" w14:textId="77777777" w:rsidR="00690464" w:rsidRPr="003A7D5E" w:rsidRDefault="00690464" w:rsidP="0069046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D036A9" w:rsidRPr="009F480D" w:rsidDel="005D518C" w14:paraId="4A40BE9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69C28F2" w14:textId="3A54ABA7" w:rsidR="00D036A9" w:rsidRPr="004064D6" w:rsidRDefault="00D036A9" w:rsidP="00690464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064D6">
              <w:rPr>
                <w:rFonts w:ascii="Verdana" w:hAnsi="Verdana"/>
                <w:sz w:val="20"/>
                <w:szCs w:val="20"/>
              </w:rPr>
              <w:t>Subprocess_Name</w:t>
            </w:r>
            <w:proofErr w:type="spellEnd"/>
          </w:p>
        </w:tc>
        <w:tc>
          <w:tcPr>
            <w:tcW w:w="4050" w:type="dxa"/>
          </w:tcPr>
          <w:p w14:paraId="2FDB75CD" w14:textId="00AE934E" w:rsidR="00D036A9" w:rsidRPr="004064D6" w:rsidRDefault="00845CA5" w:rsidP="00690464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064D6">
              <w:rPr>
                <w:rFonts w:ascii="Verdana" w:hAnsi="Verdana"/>
                <w:sz w:val="20"/>
                <w:szCs w:val="20"/>
              </w:rPr>
              <w:t>Subprocess_Name</w:t>
            </w:r>
            <w:proofErr w:type="spellEnd"/>
            <w:r w:rsidRPr="004064D6">
              <w:rPr>
                <w:rFonts w:ascii="Verdana" w:hAnsi="Verdana"/>
                <w:sz w:val="20"/>
                <w:szCs w:val="20"/>
              </w:rPr>
              <w:t xml:space="preserve"> - (If </w:t>
            </w:r>
            <w:proofErr w:type="spellStart"/>
            <w:r w:rsidRPr="004064D6">
              <w:rPr>
                <w:rFonts w:ascii="Verdana" w:hAnsi="Verdana"/>
                <w:sz w:val="20"/>
                <w:szCs w:val="20"/>
              </w:rPr>
              <w:t>Process_Name</w:t>
            </w:r>
            <w:proofErr w:type="spellEnd"/>
            <w:r w:rsidRPr="004064D6">
              <w:rPr>
                <w:rFonts w:ascii="Verdana" w:hAnsi="Verdana"/>
                <w:sz w:val="20"/>
                <w:szCs w:val="20"/>
              </w:rPr>
              <w:t xml:space="preserve"> Digital_CC)</w:t>
            </w:r>
          </w:p>
        </w:tc>
        <w:tc>
          <w:tcPr>
            <w:tcW w:w="1350" w:type="dxa"/>
          </w:tcPr>
          <w:p w14:paraId="1143018F" w14:textId="09792F86" w:rsidR="00D036A9" w:rsidRPr="004064D6" w:rsidRDefault="00D036A9" w:rsidP="009833FE">
            <w:pPr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String (</w:t>
            </w:r>
            <w:r w:rsidR="009833FE" w:rsidRPr="004064D6">
              <w:rPr>
                <w:rFonts w:ascii="Verdana" w:hAnsi="Verdana"/>
                <w:sz w:val="20"/>
                <w:szCs w:val="20"/>
              </w:rPr>
              <w:t>50</w:t>
            </w:r>
            <w:r w:rsidRPr="004064D6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529F7462" w14:textId="11B642E3" w:rsidR="00D036A9" w:rsidRPr="004064D6" w:rsidRDefault="00D036A9" w:rsidP="00690464">
            <w:pPr>
              <w:pStyle w:val="Default"/>
              <w:rPr>
                <w:rFonts w:ascii="Verdana" w:eastAsia="MS Mincho" w:hAnsi="Verdana" w:cs="Times New Roman"/>
                <w:color w:val="auto"/>
                <w:sz w:val="20"/>
                <w:szCs w:val="20"/>
              </w:rPr>
            </w:pPr>
            <w:r w:rsidRPr="004064D6">
              <w:rPr>
                <w:rFonts w:ascii="Verdana" w:eastAsia="MS Mincho" w:hAnsi="Verdana" w:cs="Times New Roman"/>
                <w:color w:val="auto"/>
                <w:sz w:val="20"/>
                <w:szCs w:val="20"/>
              </w:rPr>
              <w:t>Conditional Mandatory</w:t>
            </w:r>
          </w:p>
        </w:tc>
      </w:tr>
      <w:tr w:rsidR="00690464" w:rsidRPr="009F480D" w:rsidDel="005D518C" w14:paraId="59F7FF8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C9FCE15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>
              <w:rPr>
                <w:rFonts w:ascii="Verdana" w:hAnsi="Verdana" w:cs="Arial"/>
                <w:sz w:val="20"/>
                <w:szCs w:val="20"/>
              </w:rPr>
              <w:t>ChannelId</w:t>
            </w:r>
            <w:proofErr w:type="spellEnd"/>
          </w:p>
        </w:tc>
        <w:tc>
          <w:tcPr>
            <w:tcW w:w="4050" w:type="dxa"/>
          </w:tcPr>
          <w:p w14:paraId="79B1EA5F" w14:textId="77777777" w:rsidR="00690464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Channel id of the client that created the SR in CAS system. </w:t>
            </w:r>
          </w:p>
          <w:p w14:paraId="39792A2F" w14:textId="77777777" w:rsidR="00690464" w:rsidRPr="003A7D5E" w:rsidRDefault="00690464" w:rsidP="004B0462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Allowed values : </w:t>
            </w:r>
            <w:r w:rsidR="004B0462">
              <w:rPr>
                <w:rFonts w:ascii="Verdana" w:hAnsi="Verdana" w:cs="Arial"/>
                <w:sz w:val="20"/>
                <w:szCs w:val="20"/>
              </w:rPr>
              <w:t>DEH</w:t>
            </w:r>
          </w:p>
        </w:tc>
        <w:tc>
          <w:tcPr>
            <w:tcW w:w="1350" w:type="dxa"/>
          </w:tcPr>
          <w:p w14:paraId="785427A9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(10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4F826F63" w14:textId="77777777" w:rsidR="00690464" w:rsidRPr="003A7D5E" w:rsidRDefault="00690464" w:rsidP="0069046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690464" w:rsidRPr="009F480D" w:rsidDel="005D518C" w14:paraId="6CC7A79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A11F033" w14:textId="77777777" w:rsidR="00690464" w:rsidRPr="00FC50DB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6551AE">
              <w:rPr>
                <w:rFonts w:ascii="Verdana" w:hAnsi="Verdana" w:cs="Arial"/>
                <w:sz w:val="20"/>
                <w:szCs w:val="20"/>
              </w:rPr>
              <w:t>WorkitemNumber</w:t>
            </w:r>
            <w:proofErr w:type="spellEnd"/>
          </w:p>
        </w:tc>
        <w:tc>
          <w:tcPr>
            <w:tcW w:w="4050" w:type="dxa"/>
          </w:tcPr>
          <w:p w14:paraId="3D38A36D" w14:textId="77777777" w:rsidR="00690464" w:rsidRPr="007E1CA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 w:rsidRPr="006551AE">
              <w:rPr>
                <w:rFonts w:ascii="Verdana" w:hAnsi="Verdana" w:cs="Arial"/>
                <w:sz w:val="20"/>
                <w:szCs w:val="20"/>
              </w:rPr>
              <w:t xml:space="preserve">This field holds the Request Number created in </w:t>
            </w:r>
            <w:r w:rsidR="00371B6E">
              <w:rPr>
                <w:rFonts w:ascii="Verdana" w:hAnsi="Verdana" w:cs="Arial"/>
                <w:sz w:val="20"/>
                <w:szCs w:val="20"/>
              </w:rPr>
              <w:t>CAS</w:t>
            </w:r>
            <w:r w:rsidRPr="006551AE">
              <w:rPr>
                <w:rFonts w:ascii="Verdana" w:hAnsi="Verdana" w:cs="Arial"/>
                <w:sz w:val="20"/>
                <w:szCs w:val="20"/>
              </w:rPr>
              <w:t xml:space="preserve"> </w:t>
            </w:r>
            <w:r>
              <w:rPr>
                <w:rFonts w:ascii="Verdana" w:hAnsi="Verdana" w:cs="Arial"/>
                <w:sz w:val="20"/>
                <w:szCs w:val="20"/>
              </w:rPr>
              <w:t>system for which status is to be notified</w:t>
            </w:r>
          </w:p>
          <w:p w14:paraId="40E270B4" w14:textId="77777777" w:rsidR="00690464" w:rsidRPr="007E1CA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4A0A76A4" w14:textId="22023BB3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</w:t>
            </w:r>
            <w:r w:rsidR="00F83BAC">
              <w:rPr>
                <w:rFonts w:ascii="Verdana" w:hAnsi="Verdana"/>
                <w:sz w:val="20"/>
                <w:szCs w:val="20"/>
              </w:rPr>
              <w:t>3</w:t>
            </w:r>
            <w:r w:rsidR="0090568F" w:rsidRPr="0090568F">
              <w:rPr>
                <w:rFonts w:ascii="Verdana" w:hAnsi="Verdana"/>
                <w:sz w:val="20"/>
                <w:szCs w:val="20"/>
              </w:rPr>
              <w:t>0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0E7655D6" w14:textId="77777777" w:rsidR="00690464" w:rsidRPr="003A7D5E" w:rsidRDefault="00690464" w:rsidP="0069046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AD1356" w:rsidRPr="009F480D" w:rsidDel="005D518C" w14:paraId="78C7381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B2B77CD" w14:textId="7961CDFD" w:rsidR="00AD1356" w:rsidRPr="00845CA5" w:rsidRDefault="00AD1356" w:rsidP="00AD1356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845CA5">
              <w:rPr>
                <w:rFonts w:ascii="Verdana" w:hAnsi="Verdana" w:cs="Arial"/>
                <w:sz w:val="20"/>
                <w:szCs w:val="20"/>
              </w:rPr>
              <w:t>ProspectId</w:t>
            </w:r>
            <w:proofErr w:type="spellEnd"/>
          </w:p>
        </w:tc>
        <w:tc>
          <w:tcPr>
            <w:tcW w:w="4050" w:type="dxa"/>
          </w:tcPr>
          <w:p w14:paraId="4D9FE151" w14:textId="6A16AFCD" w:rsidR="00AD1356" w:rsidRPr="00845CA5" w:rsidRDefault="00AD1356" w:rsidP="00AD1356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845CA5">
              <w:rPr>
                <w:rFonts w:ascii="Verdana" w:hAnsi="Verdana" w:cs="Arial"/>
                <w:sz w:val="20"/>
                <w:szCs w:val="20"/>
              </w:rPr>
              <w:t>ProspectId</w:t>
            </w:r>
            <w:proofErr w:type="spellEnd"/>
            <w:r w:rsidRPr="00845CA5">
              <w:rPr>
                <w:rFonts w:ascii="Verdana" w:hAnsi="Verdana" w:cs="Arial"/>
                <w:sz w:val="20"/>
                <w:szCs w:val="20"/>
              </w:rPr>
              <w:t xml:space="preserve">  has to be passed which DEH sent to IBPS</w:t>
            </w:r>
          </w:p>
        </w:tc>
        <w:tc>
          <w:tcPr>
            <w:tcW w:w="1350" w:type="dxa"/>
          </w:tcPr>
          <w:p w14:paraId="0993C55C" w14:textId="219A13E9" w:rsidR="00AD1356" w:rsidRPr="00845CA5" w:rsidRDefault="00AD1356" w:rsidP="00AD1356">
            <w:pPr>
              <w:rPr>
                <w:rFonts w:ascii="Verdana" w:hAnsi="Verdana"/>
                <w:sz w:val="20"/>
                <w:szCs w:val="20"/>
              </w:rPr>
            </w:pPr>
            <w:r w:rsidRPr="00845CA5">
              <w:rPr>
                <w:rFonts w:ascii="Verdana" w:hAnsi="Verdana"/>
                <w:sz w:val="20"/>
                <w:szCs w:val="20"/>
              </w:rPr>
              <w:t>String (10)</w:t>
            </w:r>
          </w:p>
        </w:tc>
        <w:tc>
          <w:tcPr>
            <w:tcW w:w="1890" w:type="dxa"/>
          </w:tcPr>
          <w:p w14:paraId="0507013D" w14:textId="2EFA9A67" w:rsidR="00AD1356" w:rsidRPr="00845CA5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45CA5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AD1356" w:rsidRPr="009F480D" w:rsidDel="005D518C" w14:paraId="3D47DE9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27441B0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E</w:t>
            </w:r>
            <w:r w:rsidRPr="00A91BB6">
              <w:rPr>
                <w:rFonts w:ascii="Verdana" w:hAnsi="Verdana" w:cs="Arial"/>
              </w:rPr>
              <w:t>vent</w:t>
            </w:r>
          </w:p>
        </w:tc>
        <w:tc>
          <w:tcPr>
            <w:tcW w:w="4050" w:type="dxa"/>
          </w:tcPr>
          <w:p w14:paraId="0108D8E1" w14:textId="77777777" w:rsidR="00AD1356" w:rsidRPr="004064D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Allowed values:</w:t>
            </w:r>
          </w:p>
          <w:p w14:paraId="4B74DE58" w14:textId="77777777" w:rsidR="00AD1356" w:rsidRPr="004064D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  <w:p w14:paraId="5D82AF0F" w14:textId="77777777" w:rsidR="00AD1356" w:rsidRPr="004064D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“STATUS_CHANGE”- Application status change.</w:t>
            </w:r>
          </w:p>
          <w:p w14:paraId="7982B6A0" w14:textId="77777777" w:rsidR="00AD1356" w:rsidRPr="004064D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  <w:p w14:paraId="26A512B6" w14:textId="77777777" w:rsidR="00AD135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“REQUEST_CUSTOMER_QUERY” - Request for any additional details/ queries from the customer</w:t>
            </w:r>
          </w:p>
          <w:p w14:paraId="40A40154" w14:textId="77777777" w:rsidR="004B2BD5" w:rsidRDefault="004B2BD5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  <w:p w14:paraId="6ED3C4A9" w14:textId="4C59D069" w:rsidR="004B2BD5" w:rsidRPr="004064D6" w:rsidRDefault="004B2BD5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21410B">
              <w:rPr>
                <w:rFonts w:ascii="Verdana" w:hAnsi="Verdana"/>
                <w:sz w:val="20"/>
                <w:szCs w:val="20"/>
              </w:rPr>
              <w:t>“</w:t>
            </w:r>
            <w:r w:rsidRPr="0021410B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NAME_STATUS_CHANGE</w:t>
            </w:r>
            <w:r w:rsidRPr="0021410B">
              <w:rPr>
                <w:rFonts w:ascii="Verdana" w:hAnsi="Verdana"/>
                <w:sz w:val="20"/>
                <w:szCs w:val="20"/>
              </w:rPr>
              <w:t>”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6B2B7825" w14:textId="77777777" w:rsidR="00AD1356" w:rsidRPr="004064D6" w:rsidRDefault="00AD1356" w:rsidP="00AD1356">
            <w:pPr>
              <w:pStyle w:val="tabletext"/>
              <w:rPr>
                <w:rFonts w:ascii="Verdana" w:eastAsiaTheme="minorHAnsi" w:hAnsi="Verdana" w:cs="Arial"/>
                <w:color w:val="000000"/>
              </w:rPr>
            </w:pPr>
          </w:p>
          <w:p w14:paraId="25CB89E4" w14:textId="5B56530F" w:rsidR="007942AA" w:rsidRPr="004064D6" w:rsidRDefault="007942AA" w:rsidP="00AD1356">
            <w:pPr>
              <w:pStyle w:val="tabletext"/>
              <w:rPr>
                <w:rFonts w:ascii="Verdana" w:eastAsiaTheme="minorHAnsi" w:hAnsi="Verdana" w:cs="Arial"/>
                <w:color w:val="000000"/>
              </w:rPr>
            </w:pPr>
            <w:r w:rsidRPr="004064D6">
              <w:rPr>
                <w:rFonts w:ascii="Verdana" w:eastAsiaTheme="minorHAnsi" w:hAnsi="Verdana" w:cs="Arial"/>
                <w:color w:val="000000"/>
              </w:rPr>
              <w:t xml:space="preserve">- (If </w:t>
            </w:r>
            <w:proofErr w:type="spellStart"/>
            <w:r w:rsidRPr="004064D6">
              <w:rPr>
                <w:rFonts w:ascii="Verdana" w:eastAsiaTheme="minorHAnsi" w:hAnsi="Verdana" w:cs="Arial"/>
                <w:color w:val="000000"/>
              </w:rPr>
              <w:t>Process_Name</w:t>
            </w:r>
            <w:proofErr w:type="spellEnd"/>
            <w:r w:rsidRPr="004064D6">
              <w:rPr>
                <w:rFonts w:ascii="Verdana" w:eastAsiaTheme="minorHAnsi" w:hAnsi="Verdana" w:cs="Arial"/>
                <w:color w:val="000000"/>
              </w:rPr>
              <w:t xml:space="preserve"> </w:t>
            </w:r>
            <w:proofErr w:type="spellStart"/>
            <w:r w:rsidR="00F245EC" w:rsidRPr="004064D6">
              <w:rPr>
                <w:rFonts w:ascii="Verdana" w:eastAsiaTheme="minorHAnsi" w:hAnsi="Verdana" w:cs="Arial"/>
                <w:color w:val="000000"/>
              </w:rPr>
              <w:t>DigitalAO</w:t>
            </w:r>
            <w:proofErr w:type="spellEnd"/>
            <w:r w:rsidRPr="004064D6">
              <w:rPr>
                <w:rFonts w:ascii="Verdana" w:eastAsiaTheme="minorHAnsi" w:hAnsi="Verdana" w:cs="Arial"/>
                <w:color w:val="000000"/>
              </w:rPr>
              <w:t>)</w:t>
            </w:r>
          </w:p>
        </w:tc>
        <w:tc>
          <w:tcPr>
            <w:tcW w:w="1350" w:type="dxa"/>
          </w:tcPr>
          <w:p w14:paraId="0C75A508" w14:textId="77777777" w:rsidR="00AD1356" w:rsidRPr="004064D6" w:rsidRDefault="00AD1356" w:rsidP="00AD1356">
            <w:pPr>
              <w:rPr>
                <w:rFonts w:ascii="Verdana" w:eastAsiaTheme="minorHAnsi" w:hAnsi="Verdana" w:cs="Arial"/>
                <w:color w:val="000000"/>
                <w:sz w:val="20"/>
                <w:szCs w:val="20"/>
              </w:rPr>
            </w:pPr>
            <w:r w:rsidRPr="004064D6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String (100)</w:t>
            </w:r>
          </w:p>
        </w:tc>
        <w:tc>
          <w:tcPr>
            <w:tcW w:w="1890" w:type="dxa"/>
          </w:tcPr>
          <w:p w14:paraId="1848D609" w14:textId="4681F5DB" w:rsidR="00AD1356" w:rsidRPr="004064D6" w:rsidRDefault="007942AA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Conditional Mandatory</w:t>
            </w:r>
          </w:p>
        </w:tc>
      </w:tr>
      <w:tr w:rsidR="00AD1356" w:rsidRPr="009F480D" w:rsidDel="005D518C" w14:paraId="10642E0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93390CA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W</w:t>
            </w:r>
            <w:r w:rsidRPr="0090568F">
              <w:rPr>
                <w:rFonts w:ascii="Verdana" w:hAnsi="Verdana" w:cs="Arial"/>
              </w:rPr>
              <w:t>orkItemStatus</w:t>
            </w:r>
            <w:proofErr w:type="spellEnd"/>
          </w:p>
        </w:tc>
        <w:tc>
          <w:tcPr>
            <w:tcW w:w="4050" w:type="dxa"/>
          </w:tcPr>
          <w:p w14:paraId="1A465CDE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90568F">
              <w:rPr>
                <w:rFonts w:ascii="Verdana" w:hAnsi="Verdana" w:cs="Arial"/>
              </w:rPr>
              <w:t>application or prospect status</w:t>
            </w:r>
          </w:p>
        </w:tc>
        <w:tc>
          <w:tcPr>
            <w:tcW w:w="1350" w:type="dxa"/>
          </w:tcPr>
          <w:p w14:paraId="18656F11" w14:textId="36B2BE11" w:rsidR="00AD1356" w:rsidRPr="003A7D5E" w:rsidRDefault="004064D6" w:rsidP="00AD1356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(30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06629E6B" w14:textId="77777777" w:rsidR="00AD1356" w:rsidRPr="003A7D5E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90568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4064D6" w:rsidRPr="009F480D" w:rsidDel="005D518C" w14:paraId="3957484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1E244CA" w14:textId="6BB2DB90" w:rsidR="004064D6" w:rsidRPr="00530150" w:rsidRDefault="006F23CB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530150">
              <w:rPr>
                <w:rFonts w:ascii="Verdana" w:hAnsi="Verdana" w:cs="Arial"/>
              </w:rPr>
              <w:t>RejectReason</w:t>
            </w:r>
            <w:proofErr w:type="spellEnd"/>
          </w:p>
        </w:tc>
        <w:tc>
          <w:tcPr>
            <w:tcW w:w="4050" w:type="dxa"/>
          </w:tcPr>
          <w:p w14:paraId="28927B80" w14:textId="479E03AC" w:rsidR="004064D6" w:rsidRPr="00530150" w:rsidRDefault="004064D6" w:rsidP="00AD1356">
            <w:pPr>
              <w:pStyle w:val="tabletext"/>
              <w:rPr>
                <w:rFonts w:ascii="Verdana" w:hAnsi="Verdana" w:cs="Arial"/>
              </w:rPr>
            </w:pPr>
            <w:r w:rsidRPr="00530150">
              <w:rPr>
                <w:rFonts w:ascii="Verdana" w:hAnsi="Verdana" w:cs="Arial"/>
              </w:rPr>
              <w:t>Reject reason has to be pass here</w:t>
            </w:r>
          </w:p>
          <w:p w14:paraId="1698A476" w14:textId="77777777" w:rsidR="004064D6" w:rsidRPr="00530150" w:rsidRDefault="004064D6" w:rsidP="00AD1356">
            <w:pPr>
              <w:pStyle w:val="tabletext"/>
              <w:rPr>
                <w:rFonts w:ascii="Verdana" w:hAnsi="Verdana" w:cs="Arial"/>
              </w:rPr>
            </w:pPr>
          </w:p>
          <w:p w14:paraId="0075D0AE" w14:textId="78E9F6DD" w:rsidR="004064D6" w:rsidRPr="00530150" w:rsidRDefault="004064D6" w:rsidP="00AD1356">
            <w:pPr>
              <w:pStyle w:val="tabletext"/>
              <w:rPr>
                <w:rFonts w:ascii="Verdana" w:hAnsi="Verdana" w:cs="Arial"/>
              </w:rPr>
            </w:pPr>
            <w:r w:rsidRPr="00530150">
              <w:rPr>
                <w:rFonts w:ascii="Verdana" w:hAnsi="Verdana" w:cs="Arial"/>
              </w:rPr>
              <w:t xml:space="preserve">- (If </w:t>
            </w:r>
            <w:proofErr w:type="spellStart"/>
            <w:r w:rsidRPr="00530150">
              <w:rPr>
                <w:rFonts w:ascii="Verdana" w:hAnsi="Verdana" w:cs="Arial"/>
              </w:rPr>
              <w:t>Process_Name</w:t>
            </w:r>
            <w:proofErr w:type="spellEnd"/>
            <w:r w:rsidRPr="00530150">
              <w:rPr>
                <w:rFonts w:ascii="Verdana" w:hAnsi="Verdana" w:cs="Arial"/>
              </w:rPr>
              <w:t xml:space="preserve"> </w:t>
            </w:r>
            <w:proofErr w:type="spellStart"/>
            <w:r w:rsidRPr="00530150">
              <w:rPr>
                <w:rFonts w:ascii="Verdana" w:hAnsi="Verdana" w:cs="Arial"/>
              </w:rPr>
              <w:t>DigitalAO</w:t>
            </w:r>
            <w:proofErr w:type="spellEnd"/>
            <w:r w:rsidRPr="00530150">
              <w:rPr>
                <w:rFonts w:ascii="Verdana" w:hAnsi="Verdana" w:cs="Arial"/>
              </w:rPr>
              <w:t>)</w:t>
            </w:r>
          </w:p>
        </w:tc>
        <w:tc>
          <w:tcPr>
            <w:tcW w:w="1350" w:type="dxa"/>
          </w:tcPr>
          <w:p w14:paraId="42D347C7" w14:textId="1FB180EC" w:rsidR="004064D6" w:rsidRPr="00530150" w:rsidRDefault="004064D6" w:rsidP="00AD1356">
            <w:pPr>
              <w:rPr>
                <w:rFonts w:ascii="Verdana" w:hAnsi="Verdana"/>
                <w:sz w:val="20"/>
                <w:szCs w:val="20"/>
              </w:rPr>
            </w:pPr>
            <w:r w:rsidRPr="00530150">
              <w:rPr>
                <w:rFonts w:ascii="Verdana" w:hAnsi="Verdana"/>
                <w:sz w:val="20"/>
                <w:szCs w:val="20"/>
              </w:rPr>
              <w:t>String (20)</w:t>
            </w:r>
          </w:p>
        </w:tc>
        <w:tc>
          <w:tcPr>
            <w:tcW w:w="1890" w:type="dxa"/>
          </w:tcPr>
          <w:p w14:paraId="533FFA82" w14:textId="77777777" w:rsidR="004064D6" w:rsidRPr="00530150" w:rsidRDefault="004064D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530150">
              <w:rPr>
                <w:rFonts w:ascii="Verdana" w:hAnsi="Verdana"/>
                <w:sz w:val="20"/>
                <w:szCs w:val="20"/>
              </w:rPr>
              <w:t>Conditional</w:t>
            </w:r>
          </w:p>
          <w:p w14:paraId="3E756959" w14:textId="587A21E5" w:rsidR="004064D6" w:rsidRPr="00530150" w:rsidRDefault="004064D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530150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69B11B3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E46EDD4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U</w:t>
            </w:r>
            <w:r w:rsidRPr="0090568F">
              <w:rPr>
                <w:rFonts w:ascii="Verdana" w:hAnsi="Verdana" w:cs="Arial"/>
              </w:rPr>
              <w:t>pdProspectReqd</w:t>
            </w:r>
            <w:proofErr w:type="spellEnd"/>
          </w:p>
        </w:tc>
        <w:tc>
          <w:tcPr>
            <w:tcW w:w="4050" w:type="dxa"/>
          </w:tcPr>
          <w:p w14:paraId="321EC0B3" w14:textId="77777777" w:rsidR="00AD1356" w:rsidRDefault="00AD1356" w:rsidP="00AD1356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>
              <w:rPr>
                <w:rFonts w:ascii="Verdana" w:eastAsia="Calibri" w:hAnsi="Verdana"/>
                <w:sz w:val="20"/>
                <w:szCs w:val="20"/>
              </w:rPr>
              <w:t>Allowed values:</w:t>
            </w:r>
          </w:p>
          <w:p w14:paraId="60D34F0B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‘</w:t>
            </w:r>
            <w:r w:rsidRPr="00CD1643">
              <w:rPr>
                <w:rFonts w:ascii="Verdana" w:hAnsi="Verdana" w:cs="Arial"/>
                <w:b/>
              </w:rPr>
              <w:t>TRUE</w:t>
            </w:r>
            <w:r>
              <w:rPr>
                <w:rFonts w:ascii="Verdana" w:hAnsi="Verdana" w:cs="Arial"/>
              </w:rPr>
              <w:t>’ OR ‘</w:t>
            </w:r>
            <w:r w:rsidRPr="00CD1643">
              <w:rPr>
                <w:rFonts w:ascii="Verdana" w:hAnsi="Verdana" w:cs="Arial"/>
                <w:b/>
              </w:rPr>
              <w:t>FALSE</w:t>
            </w:r>
            <w:r>
              <w:rPr>
                <w:rFonts w:ascii="Verdana" w:hAnsi="Verdana" w:cs="Arial"/>
              </w:rPr>
              <w:t>’</w:t>
            </w:r>
          </w:p>
        </w:tc>
        <w:tc>
          <w:tcPr>
            <w:tcW w:w="1350" w:type="dxa"/>
          </w:tcPr>
          <w:p w14:paraId="258C45CB" w14:textId="77777777" w:rsidR="00AD1356" w:rsidRPr="003A7D5E" w:rsidRDefault="00AD1356" w:rsidP="00AD1356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(5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115E4CB3" w14:textId="77777777" w:rsidR="00AD1356" w:rsidRPr="003A7D5E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90568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21240C" w:rsidRPr="009F480D" w:rsidDel="005D518C" w14:paraId="0C949A83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1AFD4F1" w14:textId="135557C8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CifDedupUpdReqd</w:t>
            </w:r>
            <w:proofErr w:type="spellEnd"/>
          </w:p>
        </w:tc>
        <w:tc>
          <w:tcPr>
            <w:tcW w:w="4050" w:type="dxa"/>
          </w:tcPr>
          <w:p w14:paraId="4C155930" w14:textId="77777777" w:rsidR="0021240C" w:rsidRPr="00AA56B1" w:rsidRDefault="0021240C" w:rsidP="0021240C">
            <w:pPr>
              <w:pStyle w:val="Default"/>
              <w:rPr>
                <w:rFonts w:ascii="Courier New" w:eastAsia="Calibri" w:hAnsi="Courier New" w:cs="Courier New"/>
                <w:sz w:val="18"/>
                <w:szCs w:val="18"/>
              </w:rPr>
            </w:pPr>
            <w:r w:rsidRPr="00AA56B1">
              <w:rPr>
                <w:rFonts w:ascii="Courier New" w:eastAsia="Calibri" w:hAnsi="Courier New" w:cs="Courier New"/>
                <w:sz w:val="18"/>
                <w:szCs w:val="18"/>
              </w:rPr>
              <w:t>Allowed values:</w:t>
            </w:r>
          </w:p>
          <w:p w14:paraId="6A0B75DB" w14:textId="77777777" w:rsidR="0021240C" w:rsidRPr="00AA56B1" w:rsidRDefault="0021240C" w:rsidP="0021240C">
            <w:pPr>
              <w:pStyle w:val="Default"/>
              <w:rPr>
                <w:rFonts w:ascii="Courier New" w:hAnsi="Courier New" w:cs="Courier New"/>
                <w:sz w:val="18"/>
                <w:szCs w:val="18"/>
              </w:rPr>
            </w:pPr>
            <w:r w:rsidRPr="00AA56B1">
              <w:rPr>
                <w:rFonts w:ascii="Courier New" w:hAnsi="Courier New" w:cs="Courier New"/>
                <w:sz w:val="18"/>
                <w:szCs w:val="18"/>
              </w:rPr>
              <w:t>‘</w:t>
            </w:r>
            <w:r w:rsidRPr="00AA56B1">
              <w:rPr>
                <w:rFonts w:ascii="Courier New" w:hAnsi="Courier New" w:cs="Courier New"/>
                <w:b/>
                <w:sz w:val="18"/>
                <w:szCs w:val="18"/>
              </w:rPr>
              <w:t>TRUE</w:t>
            </w:r>
            <w:r w:rsidRPr="00AA56B1">
              <w:rPr>
                <w:rFonts w:ascii="Courier New" w:hAnsi="Courier New" w:cs="Courier New"/>
                <w:sz w:val="18"/>
                <w:szCs w:val="18"/>
              </w:rPr>
              <w:t>’ OR ‘</w:t>
            </w:r>
            <w:r w:rsidRPr="00AA56B1">
              <w:rPr>
                <w:rFonts w:ascii="Courier New" w:hAnsi="Courier New" w:cs="Courier New"/>
                <w:b/>
                <w:sz w:val="18"/>
                <w:szCs w:val="18"/>
              </w:rPr>
              <w:t>FALSE</w:t>
            </w:r>
            <w:r w:rsidRPr="00AA56B1">
              <w:rPr>
                <w:rFonts w:ascii="Courier New" w:hAnsi="Courier New" w:cs="Courier New"/>
                <w:sz w:val="18"/>
                <w:szCs w:val="18"/>
              </w:rPr>
              <w:t>’</w:t>
            </w:r>
          </w:p>
          <w:p w14:paraId="54B53038" w14:textId="77777777" w:rsidR="0021240C" w:rsidRPr="00AA56B1" w:rsidRDefault="0021240C" w:rsidP="0021240C">
            <w:pPr>
              <w:pStyle w:val="Default"/>
              <w:rPr>
                <w:rFonts w:ascii="Courier New" w:hAnsi="Courier New" w:cs="Courier New"/>
                <w:sz w:val="18"/>
                <w:szCs w:val="18"/>
              </w:rPr>
            </w:pPr>
          </w:p>
          <w:p w14:paraId="6188FF70" w14:textId="4607B022" w:rsidR="0021240C" w:rsidRPr="00AA56B1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lastRenderedPageBreak/>
              <w:t xml:space="preserve">If the value is true, then only the fields sent in </w:t>
            </w:r>
            <w:proofErr w:type="spellStart"/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CifDedupResults</w:t>
            </w:r>
            <w:proofErr w:type="spellEnd"/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 object will be considered</w:t>
            </w:r>
          </w:p>
        </w:tc>
        <w:tc>
          <w:tcPr>
            <w:tcW w:w="1350" w:type="dxa"/>
          </w:tcPr>
          <w:p w14:paraId="5FBC4467" w14:textId="2FFCCF63" w:rsidR="0021240C" w:rsidRPr="00AA56B1" w:rsidRDefault="0021240C" w:rsidP="0021240C">
            <w:pPr>
              <w:rPr>
                <w:rFonts w:ascii="Verdana" w:hAnsi="Verdana"/>
                <w:sz w:val="20"/>
                <w:szCs w:val="20"/>
              </w:rPr>
            </w:pPr>
            <w:r w:rsidRPr="00AA56B1">
              <w:rPr>
                <w:rFonts w:ascii="Verdana" w:hAnsi="Verdana"/>
                <w:sz w:val="20"/>
                <w:szCs w:val="20"/>
              </w:rPr>
              <w:lastRenderedPageBreak/>
              <w:t>String (5)</w:t>
            </w:r>
          </w:p>
        </w:tc>
        <w:tc>
          <w:tcPr>
            <w:tcW w:w="1890" w:type="dxa"/>
          </w:tcPr>
          <w:p w14:paraId="5498FFA7" w14:textId="10ACC3F0" w:rsidR="0021240C" w:rsidRPr="00AA56B1" w:rsidRDefault="0021240C" w:rsidP="0021240C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A56B1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21240C" w:rsidRPr="009F480D" w:rsidDel="005D518C" w14:paraId="005067D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A6EAD14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AddnalDocsReqd</w:t>
            </w:r>
            <w:proofErr w:type="spellEnd"/>
          </w:p>
        </w:tc>
        <w:tc>
          <w:tcPr>
            <w:tcW w:w="4050" w:type="dxa"/>
          </w:tcPr>
          <w:p w14:paraId="12F2C1C5" w14:textId="77777777" w:rsidR="0021240C" w:rsidRPr="00AA56B1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AA56B1">
              <w:rPr>
                <w:rFonts w:ascii="Verdana" w:eastAsia="Calibri" w:hAnsi="Verdana"/>
                <w:sz w:val="20"/>
                <w:szCs w:val="20"/>
              </w:rPr>
              <w:t>Allowed values:</w:t>
            </w:r>
          </w:p>
          <w:p w14:paraId="06004C75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‘</w:t>
            </w:r>
            <w:r w:rsidRPr="00AA56B1">
              <w:rPr>
                <w:rFonts w:ascii="Verdana" w:hAnsi="Verdana" w:cs="Arial"/>
                <w:b/>
              </w:rPr>
              <w:t>TRUE</w:t>
            </w:r>
            <w:r w:rsidRPr="00AA56B1">
              <w:rPr>
                <w:rFonts w:ascii="Verdana" w:hAnsi="Verdana" w:cs="Arial"/>
              </w:rPr>
              <w:t>’ OR ‘</w:t>
            </w:r>
            <w:r w:rsidRPr="00AA56B1">
              <w:rPr>
                <w:rFonts w:ascii="Verdana" w:hAnsi="Verdana" w:cs="Arial"/>
                <w:b/>
              </w:rPr>
              <w:t>FALSE</w:t>
            </w:r>
            <w:r w:rsidRPr="00AA56B1">
              <w:rPr>
                <w:rFonts w:ascii="Verdana" w:hAnsi="Verdana" w:cs="Arial"/>
              </w:rPr>
              <w:t>’</w:t>
            </w:r>
          </w:p>
        </w:tc>
        <w:tc>
          <w:tcPr>
            <w:tcW w:w="1350" w:type="dxa"/>
          </w:tcPr>
          <w:p w14:paraId="5481C639" w14:textId="77777777" w:rsidR="0021240C" w:rsidRPr="003A7D5E" w:rsidRDefault="0021240C" w:rsidP="0021240C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(5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119E4882" w14:textId="77777777" w:rsidR="0021240C" w:rsidRPr="003A7D5E" w:rsidRDefault="0021240C" w:rsidP="0021240C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90568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21240C" w:rsidRPr="009F480D" w:rsidDel="005D518C" w14:paraId="5D34DF8B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AFA47B6" w14:textId="7070C44E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SignedOnePgDocName</w:t>
            </w:r>
            <w:proofErr w:type="spellEnd"/>
          </w:p>
        </w:tc>
        <w:tc>
          <w:tcPr>
            <w:tcW w:w="4050" w:type="dxa"/>
          </w:tcPr>
          <w:p w14:paraId="0E9DC964" w14:textId="3127C7B1" w:rsidR="0021240C" w:rsidRPr="00AA56B1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AA56B1">
              <w:t xml:space="preserve">mandatory for Event - </w:t>
            </w:r>
            <w:proofErr w:type="spellStart"/>
            <w:r w:rsidRPr="00AA56B1">
              <w:rPr>
                <w:b/>
                <w:bCs/>
              </w:rPr>
              <w:t>One_pager_signed</w:t>
            </w:r>
            <w:proofErr w:type="spellEnd"/>
          </w:p>
        </w:tc>
        <w:tc>
          <w:tcPr>
            <w:tcW w:w="1350" w:type="dxa"/>
          </w:tcPr>
          <w:p w14:paraId="5643C49D" w14:textId="5E24A5BE" w:rsidR="0021240C" w:rsidRDefault="0021240C" w:rsidP="0021240C">
            <w:pPr>
              <w:rPr>
                <w:rFonts w:ascii="Verdana" w:hAnsi="Verdana"/>
                <w:sz w:val="20"/>
                <w:szCs w:val="20"/>
              </w:rPr>
            </w:pPr>
            <w:r w:rsidRPr="000F3AC3">
              <w:t>String(100)</w:t>
            </w:r>
          </w:p>
        </w:tc>
        <w:tc>
          <w:tcPr>
            <w:tcW w:w="1890" w:type="dxa"/>
          </w:tcPr>
          <w:p w14:paraId="00DA9939" w14:textId="3EF75F10" w:rsidR="0021240C" w:rsidRPr="0090568F" w:rsidRDefault="0021240C" w:rsidP="0021240C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0F3AC3">
              <w:rPr>
                <w:color w:val="auto"/>
              </w:rPr>
              <w:t>conditional mandatory</w:t>
            </w:r>
          </w:p>
        </w:tc>
      </w:tr>
      <w:tr w:rsidR="0021240C" w:rsidRPr="009F480D" w:rsidDel="005D518C" w14:paraId="4209AE3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7AD4B73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ApplicationDetails</w:t>
            </w:r>
            <w:proofErr w:type="spellEnd"/>
          </w:p>
        </w:tc>
        <w:tc>
          <w:tcPr>
            <w:tcW w:w="4050" w:type="dxa"/>
          </w:tcPr>
          <w:p w14:paraId="3E343D2A" w14:textId="361C4F6E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Theme="minorHAnsi" w:hAnsiTheme="minorHAnsi" w:cstheme="minorHAnsi"/>
                <w:szCs w:val="24"/>
              </w:rPr>
              <w:t xml:space="preserve">Start of </w:t>
            </w:r>
            <w:proofErr w:type="spellStart"/>
            <w:r w:rsidRPr="00AA56B1">
              <w:rPr>
                <w:rFonts w:ascii="Verdana" w:hAnsi="Verdana" w:cs="Arial"/>
              </w:rPr>
              <w:t>applicationDetails</w:t>
            </w:r>
            <w:proofErr w:type="spellEnd"/>
            <w:r w:rsidRPr="00AA56B1">
              <w:rPr>
                <w:rFonts w:asciiTheme="minorHAnsi" w:hAnsiTheme="minorHAnsi" w:cstheme="minorHAnsi"/>
                <w:szCs w:val="24"/>
              </w:rPr>
              <w:t xml:space="preserve"> grid details</w:t>
            </w:r>
          </w:p>
        </w:tc>
        <w:tc>
          <w:tcPr>
            <w:tcW w:w="1350" w:type="dxa"/>
          </w:tcPr>
          <w:p w14:paraId="751B59EF" w14:textId="77777777" w:rsidR="0021240C" w:rsidRDefault="0021240C" w:rsidP="0021240C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35561252" w14:textId="77777777" w:rsidR="0021240C" w:rsidRPr="0040794F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90568F">
              <w:rPr>
                <w:rFonts w:ascii="Verdana" w:eastAsiaTheme="minorHAnsi" w:hAnsi="Verdana" w:cs="Arial"/>
                <w:color w:val="000000"/>
              </w:rPr>
              <w:t>Optional</w:t>
            </w:r>
          </w:p>
        </w:tc>
      </w:tr>
      <w:tr w:rsidR="0021240C" w:rsidRPr="009F480D" w:rsidDel="005D518C" w14:paraId="4374066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86DCA21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Remarks</w:t>
            </w:r>
          </w:p>
        </w:tc>
        <w:tc>
          <w:tcPr>
            <w:tcW w:w="4050" w:type="dxa"/>
          </w:tcPr>
          <w:p w14:paraId="76F00C68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Remarks of Application status</w:t>
            </w:r>
          </w:p>
        </w:tc>
        <w:tc>
          <w:tcPr>
            <w:tcW w:w="1350" w:type="dxa"/>
          </w:tcPr>
          <w:p w14:paraId="7218E95D" w14:textId="77777777" w:rsidR="0021240C" w:rsidRPr="00AB4829" w:rsidRDefault="0021240C" w:rsidP="0021240C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/>
              </w:rPr>
              <w:t>String (255</w:t>
            </w:r>
            <w:r w:rsidRPr="00E2332B">
              <w:rPr>
                <w:rFonts w:ascii="Verdana" w:hAnsi="Verdana"/>
              </w:rPr>
              <w:t>)</w:t>
            </w:r>
          </w:p>
        </w:tc>
        <w:tc>
          <w:tcPr>
            <w:tcW w:w="1890" w:type="dxa"/>
          </w:tcPr>
          <w:p w14:paraId="40BD9117" w14:textId="77777777" w:rsidR="0021240C" w:rsidRPr="00AB4829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90568F">
              <w:rPr>
                <w:rFonts w:ascii="Verdana" w:eastAsiaTheme="minorHAnsi" w:hAnsi="Verdana" w:cs="Arial"/>
                <w:color w:val="000000"/>
              </w:rPr>
              <w:t>Optional</w:t>
            </w:r>
          </w:p>
        </w:tc>
      </w:tr>
      <w:tr w:rsidR="0021240C" w:rsidRPr="009F480D" w:rsidDel="005D518C" w14:paraId="53045FD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525AE13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FreeField1</w:t>
            </w:r>
          </w:p>
        </w:tc>
        <w:tc>
          <w:tcPr>
            <w:tcW w:w="4050" w:type="dxa"/>
          </w:tcPr>
          <w:p w14:paraId="2193EBE4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42CD4D44" w14:textId="77777777" w:rsidR="0021240C" w:rsidRDefault="0021240C" w:rsidP="0021240C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5919EF76" w14:textId="77777777" w:rsidR="0021240C" w:rsidRPr="00AB4829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90568F">
              <w:rPr>
                <w:rFonts w:ascii="Verdana" w:eastAsiaTheme="minorHAnsi" w:hAnsi="Verdana" w:cs="Arial"/>
                <w:color w:val="000000"/>
              </w:rPr>
              <w:t>Optional</w:t>
            </w:r>
          </w:p>
        </w:tc>
      </w:tr>
      <w:tr w:rsidR="0021240C" w:rsidRPr="009F480D" w:rsidDel="005D518C" w14:paraId="43BC276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9DD1950" w14:textId="77777777" w:rsidR="0021240C" w:rsidRPr="00AA56B1" w:rsidRDefault="0021240C" w:rsidP="0021240C">
            <w:r w:rsidRPr="00AA56B1">
              <w:rPr>
                <w:rFonts w:ascii="Verdana" w:hAnsi="Verdana" w:cs="Arial"/>
              </w:rPr>
              <w:t>FreeField2</w:t>
            </w:r>
          </w:p>
        </w:tc>
        <w:tc>
          <w:tcPr>
            <w:tcW w:w="4050" w:type="dxa"/>
          </w:tcPr>
          <w:p w14:paraId="6220EEF9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247CA94A" w14:textId="77777777" w:rsidR="0021240C" w:rsidRDefault="0021240C" w:rsidP="0021240C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5D7745C3" w14:textId="77777777" w:rsidR="0021240C" w:rsidRDefault="0021240C" w:rsidP="0021240C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21240C" w:rsidRPr="009F480D" w:rsidDel="005D518C" w14:paraId="4EFF9627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441556B" w14:textId="77777777" w:rsidR="0021240C" w:rsidRPr="00AA56B1" w:rsidRDefault="0021240C" w:rsidP="0021240C">
            <w:r w:rsidRPr="00AA56B1">
              <w:rPr>
                <w:rFonts w:ascii="Verdana" w:hAnsi="Verdana" w:cs="Arial"/>
              </w:rPr>
              <w:t>FreeField3</w:t>
            </w:r>
          </w:p>
        </w:tc>
        <w:tc>
          <w:tcPr>
            <w:tcW w:w="4050" w:type="dxa"/>
          </w:tcPr>
          <w:p w14:paraId="7976B505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5A0B8823" w14:textId="77777777" w:rsidR="0021240C" w:rsidRDefault="0021240C" w:rsidP="0021240C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0772825B" w14:textId="77777777" w:rsidR="0021240C" w:rsidRDefault="0021240C" w:rsidP="0021240C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21240C" w:rsidRPr="009F480D" w:rsidDel="005D518C" w14:paraId="6A2CF9D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E303FBE" w14:textId="77777777" w:rsidR="0021240C" w:rsidRPr="00AA56B1" w:rsidRDefault="0021240C" w:rsidP="0021240C">
            <w:r w:rsidRPr="00AA56B1">
              <w:rPr>
                <w:rFonts w:ascii="Verdana" w:hAnsi="Verdana" w:cs="Arial"/>
              </w:rPr>
              <w:t>FreeField4</w:t>
            </w:r>
          </w:p>
        </w:tc>
        <w:tc>
          <w:tcPr>
            <w:tcW w:w="4050" w:type="dxa"/>
          </w:tcPr>
          <w:p w14:paraId="5C0A333D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0E5C957D" w14:textId="77777777" w:rsidR="0021240C" w:rsidRDefault="0021240C" w:rsidP="0021240C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10DF8639" w14:textId="77777777" w:rsidR="0021240C" w:rsidRDefault="0021240C" w:rsidP="0021240C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21240C" w:rsidRPr="009F480D" w:rsidDel="005D518C" w14:paraId="160AB17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A78C135" w14:textId="77777777" w:rsidR="0021240C" w:rsidRPr="00AA56B1" w:rsidRDefault="0021240C" w:rsidP="0021240C">
            <w:r w:rsidRPr="00AA56B1">
              <w:rPr>
                <w:rFonts w:ascii="Verdana" w:hAnsi="Verdana" w:cs="Arial"/>
              </w:rPr>
              <w:t>FreeField5</w:t>
            </w:r>
          </w:p>
        </w:tc>
        <w:tc>
          <w:tcPr>
            <w:tcW w:w="4050" w:type="dxa"/>
          </w:tcPr>
          <w:p w14:paraId="6598F8E0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3890956C" w14:textId="77777777" w:rsidR="0021240C" w:rsidRDefault="0021240C" w:rsidP="0021240C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1DC1273B" w14:textId="77777777" w:rsidR="0021240C" w:rsidRDefault="0021240C" w:rsidP="0021240C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21240C" w:rsidRPr="009F480D" w:rsidDel="005D518C" w14:paraId="40AA0E3B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347E4F3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ApplicationDetails</w:t>
            </w:r>
            <w:proofErr w:type="spellEnd"/>
          </w:p>
        </w:tc>
        <w:tc>
          <w:tcPr>
            <w:tcW w:w="4050" w:type="dxa"/>
          </w:tcPr>
          <w:p w14:paraId="6826FE44" w14:textId="39810B3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Theme="minorHAnsi" w:hAnsiTheme="minorHAnsi" w:cstheme="minorHAnsi"/>
                <w:szCs w:val="24"/>
              </w:rPr>
              <w:t xml:space="preserve">End of </w:t>
            </w:r>
            <w:proofErr w:type="spellStart"/>
            <w:r w:rsidRPr="00AA56B1">
              <w:rPr>
                <w:rFonts w:ascii="Verdana" w:hAnsi="Verdana" w:cs="Arial"/>
              </w:rPr>
              <w:t>applicationDetails</w:t>
            </w:r>
            <w:proofErr w:type="spellEnd"/>
            <w:r w:rsidRPr="00AA56B1">
              <w:rPr>
                <w:rFonts w:asciiTheme="minorHAnsi" w:hAnsiTheme="minorHAnsi" w:cstheme="minorHAnsi"/>
                <w:szCs w:val="24"/>
              </w:rPr>
              <w:t xml:space="preserve"> grid details</w:t>
            </w:r>
          </w:p>
        </w:tc>
        <w:tc>
          <w:tcPr>
            <w:tcW w:w="1350" w:type="dxa"/>
          </w:tcPr>
          <w:p w14:paraId="3AF55530" w14:textId="77777777" w:rsidR="0021240C" w:rsidRPr="00AB4829" w:rsidRDefault="0021240C" w:rsidP="0021240C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70D1EE26" w14:textId="77777777" w:rsidR="0021240C" w:rsidRPr="00AB4829" w:rsidRDefault="0021240C" w:rsidP="0021240C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21240C" w:rsidRPr="009F480D" w:rsidDel="005D518C" w14:paraId="1E8EC66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6F0D2F6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UpdateProspectDtlsFromBPM</w:t>
            </w:r>
            <w:proofErr w:type="spellEnd"/>
          </w:p>
        </w:tc>
        <w:tc>
          <w:tcPr>
            <w:tcW w:w="4050" w:type="dxa"/>
          </w:tcPr>
          <w:p w14:paraId="6FDA05ED" w14:textId="30E7D459" w:rsidR="0021240C" w:rsidRPr="00AA56B1" w:rsidRDefault="0021240C" w:rsidP="0021240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AA56B1">
              <w:rPr>
                <w:rFonts w:asciiTheme="minorHAnsi" w:hAnsiTheme="minorHAnsi" w:cstheme="minorHAnsi"/>
                <w:szCs w:val="24"/>
              </w:rPr>
              <w:t>Start of ‘</w:t>
            </w:r>
            <w:proofErr w:type="spellStart"/>
            <w:r w:rsidRPr="00AA56B1">
              <w:rPr>
                <w:rFonts w:ascii="Verdana" w:hAnsi="Verdana" w:cs="Arial"/>
              </w:rPr>
              <w:t>UpdateProspectDtlsFromBPM</w:t>
            </w:r>
            <w:proofErr w:type="spellEnd"/>
            <w:r w:rsidRPr="00AA56B1">
              <w:rPr>
                <w:rFonts w:ascii="Verdana" w:hAnsi="Verdana" w:cs="Arial"/>
              </w:rPr>
              <w:t>’</w:t>
            </w:r>
            <w:r w:rsidRPr="00AA56B1">
              <w:rPr>
                <w:rFonts w:asciiTheme="minorHAnsi" w:hAnsiTheme="minorHAnsi" w:cstheme="minorHAnsi"/>
                <w:szCs w:val="24"/>
              </w:rPr>
              <w:t xml:space="preserve"> grid details </w:t>
            </w:r>
          </w:p>
          <w:p w14:paraId="1A2237C8" w14:textId="77777777" w:rsidR="0021240C" w:rsidRPr="00AA56B1" w:rsidRDefault="0021240C" w:rsidP="0021240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</w:p>
          <w:p w14:paraId="2DC2AFAD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If ‘</w:t>
            </w:r>
            <w:proofErr w:type="spellStart"/>
            <w:r w:rsidRPr="00AA56B1">
              <w:rPr>
                <w:rFonts w:ascii="Verdana" w:hAnsi="Verdana" w:cs="Arial"/>
              </w:rPr>
              <w:t>UpdProspectReqd</w:t>
            </w:r>
            <w:proofErr w:type="spellEnd"/>
            <w:r w:rsidRPr="00AA56B1">
              <w:rPr>
                <w:rFonts w:ascii="Verdana" w:hAnsi="Verdana" w:cs="Arial"/>
              </w:rPr>
              <w:t xml:space="preserve">‘ is </w:t>
            </w:r>
            <w:r w:rsidRPr="00AA56B1">
              <w:rPr>
                <w:rFonts w:ascii="Verdana" w:hAnsi="Verdana" w:cs="Arial"/>
                <w:b/>
              </w:rPr>
              <w:t>true</w:t>
            </w:r>
            <w:r w:rsidRPr="00AA56B1">
              <w:rPr>
                <w:rFonts w:ascii="Verdana" w:hAnsi="Verdana" w:cs="Arial"/>
              </w:rPr>
              <w:t>, then only this grid has to be send</w:t>
            </w:r>
          </w:p>
        </w:tc>
        <w:tc>
          <w:tcPr>
            <w:tcW w:w="1350" w:type="dxa"/>
          </w:tcPr>
          <w:p w14:paraId="20DA4648" w14:textId="77777777" w:rsidR="0021240C" w:rsidRDefault="0021240C" w:rsidP="0021240C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70C7081A" w14:textId="77777777" w:rsidR="0021240C" w:rsidRDefault="0021240C" w:rsidP="0021240C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D86BB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21240C" w:rsidRPr="009F480D" w:rsidDel="005D518C" w14:paraId="11EC948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65D57AB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PEPStatus</w:t>
            </w:r>
            <w:proofErr w:type="spellEnd"/>
          </w:p>
        </w:tc>
        <w:tc>
          <w:tcPr>
            <w:tcW w:w="4050" w:type="dxa"/>
          </w:tcPr>
          <w:p w14:paraId="25F9328F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PEP Status detail</w:t>
            </w:r>
          </w:p>
        </w:tc>
        <w:tc>
          <w:tcPr>
            <w:tcW w:w="1350" w:type="dxa"/>
          </w:tcPr>
          <w:p w14:paraId="64155FF4" w14:textId="77777777" w:rsidR="0021240C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1</w:t>
            </w:r>
            <w:r w:rsidRPr="00B643ED">
              <w:rPr>
                <w:rFonts w:ascii="Verdana" w:hAnsi="Verdana"/>
              </w:rPr>
              <w:t>0)</w:t>
            </w:r>
          </w:p>
        </w:tc>
        <w:tc>
          <w:tcPr>
            <w:tcW w:w="1890" w:type="dxa"/>
          </w:tcPr>
          <w:p w14:paraId="230F02D6" w14:textId="77777777" w:rsidR="0021240C" w:rsidRDefault="0021240C" w:rsidP="0021240C">
            <w:r w:rsidRPr="007B7FA1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21240C" w:rsidRPr="009F480D" w:rsidDel="005D518C" w14:paraId="243D1548" w14:textId="77777777" w:rsidTr="00570CEF">
        <w:tblPrEx>
          <w:tblLook w:val="04A0" w:firstRow="1" w:lastRow="0" w:firstColumn="1" w:lastColumn="0" w:noHBand="0" w:noVBand="1"/>
        </w:tblPrEx>
        <w:trPr>
          <w:trHeight w:val="377"/>
        </w:trPr>
        <w:tc>
          <w:tcPr>
            <w:tcW w:w="2340" w:type="dxa"/>
          </w:tcPr>
          <w:p w14:paraId="3C09B44A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RiskScore</w:t>
            </w:r>
            <w:proofErr w:type="spellEnd"/>
          </w:p>
        </w:tc>
        <w:tc>
          <w:tcPr>
            <w:tcW w:w="4050" w:type="dxa"/>
          </w:tcPr>
          <w:p w14:paraId="5B5640CA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Risk score details</w:t>
            </w:r>
          </w:p>
        </w:tc>
        <w:tc>
          <w:tcPr>
            <w:tcW w:w="1350" w:type="dxa"/>
          </w:tcPr>
          <w:p w14:paraId="17007148" w14:textId="77777777" w:rsidR="0021240C" w:rsidRPr="00AB4829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2</w:t>
            </w:r>
            <w:r w:rsidRPr="00B643ED">
              <w:rPr>
                <w:rFonts w:ascii="Verdana" w:hAnsi="Verdana"/>
              </w:rPr>
              <w:t>0)</w:t>
            </w:r>
          </w:p>
        </w:tc>
        <w:tc>
          <w:tcPr>
            <w:tcW w:w="1890" w:type="dxa"/>
          </w:tcPr>
          <w:p w14:paraId="0706A037" w14:textId="77777777" w:rsidR="0021240C" w:rsidRDefault="0021240C" w:rsidP="0021240C">
            <w:r w:rsidRPr="007B7FA1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21240C" w:rsidRPr="009F480D" w:rsidDel="005D518C" w14:paraId="419C5E8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6662094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KYCReviewDate</w:t>
            </w:r>
            <w:proofErr w:type="spellEnd"/>
          </w:p>
        </w:tc>
        <w:tc>
          <w:tcPr>
            <w:tcW w:w="4050" w:type="dxa"/>
          </w:tcPr>
          <w:p w14:paraId="26FCBB2A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KYC  Review Date - Date format : </w:t>
            </w:r>
            <w:proofErr w:type="spellStart"/>
            <w:r w:rsidRPr="00AA56B1">
              <w:rPr>
                <w:rFonts w:ascii="Verdana" w:hAnsi="Verdana" w:cs="Arial"/>
              </w:rPr>
              <w:t>dd</w:t>
            </w:r>
            <w:proofErr w:type="spellEnd"/>
            <w:r w:rsidRPr="00AA56B1">
              <w:rPr>
                <w:rFonts w:ascii="Verdana" w:hAnsi="Verdana" w:cs="Arial"/>
              </w:rPr>
              <w:t>-mm-</w:t>
            </w:r>
            <w:proofErr w:type="spellStart"/>
            <w:r w:rsidRPr="00AA56B1">
              <w:rPr>
                <w:rFonts w:ascii="Verdana" w:hAnsi="Verdana" w:cs="Arial"/>
              </w:rPr>
              <w:t>yyyy</w:t>
            </w:r>
            <w:proofErr w:type="spellEnd"/>
          </w:p>
        </w:tc>
        <w:tc>
          <w:tcPr>
            <w:tcW w:w="1350" w:type="dxa"/>
          </w:tcPr>
          <w:p w14:paraId="48A4F53A" w14:textId="77777777" w:rsidR="0021240C" w:rsidRDefault="0021240C" w:rsidP="0021240C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String </w:t>
            </w:r>
          </w:p>
        </w:tc>
        <w:tc>
          <w:tcPr>
            <w:tcW w:w="1890" w:type="dxa"/>
          </w:tcPr>
          <w:p w14:paraId="7B608A08" w14:textId="77777777" w:rsidR="0021240C" w:rsidRDefault="0021240C" w:rsidP="0021240C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7B7FA1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21240C" w:rsidRPr="009F480D" w:rsidDel="005D518C" w14:paraId="18C7D6D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9E03BC9" w14:textId="2E16B459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UpdatedFirstName</w:t>
            </w:r>
            <w:proofErr w:type="spellEnd"/>
          </w:p>
        </w:tc>
        <w:tc>
          <w:tcPr>
            <w:tcW w:w="4050" w:type="dxa"/>
          </w:tcPr>
          <w:p w14:paraId="0A626F35" w14:textId="3C1861BB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First name of the applicant, this field will be mandatory if event is “NAME_STATUS_CHANGE”</w:t>
            </w:r>
          </w:p>
        </w:tc>
        <w:tc>
          <w:tcPr>
            <w:tcW w:w="1350" w:type="dxa"/>
          </w:tcPr>
          <w:p w14:paraId="7D50E7EB" w14:textId="2DCD0389" w:rsidR="0021240C" w:rsidRPr="0021410B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 (30)</w:t>
            </w:r>
          </w:p>
        </w:tc>
        <w:tc>
          <w:tcPr>
            <w:tcW w:w="1890" w:type="dxa"/>
          </w:tcPr>
          <w:p w14:paraId="23DE0DE5" w14:textId="3518BB22" w:rsidR="0021240C" w:rsidRPr="0021410B" w:rsidRDefault="0021240C" w:rsidP="0021240C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21410B">
              <w:rPr>
                <w:rFonts w:ascii="Verdana" w:eastAsia="Times New Roman" w:hAnsi="Verdana"/>
                <w:color w:val="auto"/>
                <w:sz w:val="20"/>
                <w:szCs w:val="20"/>
              </w:rPr>
              <w:t>Conditional Mandatory</w:t>
            </w:r>
          </w:p>
        </w:tc>
      </w:tr>
      <w:tr w:rsidR="0021240C" w:rsidRPr="009F480D" w:rsidDel="005D518C" w14:paraId="3E70722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AD46E17" w14:textId="027A3532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UpdatedMiddleName</w:t>
            </w:r>
            <w:proofErr w:type="spellEnd"/>
          </w:p>
        </w:tc>
        <w:tc>
          <w:tcPr>
            <w:tcW w:w="4050" w:type="dxa"/>
          </w:tcPr>
          <w:p w14:paraId="729048C9" w14:textId="14E20C01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Middlename</w:t>
            </w:r>
            <w:proofErr w:type="spellEnd"/>
            <w:r w:rsidRPr="00AA56B1">
              <w:rPr>
                <w:rFonts w:ascii="Verdana" w:hAnsi="Verdana" w:cs="Arial"/>
              </w:rPr>
              <w:t xml:space="preserve"> of the </w:t>
            </w:r>
            <w:proofErr w:type="spellStart"/>
            <w:r w:rsidRPr="00AA56B1">
              <w:rPr>
                <w:rFonts w:ascii="Verdana" w:hAnsi="Verdana" w:cs="Arial"/>
              </w:rPr>
              <w:t>applicant,this</w:t>
            </w:r>
            <w:proofErr w:type="spellEnd"/>
            <w:r w:rsidRPr="00AA56B1">
              <w:rPr>
                <w:rFonts w:ascii="Verdana" w:hAnsi="Verdana" w:cs="Arial"/>
              </w:rPr>
              <w:t xml:space="preserve"> field will be mandatory if event is “NAME_STATUS_CHANGE”</w:t>
            </w:r>
          </w:p>
        </w:tc>
        <w:tc>
          <w:tcPr>
            <w:tcW w:w="1350" w:type="dxa"/>
          </w:tcPr>
          <w:p w14:paraId="24453E88" w14:textId="618E4A70" w:rsidR="0021240C" w:rsidRPr="0021410B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 (30)</w:t>
            </w:r>
          </w:p>
        </w:tc>
        <w:tc>
          <w:tcPr>
            <w:tcW w:w="1890" w:type="dxa"/>
          </w:tcPr>
          <w:p w14:paraId="0F7CB675" w14:textId="0AAE0616" w:rsidR="0021240C" w:rsidRPr="0021410B" w:rsidRDefault="0021240C" w:rsidP="0021240C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21410B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21240C" w:rsidRPr="009F480D" w:rsidDel="005D518C" w14:paraId="34C0FCA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C2766A5" w14:textId="234F26F5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UpdatedLastName</w:t>
            </w:r>
            <w:proofErr w:type="spellEnd"/>
          </w:p>
        </w:tc>
        <w:tc>
          <w:tcPr>
            <w:tcW w:w="4050" w:type="dxa"/>
          </w:tcPr>
          <w:p w14:paraId="3E99BEB4" w14:textId="16A12589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Last name of the applicant, this field will be mandatory if event is “NAME_STATUS_CHANGE”</w:t>
            </w:r>
          </w:p>
        </w:tc>
        <w:tc>
          <w:tcPr>
            <w:tcW w:w="1350" w:type="dxa"/>
          </w:tcPr>
          <w:p w14:paraId="2B35D57C" w14:textId="4ACBFB7C" w:rsidR="0021240C" w:rsidRPr="0021410B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 (30)</w:t>
            </w:r>
          </w:p>
        </w:tc>
        <w:tc>
          <w:tcPr>
            <w:tcW w:w="1890" w:type="dxa"/>
          </w:tcPr>
          <w:p w14:paraId="4B4BC492" w14:textId="0D3F32BC" w:rsidR="0021240C" w:rsidRPr="0021410B" w:rsidRDefault="0021240C" w:rsidP="0021240C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21410B">
              <w:rPr>
                <w:rFonts w:ascii="Verdana" w:eastAsia="Times New Roman" w:hAnsi="Verdana"/>
                <w:color w:val="auto"/>
                <w:sz w:val="20"/>
                <w:szCs w:val="20"/>
              </w:rPr>
              <w:t>Conditional Mandatory</w:t>
            </w:r>
          </w:p>
        </w:tc>
      </w:tr>
      <w:tr w:rsidR="0021240C" w:rsidRPr="009F480D" w:rsidDel="005D518C" w14:paraId="70F1795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901F0E0" w14:textId="243E775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UpdatedFullName</w:t>
            </w:r>
            <w:proofErr w:type="spellEnd"/>
          </w:p>
        </w:tc>
        <w:tc>
          <w:tcPr>
            <w:tcW w:w="4050" w:type="dxa"/>
          </w:tcPr>
          <w:p w14:paraId="3A82B1FE" w14:textId="3D0C7B32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Full name of the applicant, this field will be mandatory if event is “NAME_STATUS_CHANGE”</w:t>
            </w:r>
          </w:p>
        </w:tc>
        <w:tc>
          <w:tcPr>
            <w:tcW w:w="1350" w:type="dxa"/>
          </w:tcPr>
          <w:p w14:paraId="42F33756" w14:textId="02FC07DA" w:rsidR="0021240C" w:rsidRPr="0021410B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 (79)</w:t>
            </w:r>
          </w:p>
        </w:tc>
        <w:tc>
          <w:tcPr>
            <w:tcW w:w="1890" w:type="dxa"/>
          </w:tcPr>
          <w:p w14:paraId="079EC4D3" w14:textId="4C89FF6F" w:rsidR="0021240C" w:rsidRPr="0021410B" w:rsidRDefault="0021240C" w:rsidP="0021240C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21410B">
              <w:rPr>
                <w:rFonts w:ascii="Verdana" w:eastAsia="Times New Roman" w:hAnsi="Verdana"/>
                <w:color w:val="auto"/>
                <w:sz w:val="20"/>
                <w:szCs w:val="20"/>
              </w:rPr>
              <w:t>Conditional Mandatory</w:t>
            </w:r>
          </w:p>
        </w:tc>
      </w:tr>
      <w:tr w:rsidR="0021240C" w:rsidRPr="009F480D" w:rsidDel="005D518C" w14:paraId="7011B50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7F9CCC7" w14:textId="2A3596FC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lastRenderedPageBreak/>
              <w:t>UpdateEmploymentDtls</w:t>
            </w:r>
            <w:proofErr w:type="spellEnd"/>
          </w:p>
        </w:tc>
        <w:tc>
          <w:tcPr>
            <w:tcW w:w="4050" w:type="dxa"/>
          </w:tcPr>
          <w:p w14:paraId="64EE06B4" w14:textId="77777777" w:rsidR="0021240C" w:rsidRPr="00AA56B1" w:rsidRDefault="0021240C" w:rsidP="0021240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AA56B1">
              <w:rPr>
                <w:rFonts w:asciiTheme="minorHAnsi" w:hAnsiTheme="minorHAnsi" w:cstheme="minorHAnsi"/>
                <w:szCs w:val="24"/>
              </w:rPr>
              <w:t xml:space="preserve">Start of  </w:t>
            </w:r>
            <w:r w:rsidRPr="00AA56B1">
              <w:rPr>
                <w:rFonts w:ascii="Verdana" w:hAnsi="Verdana" w:cs="Arial"/>
              </w:rPr>
              <w:t>‘</w:t>
            </w:r>
            <w:proofErr w:type="spellStart"/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UpdateEmploymentDtls</w:t>
            </w:r>
            <w:proofErr w:type="spellEnd"/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’ </w:t>
            </w:r>
            <w:r w:rsidRPr="00AA56B1">
              <w:rPr>
                <w:rFonts w:asciiTheme="minorHAnsi" w:hAnsiTheme="minorHAnsi" w:cstheme="minorHAnsi"/>
                <w:szCs w:val="24"/>
              </w:rPr>
              <w:t xml:space="preserve"> grid details </w:t>
            </w:r>
          </w:p>
          <w:p w14:paraId="5531B6AC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350" w:type="dxa"/>
          </w:tcPr>
          <w:p w14:paraId="6F39D027" w14:textId="77777777" w:rsidR="0021240C" w:rsidRPr="0021410B" w:rsidRDefault="0021240C" w:rsidP="0021240C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17F3690C" w14:textId="77777777" w:rsidR="0021240C" w:rsidRPr="0021410B" w:rsidRDefault="0021240C" w:rsidP="0021240C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21240C" w:rsidRPr="009F480D" w:rsidDel="005D518C" w14:paraId="7D5A355B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25A5B7A" w14:textId="1A841A55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EmployerCode</w:t>
            </w:r>
            <w:proofErr w:type="spellEnd"/>
          </w:p>
        </w:tc>
        <w:tc>
          <w:tcPr>
            <w:tcW w:w="4050" w:type="dxa"/>
          </w:tcPr>
          <w:p w14:paraId="0F744F6F" w14:textId="58F2FAC8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Employer Code in case of existing employer, if this field is passed - then </w:t>
            </w:r>
            <w:proofErr w:type="spellStart"/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IsNewEmpCodeCreationReqd</w:t>
            </w:r>
            <w:proofErr w:type="spellEnd"/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 should be false</w:t>
            </w:r>
          </w:p>
        </w:tc>
        <w:tc>
          <w:tcPr>
            <w:tcW w:w="1350" w:type="dxa"/>
          </w:tcPr>
          <w:p w14:paraId="7C180F64" w14:textId="7C8BA491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421366C4" w14:textId="14354DAF" w:rsidR="0021240C" w:rsidRPr="00AA56B1" w:rsidRDefault="0021240C" w:rsidP="0021240C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AA56B1">
              <w:rPr>
                <w:rFonts w:ascii="Verdana" w:eastAsia="Times New Roman" w:hAnsi="Verdana"/>
                <w:color w:val="auto"/>
                <w:sz w:val="20"/>
                <w:szCs w:val="20"/>
              </w:rPr>
              <w:t>Conditional Mandatory</w:t>
            </w:r>
          </w:p>
        </w:tc>
      </w:tr>
      <w:tr w:rsidR="0021240C" w:rsidRPr="009F480D" w:rsidDel="005D518C" w14:paraId="12EE806B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8BDE131" w14:textId="5BF1E18E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EmployerName</w:t>
            </w:r>
            <w:proofErr w:type="spellEnd"/>
          </w:p>
        </w:tc>
        <w:tc>
          <w:tcPr>
            <w:tcW w:w="4050" w:type="dxa"/>
          </w:tcPr>
          <w:p w14:paraId="7774D576" w14:textId="6966DA2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Company or employer's name of the applicant- Applicable only for salaried</w:t>
            </w:r>
          </w:p>
        </w:tc>
        <w:tc>
          <w:tcPr>
            <w:tcW w:w="1350" w:type="dxa"/>
          </w:tcPr>
          <w:p w14:paraId="582E06B4" w14:textId="29CBF4A5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String(254)</w:t>
            </w:r>
          </w:p>
        </w:tc>
        <w:tc>
          <w:tcPr>
            <w:tcW w:w="1890" w:type="dxa"/>
          </w:tcPr>
          <w:p w14:paraId="78C40486" w14:textId="107515B1" w:rsidR="0021240C" w:rsidRPr="00AA56B1" w:rsidRDefault="0021240C" w:rsidP="0021240C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AA56B1">
              <w:rPr>
                <w:rFonts w:ascii="Verdana" w:eastAsia="Times New Roman" w:hAnsi="Verdana"/>
                <w:color w:val="auto"/>
                <w:sz w:val="20"/>
                <w:szCs w:val="20"/>
              </w:rPr>
              <w:t>Conditional Mandatory</w:t>
            </w:r>
          </w:p>
        </w:tc>
      </w:tr>
      <w:tr w:rsidR="0021240C" w:rsidRPr="009F480D" w:rsidDel="005D518C" w14:paraId="1470CC8B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2C14689" w14:textId="76CDE02B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IsNewEmpCodeCreationReqd</w:t>
            </w:r>
            <w:proofErr w:type="spellEnd"/>
          </w:p>
        </w:tc>
        <w:tc>
          <w:tcPr>
            <w:tcW w:w="4050" w:type="dxa"/>
          </w:tcPr>
          <w:p w14:paraId="531DCCA7" w14:textId="77777777" w:rsidR="0021240C" w:rsidRPr="00AA56B1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AA56B1">
              <w:rPr>
                <w:rFonts w:ascii="Verdana" w:eastAsia="Calibri" w:hAnsi="Verdana"/>
                <w:sz w:val="20"/>
                <w:szCs w:val="20"/>
              </w:rPr>
              <w:t>Allowed values:</w:t>
            </w:r>
          </w:p>
          <w:p w14:paraId="39410666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‘</w:t>
            </w:r>
            <w:r w:rsidRPr="00AA56B1">
              <w:rPr>
                <w:rFonts w:ascii="Verdana" w:hAnsi="Verdana" w:cs="Arial"/>
                <w:b/>
              </w:rPr>
              <w:t>TRUE</w:t>
            </w:r>
            <w:r w:rsidRPr="00AA56B1">
              <w:rPr>
                <w:rFonts w:ascii="Verdana" w:hAnsi="Verdana" w:cs="Arial"/>
              </w:rPr>
              <w:t>’ OR ‘</w:t>
            </w:r>
            <w:r w:rsidRPr="00AA56B1">
              <w:rPr>
                <w:rFonts w:ascii="Verdana" w:hAnsi="Verdana" w:cs="Arial"/>
                <w:b/>
              </w:rPr>
              <w:t>FALSE</w:t>
            </w:r>
            <w:r w:rsidRPr="00AA56B1">
              <w:rPr>
                <w:rFonts w:ascii="Verdana" w:hAnsi="Verdana" w:cs="Arial"/>
              </w:rPr>
              <w:t>’</w:t>
            </w:r>
          </w:p>
          <w:p w14:paraId="0E9F47D5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</w:p>
          <w:p w14:paraId="2BBBE26B" w14:textId="0F936284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This field should be true, if new </w:t>
            </w:r>
            <w:proofErr w:type="spellStart"/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emp</w:t>
            </w:r>
            <w:proofErr w:type="spellEnd"/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 code needs to be created in DEH</w:t>
            </w:r>
          </w:p>
        </w:tc>
        <w:tc>
          <w:tcPr>
            <w:tcW w:w="1350" w:type="dxa"/>
          </w:tcPr>
          <w:p w14:paraId="61E9E4E2" w14:textId="243714E8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64FE8CEA" w14:textId="7029CF89" w:rsidR="0021240C" w:rsidRPr="00AA56B1" w:rsidRDefault="0021240C" w:rsidP="0021240C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AA56B1">
              <w:rPr>
                <w:rFonts w:ascii="Verdana" w:eastAsia="Times New Roman" w:hAnsi="Verdana"/>
                <w:color w:val="auto"/>
                <w:sz w:val="20"/>
                <w:szCs w:val="20"/>
              </w:rPr>
              <w:t>Conditional Mandatory</w:t>
            </w:r>
          </w:p>
        </w:tc>
      </w:tr>
      <w:tr w:rsidR="0021240C" w:rsidRPr="009F480D" w:rsidDel="005D518C" w14:paraId="5AA544C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663BAAD" w14:textId="0F0BB102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UpdateEmploymentDtls</w:t>
            </w:r>
            <w:proofErr w:type="spellEnd"/>
          </w:p>
        </w:tc>
        <w:tc>
          <w:tcPr>
            <w:tcW w:w="4050" w:type="dxa"/>
          </w:tcPr>
          <w:p w14:paraId="4E92657A" w14:textId="77777777" w:rsidR="0021240C" w:rsidRPr="00AA56B1" w:rsidRDefault="0021240C" w:rsidP="0021240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AA56B1">
              <w:rPr>
                <w:rFonts w:asciiTheme="minorHAnsi" w:hAnsiTheme="minorHAnsi" w:cstheme="minorHAnsi"/>
                <w:szCs w:val="24"/>
              </w:rPr>
              <w:t xml:space="preserve">End  of  </w:t>
            </w:r>
            <w:r w:rsidRPr="00AA56B1">
              <w:rPr>
                <w:rFonts w:ascii="Verdana" w:hAnsi="Verdana" w:cs="Arial"/>
              </w:rPr>
              <w:t>‘</w:t>
            </w:r>
            <w:proofErr w:type="spellStart"/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UpdateEmploymentDtls</w:t>
            </w:r>
            <w:proofErr w:type="spellEnd"/>
            <w:r w:rsidRPr="00AA56B1">
              <w:rPr>
                <w:rFonts w:asciiTheme="minorHAnsi" w:hAnsiTheme="minorHAnsi" w:cstheme="minorHAnsi"/>
                <w:szCs w:val="24"/>
              </w:rPr>
              <w:t xml:space="preserve"> ‘ grid details </w:t>
            </w:r>
          </w:p>
          <w:p w14:paraId="7AFD51F1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350" w:type="dxa"/>
          </w:tcPr>
          <w:p w14:paraId="633D753F" w14:textId="77777777" w:rsidR="0021240C" w:rsidRPr="0021410B" w:rsidRDefault="0021240C" w:rsidP="0021240C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47C7E4E7" w14:textId="77777777" w:rsidR="0021240C" w:rsidRPr="0021410B" w:rsidRDefault="0021240C" w:rsidP="0021240C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21240C" w:rsidRPr="009F480D" w:rsidDel="005D518C" w14:paraId="7D66EE58" w14:textId="77777777" w:rsidTr="00570CEF">
        <w:tblPrEx>
          <w:tblLook w:val="04A0" w:firstRow="1" w:lastRow="0" w:firstColumn="1" w:lastColumn="0" w:noHBand="0" w:noVBand="1"/>
        </w:tblPrEx>
        <w:trPr>
          <w:trHeight w:val="755"/>
        </w:trPr>
        <w:tc>
          <w:tcPr>
            <w:tcW w:w="2340" w:type="dxa"/>
          </w:tcPr>
          <w:p w14:paraId="26E414A0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UpdateProspectDtlsFromBPM</w:t>
            </w:r>
            <w:proofErr w:type="spellEnd"/>
          </w:p>
        </w:tc>
        <w:tc>
          <w:tcPr>
            <w:tcW w:w="4050" w:type="dxa"/>
          </w:tcPr>
          <w:p w14:paraId="16F809F5" w14:textId="3F1E2997" w:rsidR="0021240C" w:rsidRPr="00AA56B1" w:rsidRDefault="0021240C" w:rsidP="0021240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AA56B1">
              <w:rPr>
                <w:rFonts w:asciiTheme="minorHAnsi" w:hAnsiTheme="minorHAnsi" w:cstheme="minorHAnsi"/>
                <w:szCs w:val="24"/>
              </w:rPr>
              <w:t xml:space="preserve">End of </w:t>
            </w:r>
            <w:proofErr w:type="spellStart"/>
            <w:r w:rsidRPr="00AA56B1">
              <w:rPr>
                <w:rFonts w:asciiTheme="minorHAnsi" w:hAnsiTheme="minorHAnsi" w:cstheme="minorHAnsi"/>
                <w:szCs w:val="24"/>
              </w:rPr>
              <w:t>U</w:t>
            </w:r>
            <w:r w:rsidRPr="00AA56B1">
              <w:rPr>
                <w:rFonts w:ascii="Verdana" w:hAnsi="Verdana" w:cs="Arial"/>
              </w:rPr>
              <w:t>pdateProspectDtlsFromBPM</w:t>
            </w:r>
            <w:proofErr w:type="spellEnd"/>
            <w:r w:rsidRPr="00AA56B1">
              <w:rPr>
                <w:rFonts w:asciiTheme="minorHAnsi" w:hAnsiTheme="minorHAnsi" w:cstheme="minorHAnsi"/>
                <w:szCs w:val="24"/>
              </w:rPr>
              <w:t xml:space="preserve"> grid details </w:t>
            </w:r>
          </w:p>
          <w:p w14:paraId="44A2A896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350" w:type="dxa"/>
          </w:tcPr>
          <w:p w14:paraId="2F2A5F41" w14:textId="77777777" w:rsidR="0021240C" w:rsidRDefault="0021240C" w:rsidP="0021240C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07951583" w14:textId="77777777" w:rsidR="0021240C" w:rsidRDefault="0021240C" w:rsidP="0021240C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21240C" w:rsidRPr="009F480D" w:rsidDel="005D518C" w14:paraId="49FC9B5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0D2A92A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AdditionalDocumentDetails</w:t>
            </w:r>
            <w:proofErr w:type="spellEnd"/>
          </w:p>
        </w:tc>
        <w:tc>
          <w:tcPr>
            <w:tcW w:w="4050" w:type="dxa"/>
          </w:tcPr>
          <w:p w14:paraId="5CB0B28F" w14:textId="16B57942" w:rsidR="0021240C" w:rsidRPr="00AA56B1" w:rsidRDefault="0021240C" w:rsidP="0021240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AA56B1">
              <w:rPr>
                <w:rFonts w:asciiTheme="minorHAnsi" w:hAnsiTheme="minorHAnsi" w:cstheme="minorHAnsi"/>
                <w:szCs w:val="24"/>
              </w:rPr>
              <w:t xml:space="preserve">Start of  </w:t>
            </w:r>
            <w:r w:rsidRPr="00AA56B1">
              <w:rPr>
                <w:rFonts w:ascii="Verdana" w:hAnsi="Verdana" w:cs="Arial"/>
              </w:rPr>
              <w:t>‘</w:t>
            </w:r>
            <w:proofErr w:type="spellStart"/>
            <w:r w:rsidRPr="00AA56B1">
              <w:rPr>
                <w:rFonts w:ascii="Verdana" w:hAnsi="Verdana" w:cs="Arial"/>
              </w:rPr>
              <w:t>AdditionalDocumentDetails</w:t>
            </w:r>
            <w:proofErr w:type="spellEnd"/>
            <w:r w:rsidRPr="00AA56B1">
              <w:rPr>
                <w:rFonts w:ascii="Verdana" w:hAnsi="Verdana" w:cs="Arial"/>
              </w:rPr>
              <w:t>’</w:t>
            </w:r>
            <w:r w:rsidRPr="00AA56B1">
              <w:rPr>
                <w:rFonts w:asciiTheme="minorHAnsi" w:hAnsiTheme="minorHAnsi" w:cstheme="minorHAnsi"/>
                <w:szCs w:val="24"/>
              </w:rPr>
              <w:t xml:space="preserve"> grid details </w:t>
            </w:r>
          </w:p>
          <w:p w14:paraId="01BEECFF" w14:textId="77777777" w:rsidR="0021240C" w:rsidRPr="00AA56B1" w:rsidRDefault="0021240C" w:rsidP="0021240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</w:p>
          <w:p w14:paraId="1496AC56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If ‘</w:t>
            </w:r>
            <w:proofErr w:type="spellStart"/>
            <w:r w:rsidRPr="00AA56B1">
              <w:rPr>
                <w:rFonts w:ascii="Verdana" w:hAnsi="Verdana" w:cs="Arial"/>
                <w:b/>
              </w:rPr>
              <w:t>addnalDocsReqd</w:t>
            </w:r>
            <w:proofErr w:type="spellEnd"/>
            <w:r w:rsidRPr="00AA56B1">
              <w:rPr>
                <w:rFonts w:ascii="Verdana" w:hAnsi="Verdana" w:cs="Arial"/>
              </w:rPr>
              <w:t xml:space="preserve"> ‘ is true, then only this grid has to be send</w:t>
            </w:r>
          </w:p>
        </w:tc>
        <w:tc>
          <w:tcPr>
            <w:tcW w:w="1350" w:type="dxa"/>
          </w:tcPr>
          <w:p w14:paraId="735E0D79" w14:textId="77777777" w:rsidR="0021240C" w:rsidRPr="003A7D5E" w:rsidRDefault="0021240C" w:rsidP="0021240C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90" w:type="dxa"/>
          </w:tcPr>
          <w:p w14:paraId="7A37CE91" w14:textId="77777777" w:rsidR="0021240C" w:rsidRPr="003A7D5E" w:rsidRDefault="0021240C" w:rsidP="0021240C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D86BB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21240C" w:rsidRPr="009F480D" w:rsidDel="005D518C" w14:paraId="6B9B935B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AE14760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DocumentName</w:t>
            </w:r>
            <w:proofErr w:type="spellEnd"/>
          </w:p>
        </w:tc>
        <w:tc>
          <w:tcPr>
            <w:tcW w:w="4050" w:type="dxa"/>
          </w:tcPr>
          <w:p w14:paraId="2F7C3319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Document Name</w:t>
            </w:r>
          </w:p>
        </w:tc>
        <w:tc>
          <w:tcPr>
            <w:tcW w:w="1350" w:type="dxa"/>
          </w:tcPr>
          <w:p w14:paraId="4AC11E6C" w14:textId="77777777" w:rsidR="0021240C" w:rsidRPr="00AB4829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8</w:t>
            </w:r>
            <w:r w:rsidRPr="00B643ED">
              <w:rPr>
                <w:rFonts w:ascii="Verdana" w:hAnsi="Verdana"/>
              </w:rPr>
              <w:t>0)</w:t>
            </w:r>
          </w:p>
        </w:tc>
        <w:tc>
          <w:tcPr>
            <w:tcW w:w="1890" w:type="dxa"/>
          </w:tcPr>
          <w:p w14:paraId="6DB8F4FE" w14:textId="77777777" w:rsidR="0021240C" w:rsidRDefault="0021240C" w:rsidP="0021240C">
            <w:r w:rsidRPr="006E3FD2">
              <w:rPr>
                <w:rFonts w:ascii="Verdana" w:eastAsia="Calibri" w:hAnsi="Verdana"/>
                <w:sz w:val="20"/>
                <w:szCs w:val="20"/>
              </w:rPr>
              <w:t>Mandatory</w:t>
            </w:r>
          </w:p>
        </w:tc>
      </w:tr>
      <w:tr w:rsidR="0021240C" w:rsidRPr="009F480D" w:rsidDel="005D518C" w14:paraId="035544E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A70F73B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DocumentStatus</w:t>
            </w:r>
            <w:proofErr w:type="spellEnd"/>
          </w:p>
        </w:tc>
        <w:tc>
          <w:tcPr>
            <w:tcW w:w="4050" w:type="dxa"/>
          </w:tcPr>
          <w:p w14:paraId="6AC95EEF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Document Status</w:t>
            </w:r>
          </w:p>
        </w:tc>
        <w:tc>
          <w:tcPr>
            <w:tcW w:w="1350" w:type="dxa"/>
          </w:tcPr>
          <w:p w14:paraId="4A4BE21F" w14:textId="77777777" w:rsidR="0021240C" w:rsidRPr="00AB4829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1</w:t>
            </w:r>
            <w:r w:rsidRPr="00B643ED">
              <w:rPr>
                <w:rFonts w:ascii="Verdana" w:hAnsi="Verdana"/>
              </w:rPr>
              <w:t>0)</w:t>
            </w:r>
          </w:p>
        </w:tc>
        <w:tc>
          <w:tcPr>
            <w:tcW w:w="1890" w:type="dxa"/>
          </w:tcPr>
          <w:p w14:paraId="5C2E9D4C" w14:textId="77777777" w:rsidR="0021240C" w:rsidRDefault="0021240C" w:rsidP="0021240C">
            <w:r w:rsidRPr="006E3FD2">
              <w:rPr>
                <w:rFonts w:ascii="Verdana" w:eastAsia="Calibri" w:hAnsi="Verdana"/>
                <w:sz w:val="20"/>
                <w:szCs w:val="20"/>
              </w:rPr>
              <w:t>Mandatory</w:t>
            </w:r>
          </w:p>
        </w:tc>
      </w:tr>
      <w:tr w:rsidR="0021240C" w:rsidRPr="009F480D" w:rsidDel="005D518C" w14:paraId="64888AC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9401E29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DocumentRemarks</w:t>
            </w:r>
            <w:proofErr w:type="spellEnd"/>
          </w:p>
        </w:tc>
        <w:tc>
          <w:tcPr>
            <w:tcW w:w="4050" w:type="dxa"/>
          </w:tcPr>
          <w:p w14:paraId="2BD21477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Document Remarks</w:t>
            </w:r>
          </w:p>
        </w:tc>
        <w:tc>
          <w:tcPr>
            <w:tcW w:w="1350" w:type="dxa"/>
          </w:tcPr>
          <w:p w14:paraId="3567F6AB" w14:textId="77777777" w:rsidR="0021240C" w:rsidRPr="00AB4829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255</w:t>
            </w:r>
            <w:r w:rsidRPr="00B643ED">
              <w:rPr>
                <w:rFonts w:ascii="Verdana" w:hAnsi="Verdana"/>
              </w:rPr>
              <w:t>)</w:t>
            </w:r>
          </w:p>
        </w:tc>
        <w:tc>
          <w:tcPr>
            <w:tcW w:w="1890" w:type="dxa"/>
          </w:tcPr>
          <w:p w14:paraId="706EC500" w14:textId="77777777" w:rsidR="0021240C" w:rsidRPr="00AB4829" w:rsidRDefault="0021240C" w:rsidP="0021240C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7B7FA1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21240C" w:rsidRPr="009F480D" w:rsidDel="005D518C" w14:paraId="540AEFB6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54014C2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FreeField1</w:t>
            </w:r>
          </w:p>
        </w:tc>
        <w:tc>
          <w:tcPr>
            <w:tcW w:w="4050" w:type="dxa"/>
          </w:tcPr>
          <w:p w14:paraId="66693FF9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Future Free Field</w:t>
            </w:r>
          </w:p>
        </w:tc>
        <w:tc>
          <w:tcPr>
            <w:tcW w:w="1350" w:type="dxa"/>
          </w:tcPr>
          <w:p w14:paraId="6EC82A11" w14:textId="77777777" w:rsidR="0021240C" w:rsidRDefault="0021240C" w:rsidP="0021240C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1002BCA0" w14:textId="77777777" w:rsidR="0021240C" w:rsidRDefault="0021240C" w:rsidP="0021240C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21240C" w:rsidRPr="009F480D" w:rsidDel="005D518C" w14:paraId="26C3A0E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29AEBB0" w14:textId="77777777" w:rsidR="0021240C" w:rsidRPr="00AA56B1" w:rsidRDefault="0021240C" w:rsidP="0021240C">
            <w:r w:rsidRPr="00AA56B1">
              <w:rPr>
                <w:rFonts w:ascii="Verdana" w:hAnsi="Verdana" w:cs="Arial"/>
              </w:rPr>
              <w:t>FreeField2</w:t>
            </w:r>
          </w:p>
        </w:tc>
        <w:tc>
          <w:tcPr>
            <w:tcW w:w="4050" w:type="dxa"/>
          </w:tcPr>
          <w:p w14:paraId="4C509F38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Future Free Field</w:t>
            </w:r>
          </w:p>
        </w:tc>
        <w:tc>
          <w:tcPr>
            <w:tcW w:w="1350" w:type="dxa"/>
          </w:tcPr>
          <w:p w14:paraId="4BF910D8" w14:textId="77777777" w:rsidR="0021240C" w:rsidRDefault="0021240C" w:rsidP="0021240C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2D07FEB8" w14:textId="77777777" w:rsidR="0021240C" w:rsidRDefault="0021240C" w:rsidP="0021240C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21240C" w:rsidRPr="009F480D" w:rsidDel="005D518C" w14:paraId="5306F43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A0173E6" w14:textId="7A32C5A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AdditionalDocumentDetails</w:t>
            </w:r>
            <w:proofErr w:type="spellEnd"/>
          </w:p>
        </w:tc>
        <w:tc>
          <w:tcPr>
            <w:tcW w:w="4050" w:type="dxa"/>
          </w:tcPr>
          <w:p w14:paraId="64C80330" w14:textId="4A05D419" w:rsidR="0021240C" w:rsidRPr="00AA56B1" w:rsidRDefault="0021240C" w:rsidP="0021240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AA56B1">
              <w:rPr>
                <w:rFonts w:asciiTheme="minorHAnsi" w:hAnsiTheme="minorHAnsi" w:cstheme="minorHAnsi"/>
                <w:szCs w:val="24"/>
              </w:rPr>
              <w:t xml:space="preserve">End of  </w:t>
            </w:r>
            <w:r w:rsidRPr="00AA56B1">
              <w:rPr>
                <w:rFonts w:ascii="Verdana" w:hAnsi="Verdana" w:cs="Arial"/>
              </w:rPr>
              <w:t>‘</w:t>
            </w:r>
            <w:proofErr w:type="spellStart"/>
            <w:r w:rsidRPr="00AA56B1">
              <w:rPr>
                <w:rFonts w:ascii="Verdana" w:hAnsi="Verdana" w:cs="Arial"/>
              </w:rPr>
              <w:t>AdditionalDocumentDetails</w:t>
            </w:r>
            <w:proofErr w:type="spellEnd"/>
            <w:r w:rsidRPr="00AA56B1">
              <w:rPr>
                <w:rFonts w:ascii="Verdana" w:hAnsi="Verdana" w:cs="Arial"/>
              </w:rPr>
              <w:t>’</w:t>
            </w:r>
            <w:r w:rsidRPr="00AA56B1">
              <w:rPr>
                <w:rFonts w:asciiTheme="minorHAnsi" w:hAnsiTheme="minorHAnsi" w:cstheme="minorHAnsi"/>
                <w:szCs w:val="24"/>
              </w:rPr>
              <w:t xml:space="preserve"> grid details </w:t>
            </w:r>
          </w:p>
        </w:tc>
        <w:tc>
          <w:tcPr>
            <w:tcW w:w="1350" w:type="dxa"/>
          </w:tcPr>
          <w:p w14:paraId="682F30F6" w14:textId="77777777" w:rsidR="0021240C" w:rsidRPr="00AB4829" w:rsidRDefault="0021240C" w:rsidP="0021240C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7576361D" w14:textId="77777777" w:rsidR="0021240C" w:rsidRPr="00AB4829" w:rsidRDefault="0021240C" w:rsidP="0021240C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21240C" w:rsidRPr="009F480D" w:rsidDel="005D518C" w14:paraId="67B2246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44F68BF" w14:textId="446F0D2A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CifDedupResults</w:t>
            </w:r>
            <w:proofErr w:type="spellEnd"/>
          </w:p>
        </w:tc>
        <w:tc>
          <w:tcPr>
            <w:tcW w:w="4050" w:type="dxa"/>
          </w:tcPr>
          <w:p w14:paraId="7358CA8A" w14:textId="77777777" w:rsidR="0021240C" w:rsidRPr="00AA56B1" w:rsidRDefault="0021240C" w:rsidP="0021240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AA56B1">
              <w:rPr>
                <w:rFonts w:asciiTheme="minorHAnsi" w:hAnsiTheme="minorHAnsi" w:cstheme="minorHAnsi"/>
                <w:szCs w:val="24"/>
              </w:rPr>
              <w:t xml:space="preserve">Start </w:t>
            </w:r>
            <w:proofErr w:type="gramStart"/>
            <w:r w:rsidRPr="00AA56B1">
              <w:rPr>
                <w:rFonts w:asciiTheme="minorHAnsi" w:hAnsiTheme="minorHAnsi" w:cstheme="minorHAnsi"/>
                <w:szCs w:val="24"/>
              </w:rPr>
              <w:t xml:space="preserve">of  </w:t>
            </w:r>
            <w:r w:rsidRPr="00AA56B1">
              <w:rPr>
                <w:rFonts w:ascii="Verdana" w:hAnsi="Verdana" w:cs="Arial"/>
              </w:rPr>
              <w:t>‘</w:t>
            </w:r>
            <w:proofErr w:type="spellStart"/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CifDedupResults</w:t>
            </w:r>
            <w:proofErr w:type="spellEnd"/>
            <w:r w:rsidRPr="00AA56B1">
              <w:rPr>
                <w:rFonts w:ascii="Verdana" w:hAnsi="Verdana" w:cs="Arial"/>
              </w:rPr>
              <w:t>’</w:t>
            </w:r>
            <w:proofErr w:type="gramEnd"/>
            <w:r w:rsidRPr="00AA56B1">
              <w:rPr>
                <w:rFonts w:asciiTheme="minorHAnsi" w:hAnsiTheme="minorHAnsi" w:cstheme="minorHAnsi"/>
                <w:szCs w:val="24"/>
              </w:rPr>
              <w:t xml:space="preserve">  </w:t>
            </w:r>
            <w:proofErr w:type="spellStart"/>
            <w:r w:rsidRPr="00AA56B1">
              <w:rPr>
                <w:rFonts w:asciiTheme="minorHAnsi" w:hAnsiTheme="minorHAnsi" w:cstheme="minorHAnsi"/>
                <w:szCs w:val="24"/>
              </w:rPr>
              <w:t>aggragate</w:t>
            </w:r>
            <w:proofErr w:type="spellEnd"/>
            <w:r w:rsidRPr="00AA56B1">
              <w:rPr>
                <w:rFonts w:asciiTheme="minorHAnsi" w:hAnsiTheme="minorHAnsi" w:cstheme="minorHAnsi"/>
                <w:szCs w:val="24"/>
              </w:rPr>
              <w:t xml:space="preserve"> details. </w:t>
            </w:r>
          </w:p>
          <w:p w14:paraId="305EF882" w14:textId="77777777" w:rsidR="0021240C" w:rsidRPr="00AA56B1" w:rsidRDefault="0021240C" w:rsidP="0021240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</w:p>
          <w:p w14:paraId="46706E1D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If ‘</w:t>
            </w:r>
            <w:proofErr w:type="spellStart"/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CifDedupUpdReqd</w:t>
            </w:r>
            <w:proofErr w:type="spellEnd"/>
            <w:r w:rsidRPr="00AA56B1">
              <w:rPr>
                <w:rFonts w:ascii="Verdana" w:hAnsi="Verdana" w:cs="Arial"/>
              </w:rPr>
              <w:t xml:space="preserve"> ‘ is true, then only this grid has to be send</w:t>
            </w:r>
          </w:p>
          <w:p w14:paraId="057253F6" w14:textId="77777777" w:rsidR="0021240C" w:rsidRPr="00AA56B1" w:rsidRDefault="0021240C" w:rsidP="0021240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350" w:type="dxa"/>
          </w:tcPr>
          <w:p w14:paraId="0E0BBF6A" w14:textId="77777777" w:rsidR="0021240C" w:rsidRPr="00AB4829" w:rsidRDefault="0021240C" w:rsidP="0021240C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73BAFE13" w14:textId="623D3509" w:rsidR="0021240C" w:rsidRPr="00AB4829" w:rsidRDefault="0021240C" w:rsidP="0021240C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AA56B1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21240C" w:rsidRPr="009F480D" w:rsidDel="005D518C" w14:paraId="62A80E35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D12D218" w14:textId="0ACFB7D9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lastRenderedPageBreak/>
              <w:t>IsCustomerNTB</w:t>
            </w:r>
            <w:proofErr w:type="spellEnd"/>
          </w:p>
        </w:tc>
        <w:tc>
          <w:tcPr>
            <w:tcW w:w="4050" w:type="dxa"/>
          </w:tcPr>
          <w:p w14:paraId="6612D2A9" w14:textId="5DCCB614" w:rsidR="0021240C" w:rsidRPr="00AA56B1" w:rsidRDefault="0021240C" w:rsidP="0021240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flag value will be Y, if prospect to be made NTB; should be N when prospect is made ETB - in this case </w:t>
            </w:r>
            <w:proofErr w:type="spellStart"/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cifId</w:t>
            </w:r>
            <w:proofErr w:type="spellEnd"/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 is mandatory</w:t>
            </w:r>
          </w:p>
        </w:tc>
        <w:tc>
          <w:tcPr>
            <w:tcW w:w="1350" w:type="dxa"/>
          </w:tcPr>
          <w:p w14:paraId="7B288577" w14:textId="11720A9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5C9531E5" w14:textId="5F0CF6DB" w:rsidR="0021240C" w:rsidRPr="00AA56B1" w:rsidRDefault="0021240C" w:rsidP="0021240C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AA56B1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21240C" w:rsidRPr="009F480D" w:rsidDel="005D518C" w14:paraId="60AFD0B7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435F64C" w14:textId="6AB822FA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CifId</w:t>
            </w:r>
            <w:proofErr w:type="spellEnd"/>
          </w:p>
        </w:tc>
        <w:tc>
          <w:tcPr>
            <w:tcW w:w="4050" w:type="dxa"/>
          </w:tcPr>
          <w:p w14:paraId="0536A2CC" w14:textId="3522BE11" w:rsidR="0021240C" w:rsidRPr="00AA56B1" w:rsidRDefault="0021240C" w:rsidP="0021240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CIF ID, this is mandatory only when </w:t>
            </w:r>
            <w:proofErr w:type="spellStart"/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isCustomerNtb</w:t>
            </w:r>
            <w:proofErr w:type="spellEnd"/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 is N</w:t>
            </w:r>
          </w:p>
        </w:tc>
        <w:tc>
          <w:tcPr>
            <w:tcW w:w="1350" w:type="dxa"/>
          </w:tcPr>
          <w:p w14:paraId="1C100FC7" w14:textId="10E26593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/>
              </w:rPr>
              <w:t>String (10)</w:t>
            </w:r>
          </w:p>
        </w:tc>
        <w:tc>
          <w:tcPr>
            <w:tcW w:w="1890" w:type="dxa"/>
          </w:tcPr>
          <w:p w14:paraId="585F723F" w14:textId="77777777" w:rsidR="0021240C" w:rsidRPr="00AA56B1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AA56B1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  <w:p w14:paraId="2F3A0A74" w14:textId="77777777" w:rsidR="0021240C" w:rsidRPr="00AA56B1" w:rsidRDefault="0021240C" w:rsidP="0021240C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21240C" w:rsidRPr="009F480D" w:rsidDel="005D518C" w14:paraId="2C4C5C86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41687F0" w14:textId="618C4DD6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CifDedupResults</w:t>
            </w:r>
            <w:proofErr w:type="spellEnd"/>
          </w:p>
        </w:tc>
        <w:tc>
          <w:tcPr>
            <w:tcW w:w="4050" w:type="dxa"/>
          </w:tcPr>
          <w:p w14:paraId="3F69CA6C" w14:textId="5E92F909" w:rsidR="0021240C" w:rsidRPr="00AA56B1" w:rsidRDefault="0021240C" w:rsidP="0021240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AA56B1">
              <w:rPr>
                <w:rFonts w:asciiTheme="minorHAnsi" w:hAnsiTheme="minorHAnsi" w:cstheme="minorHAnsi"/>
                <w:szCs w:val="24"/>
              </w:rPr>
              <w:t xml:space="preserve">End of  </w:t>
            </w:r>
            <w:r w:rsidRPr="00AA56B1">
              <w:rPr>
                <w:rFonts w:ascii="Verdana" w:hAnsi="Verdana" w:cs="Arial"/>
              </w:rPr>
              <w:t>‘</w:t>
            </w:r>
            <w:proofErr w:type="spellStart"/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CifDedupResults</w:t>
            </w:r>
            <w:proofErr w:type="spellEnd"/>
            <w:r w:rsidRPr="00AA56B1">
              <w:rPr>
                <w:rFonts w:asciiTheme="minorHAnsi" w:hAnsiTheme="minorHAnsi" w:cstheme="minorHAnsi"/>
                <w:szCs w:val="24"/>
              </w:rPr>
              <w:t xml:space="preserve"> grid details</w:t>
            </w:r>
          </w:p>
        </w:tc>
        <w:tc>
          <w:tcPr>
            <w:tcW w:w="1350" w:type="dxa"/>
          </w:tcPr>
          <w:p w14:paraId="58875F9C" w14:textId="77777777" w:rsidR="0021240C" w:rsidRPr="00AB4829" w:rsidRDefault="0021240C" w:rsidP="0021240C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5C6BBD5C" w14:textId="77777777" w:rsidR="0021240C" w:rsidRPr="00AB4829" w:rsidRDefault="0021240C" w:rsidP="0021240C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21240C" w:rsidRPr="009F480D" w:rsidDel="005D518C" w14:paraId="52E5776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A233578" w14:textId="5C98A72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DocRequired</w:t>
            </w:r>
            <w:proofErr w:type="spellEnd"/>
          </w:p>
        </w:tc>
        <w:tc>
          <w:tcPr>
            <w:tcW w:w="4050" w:type="dxa"/>
          </w:tcPr>
          <w:p w14:paraId="63C7354D" w14:textId="71FE9250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contains value Y/N - (If </w:t>
            </w:r>
            <w:proofErr w:type="spellStart"/>
            <w:r w:rsidRPr="00AA56B1">
              <w:rPr>
                <w:rFonts w:ascii="Verdana" w:hAnsi="Verdana" w:cs="Arial"/>
              </w:rPr>
              <w:t>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</w:t>
            </w:r>
            <w:proofErr w:type="spellStart"/>
            <w:r w:rsidRPr="00AA56B1">
              <w:rPr>
                <w:rFonts w:ascii="Verdana" w:hAnsi="Verdana" w:cs="Arial"/>
              </w:rPr>
              <w:t>Digital_CC</w:t>
            </w:r>
            <w:proofErr w:type="spellEnd"/>
            <w:r w:rsidRPr="00AA56B1">
              <w:rPr>
                <w:rFonts w:ascii="Verdana" w:hAnsi="Verdana" w:cs="Arial"/>
              </w:rPr>
              <w:t xml:space="preserve">) &amp; </w:t>
            </w:r>
            <w:proofErr w:type="spellStart"/>
            <w:r w:rsidRPr="00AA56B1">
              <w:rPr>
                <w:rFonts w:ascii="Verdana" w:hAnsi="Verdana" w:cs="Arial"/>
              </w:rPr>
              <w:t>Subprocess_Name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</w:t>
            </w:r>
          </w:p>
        </w:tc>
        <w:tc>
          <w:tcPr>
            <w:tcW w:w="1350" w:type="dxa"/>
          </w:tcPr>
          <w:p w14:paraId="6C54BCB6" w14:textId="39839007" w:rsidR="0021240C" w:rsidRPr="004064D6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09D887FC" w14:textId="6FFD1B45" w:rsidR="0021240C" w:rsidRPr="004064D6" w:rsidRDefault="0021240C" w:rsidP="0021240C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 xml:space="preserve">Conditional Mandatory </w:t>
            </w:r>
          </w:p>
        </w:tc>
      </w:tr>
      <w:tr w:rsidR="0021240C" w:rsidRPr="009F480D" w:rsidDel="005D518C" w14:paraId="756C453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EEDBB9D" w14:textId="1B6971E3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DocNameList</w:t>
            </w:r>
            <w:proofErr w:type="spellEnd"/>
          </w:p>
        </w:tc>
        <w:tc>
          <w:tcPr>
            <w:tcW w:w="4050" w:type="dxa"/>
          </w:tcPr>
          <w:p w14:paraId="483AC4E2" w14:textId="3742DF2B" w:rsidR="0021240C" w:rsidRPr="00AA56B1" w:rsidRDefault="0021240C" w:rsidP="0021240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AA56B1">
              <w:rPr>
                <w:rFonts w:asciiTheme="minorHAnsi" w:hAnsiTheme="minorHAnsi" w:cstheme="minorHAnsi"/>
                <w:szCs w:val="24"/>
              </w:rPr>
              <w:t xml:space="preserve">Start of  </w:t>
            </w:r>
            <w:r w:rsidRPr="00AA56B1">
              <w:rPr>
                <w:rFonts w:ascii="Verdana" w:hAnsi="Verdana" w:cs="Arial"/>
              </w:rPr>
              <w:t>‘</w:t>
            </w:r>
            <w:proofErr w:type="spellStart"/>
            <w:r w:rsidRPr="00AA56B1">
              <w:rPr>
                <w:rFonts w:ascii="Verdana" w:hAnsi="Verdana" w:cs="Arial"/>
              </w:rPr>
              <w:t>DocumentDetails</w:t>
            </w:r>
            <w:proofErr w:type="spellEnd"/>
            <w:r w:rsidRPr="00AA56B1">
              <w:rPr>
                <w:rFonts w:ascii="Verdana" w:hAnsi="Verdana" w:cs="Arial"/>
              </w:rPr>
              <w:t>’</w:t>
            </w:r>
            <w:r w:rsidRPr="00AA56B1">
              <w:rPr>
                <w:rFonts w:asciiTheme="minorHAnsi" w:hAnsiTheme="minorHAnsi" w:cstheme="minorHAnsi"/>
                <w:szCs w:val="24"/>
              </w:rPr>
              <w:t xml:space="preserve"> grid details </w:t>
            </w:r>
          </w:p>
          <w:p w14:paraId="2143302F" w14:textId="622C354C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(If </w:t>
            </w:r>
            <w:proofErr w:type="spellStart"/>
            <w:r w:rsidRPr="00AA56B1">
              <w:rPr>
                <w:rFonts w:ascii="Verdana" w:hAnsi="Verdana" w:cs="Arial"/>
              </w:rPr>
              <w:t>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</w:t>
            </w:r>
            <w:proofErr w:type="spellStart"/>
            <w:r w:rsidRPr="00AA56B1">
              <w:rPr>
                <w:rFonts w:ascii="Verdana" w:hAnsi="Verdana" w:cs="Arial"/>
              </w:rPr>
              <w:t>Digital_CC</w:t>
            </w:r>
            <w:proofErr w:type="spellEnd"/>
            <w:r w:rsidRPr="00AA56B1">
              <w:rPr>
                <w:rFonts w:ascii="Verdana" w:hAnsi="Verdana" w:cs="Arial"/>
              </w:rPr>
              <w:t xml:space="preserve">) &amp; </w:t>
            </w:r>
            <w:proofErr w:type="spellStart"/>
            <w:r w:rsidRPr="00AA56B1">
              <w:rPr>
                <w:rFonts w:ascii="Verdana" w:hAnsi="Verdana" w:cs="Arial"/>
              </w:rPr>
              <w:t>Subprocess_Name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Repetitive Tag</w:t>
            </w:r>
          </w:p>
        </w:tc>
        <w:tc>
          <w:tcPr>
            <w:tcW w:w="1350" w:type="dxa"/>
          </w:tcPr>
          <w:p w14:paraId="299C2CC1" w14:textId="77777777" w:rsidR="0021240C" w:rsidRPr="004064D6" w:rsidRDefault="0021240C" w:rsidP="0021240C">
            <w:pPr>
              <w:pStyle w:val="tabletext"/>
              <w:rPr>
                <w:rFonts w:ascii="Verdana" w:hAnsi="Verdana"/>
              </w:rPr>
            </w:pPr>
          </w:p>
        </w:tc>
        <w:tc>
          <w:tcPr>
            <w:tcW w:w="1890" w:type="dxa"/>
          </w:tcPr>
          <w:p w14:paraId="676DABFF" w14:textId="4BEDF6DB" w:rsidR="0021240C" w:rsidRPr="004064D6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21240C" w:rsidRPr="009F480D" w:rsidDel="005D518C" w14:paraId="5411C238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2FE16A2" w14:textId="34B7BFAB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DocumentName</w:t>
            </w:r>
            <w:proofErr w:type="spellEnd"/>
          </w:p>
        </w:tc>
        <w:tc>
          <w:tcPr>
            <w:tcW w:w="4050" w:type="dxa"/>
          </w:tcPr>
          <w:p w14:paraId="38B6FD20" w14:textId="6DAE421D" w:rsidR="0021240C" w:rsidRPr="00AA56B1" w:rsidRDefault="0021240C" w:rsidP="0021240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AA56B1">
              <w:rPr>
                <w:rFonts w:asciiTheme="minorHAnsi" w:hAnsiTheme="minorHAnsi" w:cstheme="minorHAnsi"/>
                <w:szCs w:val="24"/>
              </w:rPr>
              <w:t>Name Of the Document</w:t>
            </w:r>
          </w:p>
        </w:tc>
        <w:tc>
          <w:tcPr>
            <w:tcW w:w="1350" w:type="dxa"/>
          </w:tcPr>
          <w:p w14:paraId="5F1977E9" w14:textId="0FEAD33F" w:rsidR="0021240C" w:rsidRPr="004064D6" w:rsidRDefault="0021240C" w:rsidP="0021240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</w:t>
            </w:r>
          </w:p>
        </w:tc>
        <w:tc>
          <w:tcPr>
            <w:tcW w:w="1890" w:type="dxa"/>
          </w:tcPr>
          <w:p w14:paraId="6F1A03D4" w14:textId="3FFB2E0D" w:rsidR="0021240C" w:rsidRPr="004064D6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Mandatory</w:t>
            </w:r>
          </w:p>
        </w:tc>
      </w:tr>
      <w:tr w:rsidR="0021240C" w:rsidRPr="009F480D" w:rsidDel="005D518C" w14:paraId="12E2C41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76BD9FB" w14:textId="048AB942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MonthYear</w:t>
            </w:r>
            <w:proofErr w:type="spellEnd"/>
          </w:p>
        </w:tc>
        <w:tc>
          <w:tcPr>
            <w:tcW w:w="4050" w:type="dxa"/>
          </w:tcPr>
          <w:p w14:paraId="6F9632FE" w14:textId="101D1FC1" w:rsidR="0021240C" w:rsidRPr="00AA56B1" w:rsidRDefault="0021240C" w:rsidP="0021240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AA56B1">
              <w:rPr>
                <w:rFonts w:asciiTheme="minorHAnsi" w:hAnsiTheme="minorHAnsi" w:cstheme="minorHAnsi"/>
                <w:szCs w:val="24"/>
              </w:rPr>
              <w:t>Month and Year for which Document is required (MM-YYYY)</w:t>
            </w:r>
          </w:p>
        </w:tc>
        <w:tc>
          <w:tcPr>
            <w:tcW w:w="1350" w:type="dxa"/>
          </w:tcPr>
          <w:p w14:paraId="702F3F0B" w14:textId="58F88425" w:rsidR="0021240C" w:rsidRPr="004064D6" w:rsidRDefault="0021240C" w:rsidP="0021240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</w:t>
            </w:r>
          </w:p>
        </w:tc>
        <w:tc>
          <w:tcPr>
            <w:tcW w:w="1890" w:type="dxa"/>
          </w:tcPr>
          <w:p w14:paraId="5F92841A" w14:textId="77777777" w:rsidR="0021240C" w:rsidRPr="004064D6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</w:p>
        </w:tc>
      </w:tr>
      <w:tr w:rsidR="0021240C" w:rsidRPr="009F480D" w:rsidDel="005D518C" w14:paraId="2EDD951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8254BD1" w14:textId="602F99C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DocNameList</w:t>
            </w:r>
            <w:proofErr w:type="spellEnd"/>
          </w:p>
        </w:tc>
        <w:tc>
          <w:tcPr>
            <w:tcW w:w="4050" w:type="dxa"/>
          </w:tcPr>
          <w:p w14:paraId="59DA77F3" w14:textId="31FF7E30" w:rsidR="0021240C" w:rsidRPr="00AA56B1" w:rsidRDefault="0021240C" w:rsidP="0021240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AA56B1">
              <w:rPr>
                <w:rFonts w:asciiTheme="minorHAnsi" w:hAnsiTheme="minorHAnsi" w:cstheme="minorHAnsi"/>
                <w:szCs w:val="24"/>
              </w:rPr>
              <w:t xml:space="preserve">End of  </w:t>
            </w:r>
            <w:r w:rsidRPr="00AA56B1">
              <w:rPr>
                <w:rFonts w:ascii="Verdana" w:hAnsi="Verdana" w:cs="Arial"/>
              </w:rPr>
              <w:t>‘</w:t>
            </w:r>
            <w:proofErr w:type="spellStart"/>
            <w:r w:rsidRPr="00AA56B1">
              <w:rPr>
                <w:rFonts w:ascii="Verdana" w:hAnsi="Verdana" w:cs="Arial"/>
              </w:rPr>
              <w:t>DocumentDetails</w:t>
            </w:r>
            <w:proofErr w:type="spellEnd"/>
            <w:r w:rsidRPr="00AA56B1">
              <w:rPr>
                <w:rFonts w:ascii="Verdana" w:hAnsi="Verdana" w:cs="Arial"/>
              </w:rPr>
              <w:t>’</w:t>
            </w:r>
            <w:r w:rsidRPr="00AA56B1">
              <w:rPr>
                <w:rFonts w:asciiTheme="minorHAnsi" w:hAnsiTheme="minorHAnsi" w:cstheme="minorHAnsi"/>
                <w:szCs w:val="24"/>
              </w:rPr>
              <w:t xml:space="preserve"> grid details - </w:t>
            </w:r>
            <w:r w:rsidRPr="00AA56B1">
              <w:rPr>
                <w:rFonts w:ascii="Verdana" w:hAnsi="Verdana" w:cs="Arial"/>
              </w:rPr>
              <w:t>Repetitive Tag</w:t>
            </w:r>
          </w:p>
        </w:tc>
        <w:tc>
          <w:tcPr>
            <w:tcW w:w="1350" w:type="dxa"/>
          </w:tcPr>
          <w:p w14:paraId="2D389C1D" w14:textId="77777777" w:rsidR="0021240C" w:rsidRPr="004064D6" w:rsidRDefault="0021240C" w:rsidP="0021240C">
            <w:pPr>
              <w:pStyle w:val="tabletext"/>
              <w:rPr>
                <w:rFonts w:ascii="Verdana" w:hAnsi="Verdana"/>
              </w:rPr>
            </w:pPr>
          </w:p>
        </w:tc>
        <w:tc>
          <w:tcPr>
            <w:tcW w:w="1890" w:type="dxa"/>
          </w:tcPr>
          <w:p w14:paraId="6FC9E185" w14:textId="77777777" w:rsidR="0021240C" w:rsidRPr="004064D6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</w:p>
        </w:tc>
      </w:tr>
      <w:tr w:rsidR="0021240C" w:rsidRPr="009F480D" w:rsidDel="005D518C" w14:paraId="33211D6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18973B0" w14:textId="33C17433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ActionedDate</w:t>
            </w:r>
            <w:proofErr w:type="spellEnd"/>
          </w:p>
        </w:tc>
        <w:tc>
          <w:tcPr>
            <w:tcW w:w="4050" w:type="dxa"/>
          </w:tcPr>
          <w:p w14:paraId="6127D3AB" w14:textId="52EFC3FC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Date format : </w:t>
            </w:r>
            <w:proofErr w:type="spellStart"/>
            <w:r w:rsidRPr="00AA56B1">
              <w:rPr>
                <w:rFonts w:ascii="Verdana" w:hAnsi="Verdana" w:cs="Arial"/>
              </w:rPr>
              <w:t>dd</w:t>
            </w:r>
            <w:proofErr w:type="spellEnd"/>
            <w:r w:rsidRPr="00AA56B1">
              <w:rPr>
                <w:rFonts w:ascii="Verdana" w:hAnsi="Verdana" w:cs="Arial"/>
              </w:rPr>
              <w:t>-mm-</w:t>
            </w:r>
            <w:proofErr w:type="spellStart"/>
            <w:r w:rsidRPr="00AA56B1">
              <w:rPr>
                <w:rFonts w:ascii="Verdana" w:hAnsi="Verdana" w:cs="Arial"/>
              </w:rPr>
              <w:t>yyyy</w:t>
            </w:r>
            <w:proofErr w:type="spellEnd"/>
            <w:r w:rsidRPr="00AA56B1">
              <w:rPr>
                <w:rFonts w:ascii="Verdana" w:hAnsi="Verdana" w:cs="Arial"/>
              </w:rPr>
              <w:t xml:space="preserve">  (If </w:t>
            </w:r>
            <w:proofErr w:type="spellStart"/>
            <w:r w:rsidRPr="00AA56B1">
              <w:rPr>
                <w:rFonts w:ascii="Verdana" w:hAnsi="Verdana" w:cs="Arial"/>
              </w:rPr>
              <w:t>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</w:t>
            </w:r>
            <w:proofErr w:type="spellStart"/>
            <w:r w:rsidRPr="00AA56B1">
              <w:rPr>
                <w:rFonts w:ascii="Verdana" w:hAnsi="Verdana" w:cs="Arial"/>
              </w:rPr>
              <w:t>Digital_CC</w:t>
            </w:r>
            <w:proofErr w:type="spellEnd"/>
            <w:r w:rsidRPr="00AA56B1">
              <w:rPr>
                <w:rFonts w:ascii="Verdana" w:hAnsi="Verdana" w:cs="Arial"/>
              </w:rPr>
              <w:t xml:space="preserve">) &amp; </w:t>
            </w:r>
            <w:proofErr w:type="spellStart"/>
            <w:r w:rsidRPr="00AA56B1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4FF031D1" w14:textId="75A591AC" w:rsidR="0021240C" w:rsidRPr="004064D6" w:rsidRDefault="0021240C" w:rsidP="0021240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 w:cs="Arial"/>
              </w:rPr>
              <w:t>String(10)</w:t>
            </w:r>
          </w:p>
        </w:tc>
        <w:tc>
          <w:tcPr>
            <w:tcW w:w="1890" w:type="dxa"/>
          </w:tcPr>
          <w:p w14:paraId="4CB411F1" w14:textId="711E7063" w:rsidR="0021240C" w:rsidRPr="004064D6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21240C" w:rsidRPr="009F480D" w:rsidDel="005D518C" w14:paraId="54693EA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D5554F0" w14:textId="2F5EA44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Decision</w:t>
            </w:r>
          </w:p>
        </w:tc>
        <w:tc>
          <w:tcPr>
            <w:tcW w:w="4050" w:type="dxa"/>
          </w:tcPr>
          <w:p w14:paraId="4DA88162" w14:textId="21428644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Decision  (If </w:t>
            </w:r>
            <w:proofErr w:type="spellStart"/>
            <w:r w:rsidRPr="00AA56B1">
              <w:rPr>
                <w:rFonts w:ascii="Verdana" w:hAnsi="Verdana" w:cs="Arial"/>
              </w:rPr>
              <w:t>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</w:t>
            </w:r>
            <w:proofErr w:type="spellStart"/>
            <w:r w:rsidRPr="00AA56B1">
              <w:rPr>
                <w:rFonts w:ascii="Verdana" w:hAnsi="Verdana" w:cs="Arial"/>
              </w:rPr>
              <w:t>Digital_CC</w:t>
            </w:r>
            <w:proofErr w:type="spellEnd"/>
            <w:r w:rsidRPr="00AA56B1">
              <w:rPr>
                <w:rFonts w:ascii="Verdana" w:hAnsi="Verdana" w:cs="Arial"/>
              </w:rPr>
              <w:t xml:space="preserve">) &amp; </w:t>
            </w:r>
            <w:proofErr w:type="spellStart"/>
            <w:r w:rsidRPr="00AA56B1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47872BA" w14:textId="64306CC4" w:rsidR="0021240C" w:rsidRPr="004064D6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/>
              </w:rPr>
              <w:t>String (20)</w:t>
            </w:r>
          </w:p>
        </w:tc>
        <w:tc>
          <w:tcPr>
            <w:tcW w:w="1890" w:type="dxa"/>
          </w:tcPr>
          <w:p w14:paraId="2BD63984" w14:textId="77777777" w:rsidR="0021240C" w:rsidRPr="004064D6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</w:p>
        </w:tc>
      </w:tr>
      <w:tr w:rsidR="0021240C" w:rsidRPr="009F480D" w:rsidDel="005D518C" w14:paraId="6ACF3C9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E7167D2" w14:textId="61479CFC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DecisionDate</w:t>
            </w:r>
            <w:proofErr w:type="spellEnd"/>
          </w:p>
        </w:tc>
        <w:tc>
          <w:tcPr>
            <w:tcW w:w="4050" w:type="dxa"/>
          </w:tcPr>
          <w:p w14:paraId="0FA8D196" w14:textId="4561F09E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Date format : </w:t>
            </w:r>
            <w:proofErr w:type="spellStart"/>
            <w:r w:rsidRPr="00AA56B1">
              <w:rPr>
                <w:rFonts w:ascii="Verdana" w:hAnsi="Verdana" w:cs="Arial"/>
              </w:rPr>
              <w:t>dd</w:t>
            </w:r>
            <w:proofErr w:type="spellEnd"/>
            <w:r w:rsidRPr="00AA56B1">
              <w:rPr>
                <w:rFonts w:ascii="Verdana" w:hAnsi="Verdana" w:cs="Arial"/>
              </w:rPr>
              <w:t>-mm-</w:t>
            </w:r>
            <w:proofErr w:type="spellStart"/>
            <w:r w:rsidRPr="00AA56B1">
              <w:rPr>
                <w:rFonts w:ascii="Verdana" w:hAnsi="Verdana" w:cs="Arial"/>
              </w:rPr>
              <w:t>yyyy</w:t>
            </w:r>
            <w:proofErr w:type="spellEnd"/>
            <w:r w:rsidRPr="00AA56B1">
              <w:rPr>
                <w:rFonts w:ascii="Verdana" w:hAnsi="Verdana" w:cs="Arial"/>
              </w:rPr>
              <w:t xml:space="preserve">  (If </w:t>
            </w:r>
            <w:proofErr w:type="spellStart"/>
            <w:r w:rsidRPr="00AA56B1">
              <w:rPr>
                <w:rFonts w:ascii="Verdana" w:hAnsi="Verdana" w:cs="Arial"/>
              </w:rPr>
              <w:t>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</w:t>
            </w:r>
            <w:proofErr w:type="spellStart"/>
            <w:r w:rsidRPr="00AA56B1">
              <w:rPr>
                <w:rFonts w:ascii="Verdana" w:hAnsi="Verdana" w:cs="Arial"/>
              </w:rPr>
              <w:t>Digital_CC</w:t>
            </w:r>
            <w:proofErr w:type="spellEnd"/>
            <w:r w:rsidRPr="00AA56B1">
              <w:rPr>
                <w:rFonts w:ascii="Verdana" w:hAnsi="Verdana" w:cs="Arial"/>
              </w:rPr>
              <w:t xml:space="preserve">) &amp; </w:t>
            </w:r>
            <w:proofErr w:type="spellStart"/>
            <w:r w:rsidRPr="00AA56B1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A7D295A" w14:textId="124A3B9B" w:rsidR="0021240C" w:rsidRPr="004064D6" w:rsidRDefault="0021240C" w:rsidP="0021240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 w:cs="Arial"/>
              </w:rPr>
              <w:t>String(10)</w:t>
            </w:r>
          </w:p>
        </w:tc>
        <w:tc>
          <w:tcPr>
            <w:tcW w:w="1890" w:type="dxa"/>
          </w:tcPr>
          <w:p w14:paraId="0EA854F0" w14:textId="7A23A95D" w:rsidR="0021240C" w:rsidRPr="004064D6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21240C" w:rsidRPr="009F480D" w:rsidDel="005D518C" w14:paraId="40E2EA67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00AF945" w14:textId="4C88371B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FircoExceptionExpiry</w:t>
            </w:r>
            <w:proofErr w:type="spellEnd"/>
          </w:p>
        </w:tc>
        <w:tc>
          <w:tcPr>
            <w:tcW w:w="4050" w:type="dxa"/>
          </w:tcPr>
          <w:p w14:paraId="10097714" w14:textId="3D2C7D4E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AA56B1">
              <w:rPr>
                <w:rFonts w:ascii="Verdana" w:hAnsi="Verdana" w:cs="Arial"/>
              </w:rPr>
              <w:t>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</w:t>
            </w:r>
            <w:proofErr w:type="spellStart"/>
            <w:r w:rsidRPr="00AA56B1">
              <w:rPr>
                <w:rFonts w:ascii="Verdana" w:hAnsi="Verdana" w:cs="Arial"/>
              </w:rPr>
              <w:t>Digital_CC</w:t>
            </w:r>
            <w:proofErr w:type="spellEnd"/>
            <w:r w:rsidRPr="00AA56B1">
              <w:rPr>
                <w:rFonts w:ascii="Verdana" w:hAnsi="Verdana" w:cs="Arial"/>
              </w:rPr>
              <w:t xml:space="preserve">) &amp; </w:t>
            </w:r>
            <w:proofErr w:type="spellStart"/>
            <w:r w:rsidRPr="00AA56B1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629F7C8" w14:textId="6B327DCC" w:rsidR="0021240C" w:rsidRPr="004064D6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/>
              </w:rPr>
              <w:t>String )(1)</w:t>
            </w:r>
          </w:p>
        </w:tc>
        <w:tc>
          <w:tcPr>
            <w:tcW w:w="1890" w:type="dxa"/>
          </w:tcPr>
          <w:p w14:paraId="2313925E" w14:textId="362712BC" w:rsidR="0021240C" w:rsidRPr="004064D6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21240C" w:rsidRPr="009F480D" w:rsidDel="005D518C" w14:paraId="30B18943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02C136E" w14:textId="42A43C4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BankStatementUploadExpiry</w:t>
            </w:r>
            <w:proofErr w:type="spellEnd"/>
          </w:p>
        </w:tc>
        <w:tc>
          <w:tcPr>
            <w:tcW w:w="4050" w:type="dxa"/>
          </w:tcPr>
          <w:p w14:paraId="35F21EAE" w14:textId="395AC669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AA56B1">
              <w:rPr>
                <w:rFonts w:ascii="Verdana" w:hAnsi="Verdana" w:cs="Arial"/>
              </w:rPr>
              <w:t>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</w:t>
            </w:r>
            <w:proofErr w:type="spellStart"/>
            <w:r w:rsidRPr="00AA56B1">
              <w:rPr>
                <w:rFonts w:ascii="Verdana" w:hAnsi="Verdana" w:cs="Arial"/>
              </w:rPr>
              <w:t>Digital_CC</w:t>
            </w:r>
            <w:proofErr w:type="spellEnd"/>
            <w:r w:rsidRPr="00AA56B1">
              <w:rPr>
                <w:rFonts w:ascii="Verdana" w:hAnsi="Verdana" w:cs="Arial"/>
              </w:rPr>
              <w:t xml:space="preserve">) &amp; </w:t>
            </w:r>
            <w:proofErr w:type="spellStart"/>
            <w:r w:rsidRPr="00AA56B1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248FCA23" w14:textId="14F88F72" w:rsidR="0021240C" w:rsidRPr="004064D6" w:rsidRDefault="0021240C" w:rsidP="0021240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3B4A692C" w14:textId="2A4028D1" w:rsidR="0021240C" w:rsidRPr="004064D6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21240C" w:rsidRPr="009F480D" w:rsidDel="005D518C" w14:paraId="2855341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045BFB7" w14:textId="640916B9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IBPSWIExpiry</w:t>
            </w:r>
            <w:proofErr w:type="spellEnd"/>
          </w:p>
        </w:tc>
        <w:tc>
          <w:tcPr>
            <w:tcW w:w="4050" w:type="dxa"/>
          </w:tcPr>
          <w:p w14:paraId="4ED8A712" w14:textId="77D8BB38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AA56B1">
              <w:rPr>
                <w:rFonts w:ascii="Verdana" w:hAnsi="Verdana" w:cs="Arial"/>
              </w:rPr>
              <w:t>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</w:t>
            </w:r>
            <w:proofErr w:type="spellStart"/>
            <w:r w:rsidRPr="00AA56B1">
              <w:rPr>
                <w:rFonts w:ascii="Verdana" w:hAnsi="Verdana" w:cs="Arial"/>
              </w:rPr>
              <w:t>Digital_CC</w:t>
            </w:r>
            <w:proofErr w:type="spellEnd"/>
            <w:r w:rsidRPr="00AA56B1">
              <w:rPr>
                <w:rFonts w:ascii="Verdana" w:hAnsi="Verdana" w:cs="Arial"/>
              </w:rPr>
              <w:t xml:space="preserve">) &amp; </w:t>
            </w:r>
            <w:proofErr w:type="spellStart"/>
            <w:r w:rsidRPr="00AA56B1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688E4457" w14:textId="56463005" w:rsidR="0021240C" w:rsidRPr="004064D6" w:rsidRDefault="0021240C" w:rsidP="0021240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34E09F8A" w14:textId="18E70FEC" w:rsidR="0021240C" w:rsidRPr="004064D6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21240C" w:rsidRPr="009F480D" w:rsidDel="005D518C" w14:paraId="5D8AD63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AE13C0E" w14:textId="269DCF9B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DeliveryClosure</w:t>
            </w:r>
            <w:proofErr w:type="spellEnd"/>
          </w:p>
        </w:tc>
        <w:tc>
          <w:tcPr>
            <w:tcW w:w="4050" w:type="dxa"/>
          </w:tcPr>
          <w:p w14:paraId="5DC9E55D" w14:textId="3AED4E0C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AA56B1">
              <w:rPr>
                <w:rFonts w:ascii="Verdana" w:hAnsi="Verdana" w:cs="Arial"/>
              </w:rPr>
              <w:t>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</w:t>
            </w:r>
            <w:proofErr w:type="spellStart"/>
            <w:r w:rsidRPr="00AA56B1">
              <w:rPr>
                <w:rFonts w:ascii="Verdana" w:hAnsi="Verdana" w:cs="Arial"/>
              </w:rPr>
              <w:t>Digital_CC</w:t>
            </w:r>
            <w:proofErr w:type="spellEnd"/>
            <w:r w:rsidRPr="00AA56B1">
              <w:rPr>
                <w:rFonts w:ascii="Verdana" w:hAnsi="Verdana" w:cs="Arial"/>
              </w:rPr>
              <w:t xml:space="preserve">) &amp; </w:t>
            </w:r>
            <w:proofErr w:type="spellStart"/>
            <w:r w:rsidRPr="00AA56B1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2570F96D" w14:textId="3271E829" w:rsidR="0021240C" w:rsidRPr="004064D6" w:rsidRDefault="0021240C" w:rsidP="0021240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7A1D9FDD" w14:textId="74C243F0" w:rsidR="0021240C" w:rsidRPr="004064D6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21240C" w:rsidRPr="009F480D" w:rsidDel="005D518C" w14:paraId="46F6144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736A3EE" w14:textId="648A702A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CoolingPeriodCancel</w:t>
            </w:r>
            <w:proofErr w:type="spellEnd"/>
          </w:p>
        </w:tc>
        <w:tc>
          <w:tcPr>
            <w:tcW w:w="4050" w:type="dxa"/>
          </w:tcPr>
          <w:p w14:paraId="763BB275" w14:textId="4241213D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AA56B1">
              <w:rPr>
                <w:rFonts w:ascii="Verdana" w:hAnsi="Verdana" w:cs="Arial"/>
              </w:rPr>
              <w:t>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</w:t>
            </w:r>
            <w:proofErr w:type="spellStart"/>
            <w:r w:rsidRPr="00AA56B1">
              <w:rPr>
                <w:rFonts w:ascii="Verdana" w:hAnsi="Verdana" w:cs="Arial"/>
              </w:rPr>
              <w:t>Digital_CC</w:t>
            </w:r>
            <w:proofErr w:type="spellEnd"/>
            <w:r w:rsidRPr="00AA56B1">
              <w:rPr>
                <w:rFonts w:ascii="Verdana" w:hAnsi="Verdana" w:cs="Arial"/>
              </w:rPr>
              <w:t xml:space="preserve">) &amp; </w:t>
            </w:r>
            <w:proofErr w:type="spellStart"/>
            <w:r w:rsidRPr="00AA56B1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6B3A19E7" w14:textId="5562314E" w:rsidR="0021240C" w:rsidRPr="004064D6" w:rsidRDefault="0021240C" w:rsidP="0021240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2F00A63C" w14:textId="55312836" w:rsidR="0021240C" w:rsidRPr="004064D6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21240C" w:rsidRPr="009F480D" w:rsidDel="005D518C" w14:paraId="4D542388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4CA5BBD" w14:textId="011D3E4D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DecTechDecline</w:t>
            </w:r>
            <w:proofErr w:type="spellEnd"/>
          </w:p>
        </w:tc>
        <w:tc>
          <w:tcPr>
            <w:tcW w:w="4050" w:type="dxa"/>
          </w:tcPr>
          <w:p w14:paraId="122E4CA9" w14:textId="4C512AC0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AA56B1">
              <w:rPr>
                <w:rFonts w:ascii="Verdana" w:hAnsi="Verdana" w:cs="Arial"/>
              </w:rPr>
              <w:t>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</w:t>
            </w:r>
            <w:proofErr w:type="spellStart"/>
            <w:r w:rsidRPr="00AA56B1">
              <w:rPr>
                <w:rFonts w:ascii="Verdana" w:hAnsi="Verdana" w:cs="Arial"/>
              </w:rPr>
              <w:t>Digital_CC</w:t>
            </w:r>
            <w:proofErr w:type="spellEnd"/>
            <w:r w:rsidRPr="00AA56B1">
              <w:rPr>
                <w:rFonts w:ascii="Verdana" w:hAnsi="Verdana" w:cs="Arial"/>
              </w:rPr>
              <w:t xml:space="preserve">) &amp; </w:t>
            </w:r>
            <w:proofErr w:type="spellStart"/>
            <w:r w:rsidRPr="00AA56B1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153FB18F" w14:textId="5650F74A" w:rsidR="0021240C" w:rsidRPr="004064D6" w:rsidRDefault="0021240C" w:rsidP="0021240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478B7D56" w14:textId="668E4544" w:rsidR="0021240C" w:rsidRPr="004064D6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21240C" w:rsidRPr="009F480D" w:rsidDel="005D518C" w14:paraId="0E874DE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AF9E534" w14:textId="6DD50B1C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lastRenderedPageBreak/>
              <w:t>EFMSDecline</w:t>
            </w:r>
            <w:proofErr w:type="spellEnd"/>
          </w:p>
        </w:tc>
        <w:tc>
          <w:tcPr>
            <w:tcW w:w="4050" w:type="dxa"/>
          </w:tcPr>
          <w:p w14:paraId="4FDAB74F" w14:textId="6154E6D9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AA56B1">
              <w:rPr>
                <w:rFonts w:ascii="Verdana" w:hAnsi="Verdana" w:cs="Arial"/>
              </w:rPr>
              <w:t>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</w:t>
            </w:r>
            <w:proofErr w:type="spellStart"/>
            <w:r w:rsidRPr="00AA56B1">
              <w:rPr>
                <w:rFonts w:ascii="Verdana" w:hAnsi="Verdana" w:cs="Arial"/>
              </w:rPr>
              <w:t>Digital_CC</w:t>
            </w:r>
            <w:proofErr w:type="spellEnd"/>
            <w:r w:rsidRPr="00AA56B1">
              <w:rPr>
                <w:rFonts w:ascii="Verdana" w:hAnsi="Verdana" w:cs="Arial"/>
              </w:rPr>
              <w:t xml:space="preserve">) &amp; </w:t>
            </w:r>
            <w:proofErr w:type="spellStart"/>
            <w:r w:rsidRPr="00AA56B1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14B72D1D" w14:textId="5DE0EDE7" w:rsidR="0021240C" w:rsidRPr="004064D6" w:rsidRDefault="0021240C" w:rsidP="0021240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524A7C17" w14:textId="6BA0C720" w:rsidR="0021240C" w:rsidRPr="004064D6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21240C" w:rsidRPr="009F480D" w:rsidDel="005D518C" w14:paraId="32AE6DD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4CB4F6A" w14:textId="67E87849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FircoDecline</w:t>
            </w:r>
            <w:proofErr w:type="spellEnd"/>
          </w:p>
        </w:tc>
        <w:tc>
          <w:tcPr>
            <w:tcW w:w="4050" w:type="dxa"/>
          </w:tcPr>
          <w:p w14:paraId="26B250DA" w14:textId="528FE6EF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AA56B1">
              <w:rPr>
                <w:rFonts w:ascii="Verdana" w:hAnsi="Verdana" w:cs="Arial"/>
              </w:rPr>
              <w:t>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</w:t>
            </w:r>
            <w:proofErr w:type="spellStart"/>
            <w:r w:rsidRPr="00AA56B1">
              <w:rPr>
                <w:rFonts w:ascii="Verdana" w:hAnsi="Verdana" w:cs="Arial"/>
              </w:rPr>
              <w:t>Digital_CC</w:t>
            </w:r>
            <w:proofErr w:type="spellEnd"/>
            <w:r w:rsidRPr="00AA56B1">
              <w:rPr>
                <w:rFonts w:ascii="Verdana" w:hAnsi="Verdana" w:cs="Arial"/>
              </w:rPr>
              <w:t xml:space="preserve">) &amp; </w:t>
            </w:r>
            <w:proofErr w:type="spellStart"/>
            <w:r w:rsidRPr="00AA56B1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21D48FA4" w14:textId="40D24A39" w:rsidR="0021240C" w:rsidRPr="004064D6" w:rsidRDefault="0021240C" w:rsidP="0021240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72975540" w14:textId="407CA551" w:rsidR="0021240C" w:rsidRPr="004064D6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21240C" w:rsidRPr="009F480D" w:rsidDel="005D518C" w14:paraId="23926646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9FCC3CB" w14:textId="1277F088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ProspectToBeClosed</w:t>
            </w:r>
            <w:proofErr w:type="spellEnd"/>
          </w:p>
        </w:tc>
        <w:tc>
          <w:tcPr>
            <w:tcW w:w="4050" w:type="dxa"/>
          </w:tcPr>
          <w:p w14:paraId="60F01B03" w14:textId="6B7C439A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AA56B1">
              <w:rPr>
                <w:rFonts w:ascii="Verdana" w:hAnsi="Verdana" w:cs="Arial"/>
              </w:rPr>
              <w:t>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</w:t>
            </w:r>
            <w:proofErr w:type="spellStart"/>
            <w:r w:rsidRPr="00AA56B1">
              <w:rPr>
                <w:rFonts w:ascii="Verdana" w:hAnsi="Verdana" w:cs="Arial"/>
              </w:rPr>
              <w:t>Digital_CC</w:t>
            </w:r>
            <w:proofErr w:type="spellEnd"/>
            <w:r w:rsidRPr="00AA56B1">
              <w:rPr>
                <w:rFonts w:ascii="Verdana" w:hAnsi="Verdana" w:cs="Arial"/>
              </w:rPr>
              <w:t xml:space="preserve">) &amp; </w:t>
            </w:r>
            <w:proofErr w:type="spellStart"/>
            <w:r w:rsidRPr="00AA56B1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76491AE0" w14:textId="15205FBA" w:rsidR="0021240C" w:rsidRPr="004064D6" w:rsidRDefault="0021240C" w:rsidP="0021240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6D990CF1" w14:textId="16052D94" w:rsidR="0021240C" w:rsidRPr="004064D6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 xml:space="preserve">Conditional Mandatory </w:t>
            </w:r>
          </w:p>
        </w:tc>
      </w:tr>
      <w:tr w:rsidR="0021240C" w:rsidRPr="009F480D" w:rsidDel="005D518C" w14:paraId="16D3C58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1D83EBC" w14:textId="2AE1C11F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DeclineReasons</w:t>
            </w:r>
            <w:proofErr w:type="spellEnd"/>
          </w:p>
        </w:tc>
        <w:tc>
          <w:tcPr>
            <w:tcW w:w="4050" w:type="dxa"/>
          </w:tcPr>
          <w:p w14:paraId="6FEB9FEA" w14:textId="785D3E2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AA56B1">
              <w:rPr>
                <w:rFonts w:ascii="Verdana" w:hAnsi="Verdana" w:cs="Arial"/>
              </w:rPr>
              <w:t>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</w:t>
            </w:r>
            <w:proofErr w:type="spellStart"/>
            <w:r w:rsidRPr="00AA56B1">
              <w:rPr>
                <w:rFonts w:ascii="Verdana" w:hAnsi="Verdana" w:cs="Arial"/>
              </w:rPr>
              <w:t>Digital_CC</w:t>
            </w:r>
            <w:proofErr w:type="spellEnd"/>
            <w:r w:rsidRPr="00AA56B1">
              <w:rPr>
                <w:rFonts w:ascii="Verdana" w:hAnsi="Verdana" w:cs="Arial"/>
              </w:rPr>
              <w:t xml:space="preserve">) &amp; </w:t>
            </w:r>
            <w:proofErr w:type="spellStart"/>
            <w:r w:rsidRPr="00AA56B1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3D62CA3F" w14:textId="2C0A9876" w:rsidR="0021240C" w:rsidRPr="004064D6" w:rsidRDefault="0021240C" w:rsidP="0021240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11F59EA4" w14:textId="2D87B5B1" w:rsidR="0021240C" w:rsidRPr="004064D6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 xml:space="preserve">Conditional Mandatory </w:t>
            </w:r>
          </w:p>
        </w:tc>
      </w:tr>
      <w:tr w:rsidR="0021240C" w:rsidRPr="009F480D" w:rsidDel="005D518C" w14:paraId="09237B2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2DBDD54" w14:textId="791FF2C5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CoolingPeriosStartDate</w:t>
            </w:r>
            <w:proofErr w:type="spellEnd"/>
          </w:p>
        </w:tc>
        <w:tc>
          <w:tcPr>
            <w:tcW w:w="4050" w:type="dxa"/>
          </w:tcPr>
          <w:p w14:paraId="17C69338" w14:textId="2E91BBC3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Date format : </w:t>
            </w:r>
            <w:proofErr w:type="spellStart"/>
            <w:r w:rsidRPr="00AA56B1">
              <w:rPr>
                <w:rFonts w:ascii="Verdana" w:hAnsi="Verdana" w:cs="Arial"/>
              </w:rPr>
              <w:t>dd</w:t>
            </w:r>
            <w:proofErr w:type="spellEnd"/>
            <w:r w:rsidRPr="00AA56B1">
              <w:rPr>
                <w:rFonts w:ascii="Verdana" w:hAnsi="Verdana" w:cs="Arial"/>
              </w:rPr>
              <w:t>-mm-</w:t>
            </w:r>
            <w:proofErr w:type="spellStart"/>
            <w:r w:rsidRPr="00AA56B1">
              <w:rPr>
                <w:rFonts w:ascii="Verdana" w:hAnsi="Verdana" w:cs="Arial"/>
              </w:rPr>
              <w:t>yyyy</w:t>
            </w:r>
            <w:proofErr w:type="spellEnd"/>
            <w:r w:rsidRPr="00AA56B1">
              <w:rPr>
                <w:rFonts w:ascii="Verdana" w:hAnsi="Verdana" w:cs="Arial"/>
              </w:rPr>
              <w:t xml:space="preserve"> -  (If </w:t>
            </w:r>
            <w:proofErr w:type="spellStart"/>
            <w:r w:rsidRPr="00AA56B1">
              <w:rPr>
                <w:rFonts w:ascii="Verdana" w:hAnsi="Verdana" w:cs="Arial"/>
              </w:rPr>
              <w:t>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</w:t>
            </w:r>
            <w:proofErr w:type="spellStart"/>
            <w:r w:rsidRPr="00AA56B1">
              <w:rPr>
                <w:rFonts w:ascii="Verdana" w:hAnsi="Verdana" w:cs="Arial"/>
              </w:rPr>
              <w:t>Digital_CC</w:t>
            </w:r>
            <w:proofErr w:type="spellEnd"/>
            <w:r w:rsidRPr="00AA56B1">
              <w:rPr>
                <w:rFonts w:ascii="Verdana" w:hAnsi="Verdana" w:cs="Arial"/>
              </w:rPr>
              <w:t xml:space="preserve">) &amp; </w:t>
            </w:r>
            <w:proofErr w:type="spellStart"/>
            <w:r w:rsidRPr="00AA56B1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380A8B8F" w14:textId="74048D55" w:rsidR="0021240C" w:rsidRPr="004064D6" w:rsidRDefault="0021240C" w:rsidP="0021240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 w:cs="Arial"/>
              </w:rPr>
              <w:t>String(10)</w:t>
            </w:r>
          </w:p>
        </w:tc>
        <w:tc>
          <w:tcPr>
            <w:tcW w:w="1890" w:type="dxa"/>
          </w:tcPr>
          <w:p w14:paraId="0798B9FB" w14:textId="69FE4E00" w:rsidR="0021240C" w:rsidRPr="004064D6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21240C" w:rsidRPr="009F480D" w:rsidDel="005D518C" w14:paraId="3884A75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906BA08" w14:textId="7F660D62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CoolingPeriodDocList</w:t>
            </w:r>
            <w:proofErr w:type="spellEnd"/>
          </w:p>
        </w:tc>
        <w:tc>
          <w:tcPr>
            <w:tcW w:w="4050" w:type="dxa"/>
          </w:tcPr>
          <w:p w14:paraId="421BC003" w14:textId="25D40483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List Of Documents -  (If </w:t>
            </w:r>
            <w:proofErr w:type="spellStart"/>
            <w:r w:rsidRPr="00AA56B1">
              <w:rPr>
                <w:rFonts w:ascii="Verdana" w:hAnsi="Verdana" w:cs="Arial"/>
              </w:rPr>
              <w:t>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</w:t>
            </w:r>
            <w:proofErr w:type="spellStart"/>
            <w:r w:rsidRPr="00AA56B1">
              <w:rPr>
                <w:rFonts w:ascii="Verdana" w:hAnsi="Verdana" w:cs="Arial"/>
              </w:rPr>
              <w:t>Digital_CC</w:t>
            </w:r>
            <w:proofErr w:type="spellEnd"/>
            <w:r w:rsidRPr="00AA56B1">
              <w:rPr>
                <w:rFonts w:ascii="Verdana" w:hAnsi="Verdana" w:cs="Arial"/>
              </w:rPr>
              <w:t xml:space="preserve">) &amp; </w:t>
            </w:r>
            <w:proofErr w:type="spellStart"/>
            <w:r w:rsidRPr="00AA56B1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3DA21DA3" w14:textId="2B090EDD" w:rsidR="0021240C" w:rsidRPr="004064D6" w:rsidRDefault="0021240C" w:rsidP="0021240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0F57DB4C" w14:textId="066F16CD" w:rsidR="0021240C" w:rsidRPr="004064D6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21240C" w:rsidRPr="009F480D" w:rsidDel="005D518C" w14:paraId="2C56669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0E459FF" w14:textId="6EFEF4FB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FinalCardLimit</w:t>
            </w:r>
            <w:proofErr w:type="spellEnd"/>
          </w:p>
        </w:tc>
        <w:tc>
          <w:tcPr>
            <w:tcW w:w="4050" w:type="dxa"/>
          </w:tcPr>
          <w:p w14:paraId="335D712A" w14:textId="2399AEA6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IBPS Final Card Limit-  (If </w:t>
            </w:r>
            <w:proofErr w:type="spellStart"/>
            <w:r w:rsidRPr="00AA56B1">
              <w:rPr>
                <w:rFonts w:ascii="Verdana" w:hAnsi="Verdana" w:cs="Arial"/>
              </w:rPr>
              <w:t>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</w:t>
            </w:r>
            <w:proofErr w:type="spellStart"/>
            <w:r w:rsidRPr="00AA56B1">
              <w:rPr>
                <w:rFonts w:ascii="Verdana" w:hAnsi="Verdana" w:cs="Arial"/>
              </w:rPr>
              <w:t>Digital_CC</w:t>
            </w:r>
            <w:proofErr w:type="spellEnd"/>
            <w:r w:rsidRPr="00AA56B1">
              <w:rPr>
                <w:rFonts w:ascii="Verdana" w:hAnsi="Verdana" w:cs="Arial"/>
              </w:rPr>
              <w:t xml:space="preserve">) &amp; </w:t>
            </w:r>
            <w:proofErr w:type="spellStart"/>
            <w:r w:rsidRPr="00AA56B1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22CB36D2" w14:textId="219DAAD1" w:rsidR="0021240C" w:rsidRPr="004064D6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String(9)</w:t>
            </w:r>
          </w:p>
        </w:tc>
        <w:tc>
          <w:tcPr>
            <w:tcW w:w="1890" w:type="dxa"/>
          </w:tcPr>
          <w:p w14:paraId="6902D29B" w14:textId="10F636CE" w:rsidR="0021240C" w:rsidRPr="004064D6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21240C" w:rsidRPr="009F480D" w:rsidDel="005D518C" w14:paraId="66C2EEB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DCBBF2A" w14:textId="1A2D468D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Consolas" w:hAnsi="Consolas"/>
              </w:rPr>
              <w:t>IsVirtualCardActive</w:t>
            </w:r>
          </w:p>
        </w:tc>
        <w:tc>
          <w:tcPr>
            <w:tcW w:w="4050" w:type="dxa"/>
          </w:tcPr>
          <w:p w14:paraId="2CEA82A6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Mandatory for </w:t>
            </w:r>
            <w:proofErr w:type="spellStart"/>
            <w:r w:rsidRPr="00AA56B1">
              <w:rPr>
                <w:rFonts w:ascii="Verdana" w:hAnsi="Verdana" w:cs="Arial"/>
              </w:rPr>
              <w:t>SubprocessName</w:t>
            </w:r>
            <w:proofErr w:type="spellEnd"/>
            <w:r w:rsidRPr="00AA56B1">
              <w:rPr>
                <w:rFonts w:ascii="Verdana" w:hAnsi="Verdana" w:cs="Arial"/>
              </w:rPr>
              <w:t>: CARD_DISPATCH.</w:t>
            </w:r>
          </w:p>
          <w:p w14:paraId="7C716B8C" w14:textId="0688F011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Possible values : ‘Y’ &amp; ‘N’</w:t>
            </w:r>
          </w:p>
        </w:tc>
        <w:tc>
          <w:tcPr>
            <w:tcW w:w="1350" w:type="dxa"/>
          </w:tcPr>
          <w:p w14:paraId="2637CA07" w14:textId="224FE463" w:rsidR="0021240C" w:rsidRPr="00106554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106554">
              <w:rPr>
                <w:rFonts w:ascii="Verdana" w:hAnsi="Verdana" w:cs="Arial"/>
              </w:rPr>
              <w:t>String(1)</w:t>
            </w:r>
          </w:p>
        </w:tc>
        <w:tc>
          <w:tcPr>
            <w:tcW w:w="1890" w:type="dxa"/>
          </w:tcPr>
          <w:p w14:paraId="454E453C" w14:textId="22D36A52" w:rsidR="0021240C" w:rsidRPr="00106554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106554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21240C" w:rsidRPr="009F480D" w:rsidDel="005D518C" w14:paraId="52A4EC4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03BBCCD" w14:textId="52A2ED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CustomerDeclaredLifestyleExpenditure</w:t>
            </w:r>
            <w:proofErr w:type="spellEnd"/>
          </w:p>
        </w:tc>
        <w:tc>
          <w:tcPr>
            <w:tcW w:w="4050" w:type="dxa"/>
          </w:tcPr>
          <w:p w14:paraId="4EC6E79A" w14:textId="64AA8ABE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Customer Declared Lifestyle Expenditure (If </w:t>
            </w:r>
            <w:proofErr w:type="spellStart"/>
            <w:r w:rsidRPr="00AA56B1">
              <w:rPr>
                <w:rFonts w:ascii="Verdana" w:hAnsi="Verdana" w:cs="Arial"/>
              </w:rPr>
              <w:t>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</w:t>
            </w:r>
            <w:proofErr w:type="spellStart"/>
            <w:r w:rsidRPr="00AA56B1">
              <w:rPr>
                <w:rFonts w:ascii="Verdana" w:hAnsi="Verdana" w:cs="Arial"/>
              </w:rPr>
              <w:t>Digital_CC</w:t>
            </w:r>
            <w:proofErr w:type="spellEnd"/>
            <w:r w:rsidRPr="00AA56B1">
              <w:rPr>
                <w:rFonts w:ascii="Verdana" w:hAnsi="Verdana" w:cs="Arial"/>
              </w:rPr>
              <w:t xml:space="preserve">) &amp; </w:t>
            </w:r>
            <w:proofErr w:type="spellStart"/>
            <w:r w:rsidRPr="00AA56B1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3FAFE4B3" w14:textId="0B7F63AC" w:rsidR="0021240C" w:rsidRPr="0021410B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59E57421" w14:textId="77AFE456" w:rsidR="0021240C" w:rsidRPr="0021410B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21240C" w:rsidRPr="009F480D" w:rsidDel="005D518C" w14:paraId="204731F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F530080" w14:textId="56139572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AECBMonthly</w:t>
            </w:r>
            <w:proofErr w:type="spellEnd"/>
          </w:p>
        </w:tc>
        <w:tc>
          <w:tcPr>
            <w:tcW w:w="4050" w:type="dxa"/>
          </w:tcPr>
          <w:p w14:paraId="7C7CB5B6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AECBMonthly</w:t>
            </w:r>
            <w:proofErr w:type="spellEnd"/>
          </w:p>
          <w:p w14:paraId="5E47263C" w14:textId="575413E8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(If </w:t>
            </w:r>
            <w:proofErr w:type="spellStart"/>
            <w:r w:rsidRPr="00AA56B1">
              <w:rPr>
                <w:rFonts w:ascii="Verdana" w:hAnsi="Verdana" w:cs="Arial"/>
              </w:rPr>
              <w:t>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</w:t>
            </w:r>
            <w:proofErr w:type="spellStart"/>
            <w:r w:rsidRPr="00AA56B1">
              <w:rPr>
                <w:rFonts w:ascii="Verdana" w:hAnsi="Verdana" w:cs="Arial"/>
              </w:rPr>
              <w:t>Digital_CC</w:t>
            </w:r>
            <w:proofErr w:type="spellEnd"/>
            <w:r w:rsidRPr="00AA56B1">
              <w:rPr>
                <w:rFonts w:ascii="Verdana" w:hAnsi="Verdana" w:cs="Arial"/>
              </w:rPr>
              <w:t xml:space="preserve">) &amp; </w:t>
            </w:r>
            <w:proofErr w:type="spellStart"/>
            <w:r w:rsidRPr="00AA56B1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6A92AFD3" w14:textId="729CC813" w:rsidR="0021240C" w:rsidRPr="0021410B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18701E4D" w14:textId="31D7A71C" w:rsidR="0021240C" w:rsidRPr="0021410B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21240C" w:rsidRPr="009F480D" w:rsidDel="005D518C" w14:paraId="227565E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5EEAE10" w14:textId="7F8D2C5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StressTestingBuffer</w:t>
            </w:r>
            <w:proofErr w:type="spellEnd"/>
          </w:p>
        </w:tc>
        <w:tc>
          <w:tcPr>
            <w:tcW w:w="4050" w:type="dxa"/>
          </w:tcPr>
          <w:p w14:paraId="4F8C90CF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stress Testing Buffer info</w:t>
            </w:r>
          </w:p>
          <w:p w14:paraId="50986039" w14:textId="5E9C33C2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(If </w:t>
            </w:r>
            <w:proofErr w:type="spellStart"/>
            <w:r w:rsidRPr="00AA56B1">
              <w:rPr>
                <w:rFonts w:ascii="Verdana" w:hAnsi="Verdana" w:cs="Arial"/>
              </w:rPr>
              <w:t>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</w:t>
            </w:r>
            <w:proofErr w:type="spellStart"/>
            <w:r w:rsidRPr="00AA56B1">
              <w:rPr>
                <w:rFonts w:ascii="Verdana" w:hAnsi="Verdana" w:cs="Arial"/>
              </w:rPr>
              <w:t>Digital_CC</w:t>
            </w:r>
            <w:proofErr w:type="spellEnd"/>
            <w:r w:rsidRPr="00AA56B1">
              <w:rPr>
                <w:rFonts w:ascii="Verdana" w:hAnsi="Verdana" w:cs="Arial"/>
              </w:rPr>
              <w:t xml:space="preserve">) &amp; </w:t>
            </w:r>
            <w:proofErr w:type="spellStart"/>
            <w:r w:rsidRPr="00AA56B1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00B03E55" w14:textId="03B481B5" w:rsidR="0021240C" w:rsidRPr="0021410B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0453EB45" w14:textId="3932BE5B" w:rsidR="0021240C" w:rsidRPr="0021410B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21240C" w:rsidRPr="009F480D" w:rsidDel="005D518C" w14:paraId="7FF8B1C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9E506B9" w14:textId="11C3F78C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TotalAssessedIncome</w:t>
            </w:r>
            <w:proofErr w:type="spellEnd"/>
          </w:p>
        </w:tc>
        <w:tc>
          <w:tcPr>
            <w:tcW w:w="4050" w:type="dxa"/>
          </w:tcPr>
          <w:p w14:paraId="297A7C29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Assessed Income info</w:t>
            </w:r>
          </w:p>
          <w:p w14:paraId="223FAFAA" w14:textId="5AF9ECD6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(If </w:t>
            </w:r>
            <w:proofErr w:type="spellStart"/>
            <w:r w:rsidRPr="00AA56B1">
              <w:rPr>
                <w:rFonts w:ascii="Verdana" w:hAnsi="Verdana" w:cs="Arial"/>
              </w:rPr>
              <w:t>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</w:t>
            </w:r>
            <w:proofErr w:type="spellStart"/>
            <w:r w:rsidRPr="00AA56B1">
              <w:rPr>
                <w:rFonts w:ascii="Verdana" w:hAnsi="Verdana" w:cs="Arial"/>
              </w:rPr>
              <w:t>Digital_CC</w:t>
            </w:r>
            <w:proofErr w:type="spellEnd"/>
            <w:r w:rsidRPr="00AA56B1">
              <w:rPr>
                <w:rFonts w:ascii="Verdana" w:hAnsi="Verdana" w:cs="Arial"/>
              </w:rPr>
              <w:t xml:space="preserve">) &amp; </w:t>
            </w:r>
            <w:proofErr w:type="spellStart"/>
            <w:r w:rsidRPr="00AA56B1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0042D90A" w14:textId="3EE0B985" w:rsidR="0021240C" w:rsidRPr="0021410B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1F8D04AA" w14:textId="6ABD7316" w:rsidR="0021240C" w:rsidRPr="0021410B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21240C" w:rsidRPr="009F480D" w:rsidDel="005D518C" w14:paraId="0D695D4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F60FF36" w14:textId="20B0CB0E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TotalDeductions</w:t>
            </w:r>
            <w:proofErr w:type="spellEnd"/>
          </w:p>
        </w:tc>
        <w:tc>
          <w:tcPr>
            <w:tcW w:w="4050" w:type="dxa"/>
          </w:tcPr>
          <w:p w14:paraId="40FFB392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Total Deductions</w:t>
            </w:r>
          </w:p>
          <w:p w14:paraId="072B89E5" w14:textId="2C98BC1C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(If </w:t>
            </w:r>
            <w:proofErr w:type="spellStart"/>
            <w:r w:rsidRPr="00AA56B1">
              <w:rPr>
                <w:rFonts w:ascii="Verdana" w:hAnsi="Verdana" w:cs="Arial"/>
              </w:rPr>
              <w:t>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</w:t>
            </w:r>
            <w:proofErr w:type="spellStart"/>
            <w:r w:rsidRPr="00AA56B1">
              <w:rPr>
                <w:rFonts w:ascii="Verdana" w:hAnsi="Verdana" w:cs="Arial"/>
              </w:rPr>
              <w:t>Digital_CC</w:t>
            </w:r>
            <w:proofErr w:type="spellEnd"/>
            <w:r w:rsidRPr="00AA56B1">
              <w:rPr>
                <w:rFonts w:ascii="Verdana" w:hAnsi="Verdana" w:cs="Arial"/>
              </w:rPr>
              <w:t xml:space="preserve">) &amp; </w:t>
            </w:r>
            <w:proofErr w:type="spellStart"/>
            <w:r w:rsidRPr="00AA56B1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2C55D06A" w14:textId="4E3A0912" w:rsidR="0021240C" w:rsidRPr="0021410B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73292B27" w14:textId="00F4FE85" w:rsidR="0021240C" w:rsidRPr="0021410B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21240C" w:rsidRPr="009F480D" w:rsidDel="005D518C" w14:paraId="0265F66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8D91FE2" w14:textId="07E2562D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NetDisposableIncome</w:t>
            </w:r>
            <w:proofErr w:type="spellEnd"/>
          </w:p>
        </w:tc>
        <w:tc>
          <w:tcPr>
            <w:tcW w:w="4050" w:type="dxa"/>
          </w:tcPr>
          <w:p w14:paraId="7A75505D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Disposable Income</w:t>
            </w:r>
          </w:p>
          <w:p w14:paraId="5CA8EDAD" w14:textId="019909F5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(If </w:t>
            </w:r>
            <w:proofErr w:type="spellStart"/>
            <w:r w:rsidRPr="00AA56B1">
              <w:rPr>
                <w:rFonts w:ascii="Verdana" w:hAnsi="Verdana" w:cs="Arial"/>
              </w:rPr>
              <w:t>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</w:t>
            </w:r>
            <w:proofErr w:type="spellStart"/>
            <w:r w:rsidRPr="00AA56B1">
              <w:rPr>
                <w:rFonts w:ascii="Verdana" w:hAnsi="Verdana" w:cs="Arial"/>
              </w:rPr>
              <w:t>Digital_CC</w:t>
            </w:r>
            <w:proofErr w:type="spellEnd"/>
            <w:r w:rsidRPr="00AA56B1">
              <w:rPr>
                <w:rFonts w:ascii="Verdana" w:hAnsi="Verdana" w:cs="Arial"/>
              </w:rPr>
              <w:t xml:space="preserve">) &amp; </w:t>
            </w:r>
            <w:proofErr w:type="spellStart"/>
            <w:r w:rsidRPr="00AA56B1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7B2F81D" w14:textId="237AC4A4" w:rsidR="0021240C" w:rsidRPr="0021410B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07E54A74" w14:textId="51D4DA87" w:rsidR="0021240C" w:rsidRPr="0021410B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21240C" w:rsidRPr="009F480D" w:rsidDel="005D518C" w14:paraId="02FEF897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62CCAAE" w14:textId="1B3E94CB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AffordabilityAssessmentRatio</w:t>
            </w:r>
            <w:proofErr w:type="spellEnd"/>
          </w:p>
        </w:tc>
        <w:tc>
          <w:tcPr>
            <w:tcW w:w="4050" w:type="dxa"/>
          </w:tcPr>
          <w:p w14:paraId="671FAD61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affordability Assessment Ratio info</w:t>
            </w:r>
          </w:p>
          <w:p w14:paraId="0F6852A6" w14:textId="454B56FA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lastRenderedPageBreak/>
              <w:t xml:space="preserve">(If </w:t>
            </w:r>
            <w:proofErr w:type="spellStart"/>
            <w:r w:rsidRPr="00AA56B1">
              <w:rPr>
                <w:rFonts w:ascii="Verdana" w:hAnsi="Verdana" w:cs="Arial"/>
              </w:rPr>
              <w:t>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</w:t>
            </w:r>
            <w:proofErr w:type="spellStart"/>
            <w:r w:rsidRPr="00AA56B1">
              <w:rPr>
                <w:rFonts w:ascii="Verdana" w:hAnsi="Verdana" w:cs="Arial"/>
              </w:rPr>
              <w:t>Digital_CC</w:t>
            </w:r>
            <w:proofErr w:type="spellEnd"/>
            <w:r w:rsidRPr="00AA56B1">
              <w:rPr>
                <w:rFonts w:ascii="Verdana" w:hAnsi="Verdana" w:cs="Arial"/>
              </w:rPr>
              <w:t xml:space="preserve">) &amp; </w:t>
            </w:r>
            <w:proofErr w:type="spellStart"/>
            <w:r w:rsidRPr="00AA56B1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30377130" w14:textId="37D69DE5" w:rsidR="0021240C" w:rsidRPr="0021410B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lastRenderedPageBreak/>
              <w:t>String</w:t>
            </w:r>
          </w:p>
        </w:tc>
        <w:tc>
          <w:tcPr>
            <w:tcW w:w="1890" w:type="dxa"/>
          </w:tcPr>
          <w:p w14:paraId="59FE11D5" w14:textId="6DD05F4F" w:rsidR="0021240C" w:rsidRPr="0021410B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21240C" w:rsidRPr="009F480D" w:rsidDel="005D518C" w14:paraId="3E5EAE1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1EEA537" w14:textId="7FF98E3A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CardType</w:t>
            </w:r>
            <w:proofErr w:type="spellEnd"/>
          </w:p>
        </w:tc>
        <w:tc>
          <w:tcPr>
            <w:tcW w:w="4050" w:type="dxa"/>
          </w:tcPr>
          <w:p w14:paraId="765499F8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card Type </w:t>
            </w:r>
          </w:p>
          <w:p w14:paraId="6B45194D" w14:textId="26A3C78A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(If </w:t>
            </w:r>
            <w:proofErr w:type="spellStart"/>
            <w:r w:rsidRPr="00AA56B1">
              <w:rPr>
                <w:rFonts w:ascii="Verdana" w:hAnsi="Verdana" w:cs="Arial"/>
              </w:rPr>
              <w:t>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</w:t>
            </w:r>
            <w:proofErr w:type="spellStart"/>
            <w:r w:rsidRPr="00AA56B1">
              <w:rPr>
                <w:rFonts w:ascii="Verdana" w:hAnsi="Verdana" w:cs="Arial"/>
              </w:rPr>
              <w:t>Digital_CC</w:t>
            </w:r>
            <w:proofErr w:type="spellEnd"/>
            <w:r w:rsidRPr="00AA56B1">
              <w:rPr>
                <w:rFonts w:ascii="Verdana" w:hAnsi="Verdana" w:cs="Arial"/>
              </w:rPr>
              <w:t xml:space="preserve">) &amp; </w:t>
            </w:r>
            <w:proofErr w:type="spellStart"/>
            <w:r w:rsidRPr="00AA56B1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4E89595" w14:textId="3F743D9F" w:rsidR="0021240C" w:rsidRPr="0021410B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79BF63A5" w14:textId="6DE53F13" w:rsidR="0021240C" w:rsidRPr="0021410B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21240C" w:rsidRPr="009F480D" w:rsidDel="005D518C" w14:paraId="3A707206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1D808A0" w14:textId="58EE1318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FirstName</w:t>
            </w:r>
            <w:proofErr w:type="spellEnd"/>
          </w:p>
        </w:tc>
        <w:tc>
          <w:tcPr>
            <w:tcW w:w="4050" w:type="dxa"/>
          </w:tcPr>
          <w:p w14:paraId="405F7129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First Name of the applicant</w:t>
            </w:r>
          </w:p>
          <w:p w14:paraId="17CFB11A" w14:textId="28850BE3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(If </w:t>
            </w:r>
            <w:proofErr w:type="spellStart"/>
            <w:r w:rsidRPr="00AA56B1">
              <w:rPr>
                <w:rFonts w:ascii="Verdana" w:hAnsi="Verdana" w:cs="Arial"/>
              </w:rPr>
              <w:t>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</w:t>
            </w:r>
            <w:proofErr w:type="spellStart"/>
            <w:r w:rsidRPr="00AA56B1">
              <w:rPr>
                <w:rFonts w:ascii="Verdana" w:hAnsi="Verdana" w:cs="Arial"/>
              </w:rPr>
              <w:t>Digital_CC</w:t>
            </w:r>
            <w:proofErr w:type="spellEnd"/>
            <w:r w:rsidRPr="00AA56B1">
              <w:rPr>
                <w:rFonts w:ascii="Verdana" w:hAnsi="Verdana" w:cs="Arial"/>
              </w:rPr>
              <w:t xml:space="preserve">) &amp; </w:t>
            </w:r>
            <w:proofErr w:type="spellStart"/>
            <w:r w:rsidRPr="00AA56B1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15C9F728" w14:textId="1325BCB7" w:rsidR="0021240C" w:rsidRPr="0021410B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String(30)</w:t>
            </w:r>
          </w:p>
        </w:tc>
        <w:tc>
          <w:tcPr>
            <w:tcW w:w="1890" w:type="dxa"/>
          </w:tcPr>
          <w:p w14:paraId="001B82AA" w14:textId="29C56344" w:rsidR="0021240C" w:rsidRPr="0021410B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357D2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21240C" w:rsidRPr="00AA56B1" w:rsidDel="005D518C" w14:paraId="1CC56103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6D327DA" w14:textId="27693238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MiddleName</w:t>
            </w:r>
            <w:proofErr w:type="spellEnd"/>
          </w:p>
        </w:tc>
        <w:tc>
          <w:tcPr>
            <w:tcW w:w="4050" w:type="dxa"/>
          </w:tcPr>
          <w:p w14:paraId="09B8603E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Middle Name of the applicant</w:t>
            </w:r>
          </w:p>
          <w:p w14:paraId="6DAC859F" w14:textId="0150F275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(If </w:t>
            </w:r>
            <w:proofErr w:type="spellStart"/>
            <w:r w:rsidRPr="00AA56B1">
              <w:rPr>
                <w:rFonts w:ascii="Verdana" w:hAnsi="Verdana" w:cs="Arial"/>
              </w:rPr>
              <w:t>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</w:t>
            </w:r>
            <w:proofErr w:type="spellStart"/>
            <w:r w:rsidRPr="00AA56B1">
              <w:rPr>
                <w:rFonts w:ascii="Verdana" w:hAnsi="Verdana" w:cs="Arial"/>
              </w:rPr>
              <w:t>Digital_CC</w:t>
            </w:r>
            <w:proofErr w:type="spellEnd"/>
            <w:r w:rsidRPr="00AA56B1">
              <w:rPr>
                <w:rFonts w:ascii="Verdana" w:hAnsi="Verdana" w:cs="Arial"/>
              </w:rPr>
              <w:t xml:space="preserve">) &amp; </w:t>
            </w:r>
            <w:proofErr w:type="spellStart"/>
            <w:r w:rsidRPr="00AA56B1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0E8F2425" w14:textId="1972345E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String(30)</w:t>
            </w:r>
          </w:p>
        </w:tc>
        <w:tc>
          <w:tcPr>
            <w:tcW w:w="1890" w:type="dxa"/>
          </w:tcPr>
          <w:p w14:paraId="246A4AD4" w14:textId="4D4FC707" w:rsidR="0021240C" w:rsidRPr="00AA56B1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AA56B1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21240C" w:rsidRPr="00AA56B1" w:rsidDel="005D518C" w14:paraId="08EA008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B277A31" w14:textId="18C65DCB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LastName</w:t>
            </w:r>
            <w:proofErr w:type="spellEnd"/>
          </w:p>
        </w:tc>
        <w:tc>
          <w:tcPr>
            <w:tcW w:w="4050" w:type="dxa"/>
          </w:tcPr>
          <w:p w14:paraId="0D08E7C7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Last Name of the applicant</w:t>
            </w:r>
          </w:p>
          <w:p w14:paraId="14879C4B" w14:textId="29B06528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(If </w:t>
            </w:r>
            <w:proofErr w:type="spellStart"/>
            <w:r w:rsidRPr="00AA56B1">
              <w:rPr>
                <w:rFonts w:ascii="Verdana" w:hAnsi="Verdana" w:cs="Arial"/>
              </w:rPr>
              <w:t>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</w:t>
            </w:r>
            <w:proofErr w:type="spellStart"/>
            <w:r w:rsidRPr="00AA56B1">
              <w:rPr>
                <w:rFonts w:ascii="Verdana" w:hAnsi="Verdana" w:cs="Arial"/>
              </w:rPr>
              <w:t>Digital_CC</w:t>
            </w:r>
            <w:proofErr w:type="spellEnd"/>
            <w:r w:rsidRPr="00AA56B1">
              <w:rPr>
                <w:rFonts w:ascii="Verdana" w:hAnsi="Verdana" w:cs="Arial"/>
              </w:rPr>
              <w:t xml:space="preserve">) &amp; </w:t>
            </w:r>
            <w:proofErr w:type="spellStart"/>
            <w:r w:rsidRPr="00AA56B1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3183B1B4" w14:textId="6F257B48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String(30)</w:t>
            </w:r>
          </w:p>
        </w:tc>
        <w:tc>
          <w:tcPr>
            <w:tcW w:w="1890" w:type="dxa"/>
          </w:tcPr>
          <w:p w14:paraId="244512AB" w14:textId="0BF76B80" w:rsidR="0021240C" w:rsidRPr="00AA56B1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AA56B1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21240C" w:rsidRPr="00AA56B1" w:rsidDel="005D518C" w14:paraId="1DBE420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4228BFE" w14:textId="6998E3C1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FullName</w:t>
            </w:r>
            <w:proofErr w:type="spellEnd"/>
          </w:p>
        </w:tc>
        <w:tc>
          <w:tcPr>
            <w:tcW w:w="4050" w:type="dxa"/>
          </w:tcPr>
          <w:p w14:paraId="2966608C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Full Name of the applicant</w:t>
            </w:r>
          </w:p>
          <w:p w14:paraId="0C61400E" w14:textId="579290E2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(If </w:t>
            </w:r>
            <w:proofErr w:type="spellStart"/>
            <w:r w:rsidRPr="00AA56B1">
              <w:rPr>
                <w:rFonts w:ascii="Verdana" w:hAnsi="Verdana" w:cs="Arial"/>
              </w:rPr>
              <w:t>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</w:t>
            </w:r>
            <w:proofErr w:type="spellStart"/>
            <w:r w:rsidRPr="00AA56B1">
              <w:rPr>
                <w:rFonts w:ascii="Verdana" w:hAnsi="Verdana" w:cs="Arial"/>
              </w:rPr>
              <w:t>Digital_CC</w:t>
            </w:r>
            <w:proofErr w:type="spellEnd"/>
            <w:r w:rsidRPr="00AA56B1">
              <w:rPr>
                <w:rFonts w:ascii="Verdana" w:hAnsi="Verdana" w:cs="Arial"/>
              </w:rPr>
              <w:t xml:space="preserve">) &amp; </w:t>
            </w:r>
            <w:proofErr w:type="spellStart"/>
            <w:r w:rsidRPr="00AA56B1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09E31615" w14:textId="2CCD0685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String(80)</w:t>
            </w:r>
          </w:p>
        </w:tc>
        <w:tc>
          <w:tcPr>
            <w:tcW w:w="1890" w:type="dxa"/>
          </w:tcPr>
          <w:p w14:paraId="67D2D18F" w14:textId="507FDCAE" w:rsidR="0021240C" w:rsidRPr="00AA56B1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AA56B1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21240C" w:rsidRPr="00AA56B1" w:rsidDel="005D518C" w14:paraId="68DDFBE7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1500B72" w14:textId="099D5DF8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MurabahaCertificateNo</w:t>
            </w:r>
            <w:proofErr w:type="spellEnd"/>
          </w:p>
        </w:tc>
        <w:tc>
          <w:tcPr>
            <w:tcW w:w="4050" w:type="dxa"/>
          </w:tcPr>
          <w:p w14:paraId="36D3DCDF" w14:textId="4961133B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 xml:space="preserve">this is </w:t>
            </w:r>
            <w:proofErr w:type="spellStart"/>
            <w:r w:rsidRPr="00AA56B1">
              <w:rPr>
                <w:rFonts w:ascii="Verdana" w:hAnsi="Verdana" w:cs="Arial"/>
              </w:rPr>
              <w:t>murabaha</w:t>
            </w:r>
            <w:proofErr w:type="spellEnd"/>
            <w:r w:rsidRPr="00AA56B1">
              <w:rPr>
                <w:rFonts w:ascii="Verdana" w:hAnsi="Verdana" w:cs="Arial"/>
              </w:rPr>
              <w:t xml:space="preserve"> Certificate number for </w:t>
            </w:r>
            <w:proofErr w:type="spellStart"/>
            <w:r w:rsidRPr="00AA56B1">
              <w:rPr>
                <w:rFonts w:ascii="Verdana" w:hAnsi="Verdana" w:cs="Arial"/>
              </w:rPr>
              <w:t>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</w:t>
            </w:r>
            <w:proofErr w:type="spellStart"/>
            <w:r w:rsidRPr="00AA56B1">
              <w:rPr>
                <w:rFonts w:ascii="Verdana" w:hAnsi="Verdana" w:cs="Arial"/>
              </w:rPr>
              <w:t>Digital_CC</w:t>
            </w:r>
            <w:proofErr w:type="spellEnd"/>
            <w:r w:rsidRPr="00AA56B1">
              <w:rPr>
                <w:rFonts w:ascii="Verdana" w:hAnsi="Verdana" w:cs="Arial"/>
              </w:rPr>
              <w:t xml:space="preserve"> &amp; </w:t>
            </w:r>
            <w:proofErr w:type="spellStart"/>
            <w:r w:rsidRPr="00AA56B1">
              <w:rPr>
                <w:rFonts w:ascii="Verdana" w:hAnsi="Verdana" w:cs="Arial"/>
              </w:rPr>
              <w:t>Subprocess_Name</w:t>
            </w:r>
            <w:proofErr w:type="spellEnd"/>
            <w:r w:rsidRPr="00AA56B1">
              <w:rPr>
                <w:rFonts w:ascii="Verdana" w:hAnsi="Verdana" w:cs="Arial"/>
              </w:rPr>
              <w:t xml:space="preserve"> LIMIT_INCREASE</w:t>
            </w:r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 </w:t>
            </w:r>
          </w:p>
        </w:tc>
        <w:tc>
          <w:tcPr>
            <w:tcW w:w="1350" w:type="dxa"/>
          </w:tcPr>
          <w:p w14:paraId="78CD2349" w14:textId="752AABD0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70CFA446" w14:textId="0BC98F1D" w:rsidR="0021240C" w:rsidRPr="00AA56B1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AA56B1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21240C" w:rsidRPr="00AA56B1" w:rsidDel="005D518C" w14:paraId="70727F8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1D2B467" w14:textId="3818297A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GrossSalary</w:t>
            </w:r>
            <w:proofErr w:type="spellEnd"/>
          </w:p>
        </w:tc>
        <w:tc>
          <w:tcPr>
            <w:tcW w:w="4050" w:type="dxa"/>
          </w:tcPr>
          <w:p w14:paraId="0B5F85D9" w14:textId="11FBEDC3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gross Salary updated in IBPS</w:t>
            </w:r>
          </w:p>
        </w:tc>
        <w:tc>
          <w:tcPr>
            <w:tcW w:w="1350" w:type="dxa"/>
          </w:tcPr>
          <w:p w14:paraId="6A9E92AD" w14:textId="08DD0D69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606DD433" w14:textId="23583822" w:rsidR="0021240C" w:rsidRPr="00AA56B1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AA56B1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21240C" w:rsidRPr="00AA56B1" w:rsidDel="005D518C" w14:paraId="5D540FC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9906DD6" w14:textId="7CEF1FE8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AssessedIncome</w:t>
            </w:r>
            <w:proofErr w:type="spellEnd"/>
          </w:p>
        </w:tc>
        <w:tc>
          <w:tcPr>
            <w:tcW w:w="4050" w:type="dxa"/>
          </w:tcPr>
          <w:p w14:paraId="14D29E22" w14:textId="7CA811D2" w:rsidR="0021240C" w:rsidRPr="00AA56B1" w:rsidRDefault="0021240C" w:rsidP="0021240C">
            <w:pPr>
              <w:pStyle w:val="tabletext"/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</w:pPr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Assessed Income updated in IBPS</w:t>
            </w:r>
          </w:p>
        </w:tc>
        <w:tc>
          <w:tcPr>
            <w:tcW w:w="1350" w:type="dxa"/>
          </w:tcPr>
          <w:p w14:paraId="6F094DB3" w14:textId="56C09FF2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52F6B394" w14:textId="36C4EE17" w:rsidR="0021240C" w:rsidRPr="00AA56B1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AA56B1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21240C" w:rsidRPr="00AA56B1" w:rsidDel="005D518C" w14:paraId="7291D78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1F64907" w14:textId="6006901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LifestyleExpense1</w:t>
            </w:r>
          </w:p>
        </w:tc>
        <w:tc>
          <w:tcPr>
            <w:tcW w:w="4050" w:type="dxa"/>
          </w:tcPr>
          <w:p w14:paraId="205C6697" w14:textId="76D29CCA" w:rsidR="0021240C" w:rsidRPr="00AA56B1" w:rsidRDefault="0021240C" w:rsidP="0021240C">
            <w:pPr>
              <w:pStyle w:val="tabletext"/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</w:pPr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lifestyle Expense1 (Lifestyle expenses/month) updated in IBPS</w:t>
            </w:r>
          </w:p>
        </w:tc>
        <w:tc>
          <w:tcPr>
            <w:tcW w:w="1350" w:type="dxa"/>
          </w:tcPr>
          <w:p w14:paraId="13D8688E" w14:textId="08D5FACE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String(80)</w:t>
            </w:r>
          </w:p>
        </w:tc>
        <w:tc>
          <w:tcPr>
            <w:tcW w:w="1890" w:type="dxa"/>
          </w:tcPr>
          <w:p w14:paraId="702FBDD0" w14:textId="14036969" w:rsidR="0021240C" w:rsidRPr="00AA56B1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AA56B1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21240C" w:rsidRPr="00AA56B1" w:rsidDel="005D518C" w14:paraId="5928202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BB458B5" w14:textId="7365E3EF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LifestyleExpense2</w:t>
            </w:r>
          </w:p>
        </w:tc>
        <w:tc>
          <w:tcPr>
            <w:tcW w:w="4050" w:type="dxa"/>
          </w:tcPr>
          <w:p w14:paraId="70BBDE8F" w14:textId="26E64661" w:rsidR="0021240C" w:rsidRPr="00AA56B1" w:rsidRDefault="0021240C" w:rsidP="0021240C">
            <w:pPr>
              <w:pStyle w:val="tabletext"/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</w:pPr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lifestyle Expense2 (Bills/month) updated in IBPS</w:t>
            </w:r>
          </w:p>
        </w:tc>
        <w:tc>
          <w:tcPr>
            <w:tcW w:w="1350" w:type="dxa"/>
          </w:tcPr>
          <w:p w14:paraId="725606BD" w14:textId="6B26C922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String(80)</w:t>
            </w:r>
          </w:p>
        </w:tc>
        <w:tc>
          <w:tcPr>
            <w:tcW w:w="1890" w:type="dxa"/>
          </w:tcPr>
          <w:p w14:paraId="694D64FD" w14:textId="49FF0BA5" w:rsidR="0021240C" w:rsidRPr="00AA56B1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AA56B1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21240C" w:rsidRPr="00AA56B1" w:rsidDel="005D518C" w14:paraId="5CA22D63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54A22D4" w14:textId="54B41BAF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LifestyleExpense3</w:t>
            </w:r>
          </w:p>
        </w:tc>
        <w:tc>
          <w:tcPr>
            <w:tcW w:w="4050" w:type="dxa"/>
          </w:tcPr>
          <w:p w14:paraId="4826E633" w14:textId="1C96F7EC" w:rsidR="0021240C" w:rsidRPr="00AA56B1" w:rsidRDefault="0021240C" w:rsidP="0021240C">
            <w:pPr>
              <w:pStyle w:val="tabletext"/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</w:pPr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lifestyle Expense3 (Other commitments/month) updated in IBPS</w:t>
            </w:r>
          </w:p>
        </w:tc>
        <w:tc>
          <w:tcPr>
            <w:tcW w:w="1350" w:type="dxa"/>
          </w:tcPr>
          <w:p w14:paraId="1759FB6F" w14:textId="66B1C910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String(80)</w:t>
            </w:r>
          </w:p>
        </w:tc>
        <w:tc>
          <w:tcPr>
            <w:tcW w:w="1890" w:type="dxa"/>
          </w:tcPr>
          <w:p w14:paraId="720FA10C" w14:textId="4D7B4AB8" w:rsidR="0021240C" w:rsidRPr="00AA56B1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AA56B1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21240C" w:rsidRPr="00AA56B1" w:rsidDel="005D518C" w14:paraId="2C0AB4BB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7C25309" w14:textId="31C421E8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LifestyleExpense4</w:t>
            </w:r>
          </w:p>
        </w:tc>
        <w:tc>
          <w:tcPr>
            <w:tcW w:w="4050" w:type="dxa"/>
          </w:tcPr>
          <w:p w14:paraId="14F83911" w14:textId="4C558F0E" w:rsidR="0021240C" w:rsidRPr="00AA56B1" w:rsidRDefault="0021240C" w:rsidP="0021240C">
            <w:pPr>
              <w:pStyle w:val="tabletext"/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</w:pPr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lifestyle Expense4 (Any other expenses/month) updated in IBPS</w:t>
            </w:r>
          </w:p>
        </w:tc>
        <w:tc>
          <w:tcPr>
            <w:tcW w:w="1350" w:type="dxa"/>
          </w:tcPr>
          <w:p w14:paraId="11B20EE1" w14:textId="095DFAC2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String(80)</w:t>
            </w:r>
          </w:p>
        </w:tc>
        <w:tc>
          <w:tcPr>
            <w:tcW w:w="1890" w:type="dxa"/>
          </w:tcPr>
          <w:p w14:paraId="76F18F13" w14:textId="7569A2D0" w:rsidR="0021240C" w:rsidRPr="00AA56B1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AA56B1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21240C" w:rsidRPr="00AA56B1" w:rsidDel="005D518C" w14:paraId="2051F51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B0B716C" w14:textId="0334EDC5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Employercode</w:t>
            </w:r>
            <w:proofErr w:type="spellEnd"/>
          </w:p>
        </w:tc>
        <w:tc>
          <w:tcPr>
            <w:tcW w:w="4050" w:type="dxa"/>
          </w:tcPr>
          <w:p w14:paraId="110B1D1F" w14:textId="209253B1" w:rsidR="0021240C" w:rsidRPr="00AA56B1" w:rsidRDefault="0021240C" w:rsidP="0021240C">
            <w:pPr>
              <w:pStyle w:val="tabletext"/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</w:pPr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employer code updated in IBPS</w:t>
            </w:r>
          </w:p>
        </w:tc>
        <w:tc>
          <w:tcPr>
            <w:tcW w:w="1350" w:type="dxa"/>
          </w:tcPr>
          <w:p w14:paraId="7268DC6A" w14:textId="28A17ED4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String(20)</w:t>
            </w:r>
          </w:p>
        </w:tc>
        <w:tc>
          <w:tcPr>
            <w:tcW w:w="1890" w:type="dxa"/>
          </w:tcPr>
          <w:p w14:paraId="3BDCCA84" w14:textId="568B471B" w:rsidR="0021240C" w:rsidRPr="00AA56B1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AA56B1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21240C" w:rsidRPr="00AA56B1" w:rsidDel="005D518C" w14:paraId="54E062B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BBD65E5" w14:textId="3F38EC1D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EmployerName</w:t>
            </w:r>
            <w:proofErr w:type="spellEnd"/>
          </w:p>
        </w:tc>
        <w:tc>
          <w:tcPr>
            <w:tcW w:w="4050" w:type="dxa"/>
          </w:tcPr>
          <w:p w14:paraId="6BFAD44F" w14:textId="05C6ED41" w:rsidR="0021240C" w:rsidRPr="00AA56B1" w:rsidRDefault="0021240C" w:rsidP="0021240C">
            <w:pPr>
              <w:pStyle w:val="tabletext"/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</w:pPr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employer Name updated in IBPS</w:t>
            </w:r>
          </w:p>
        </w:tc>
        <w:tc>
          <w:tcPr>
            <w:tcW w:w="1350" w:type="dxa"/>
          </w:tcPr>
          <w:p w14:paraId="10AFDDE7" w14:textId="3B888C7D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String(254)</w:t>
            </w:r>
          </w:p>
        </w:tc>
        <w:tc>
          <w:tcPr>
            <w:tcW w:w="1890" w:type="dxa"/>
          </w:tcPr>
          <w:p w14:paraId="45E09C7E" w14:textId="008261E5" w:rsidR="0021240C" w:rsidRPr="00AA56B1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AA56B1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21240C" w:rsidRPr="00AA56B1" w:rsidDel="005D518C" w14:paraId="142B07D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0230789" w14:textId="51D8D225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OutputFinalDBR</w:t>
            </w:r>
            <w:proofErr w:type="spellEnd"/>
          </w:p>
        </w:tc>
        <w:tc>
          <w:tcPr>
            <w:tcW w:w="4050" w:type="dxa"/>
          </w:tcPr>
          <w:p w14:paraId="5AE4CDAA" w14:textId="0602A5C5" w:rsidR="0021240C" w:rsidRPr="00AA56B1" w:rsidRDefault="0021240C" w:rsidP="0021240C">
            <w:pPr>
              <w:pStyle w:val="tabletext"/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</w:pPr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Output DBR received from </w:t>
            </w:r>
            <w:proofErr w:type="spellStart"/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Dectech</w:t>
            </w:r>
            <w:proofErr w:type="spellEnd"/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 in IBPS</w:t>
            </w:r>
          </w:p>
        </w:tc>
        <w:tc>
          <w:tcPr>
            <w:tcW w:w="1350" w:type="dxa"/>
          </w:tcPr>
          <w:p w14:paraId="16B2CF42" w14:textId="2E9E1F41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64C5D28B" w14:textId="0321CC4B" w:rsidR="0021240C" w:rsidRPr="00AA56B1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AA56B1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21240C" w:rsidRPr="00AA56B1" w:rsidDel="005D518C" w14:paraId="7DF3668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9E9F983" w14:textId="7DB0D21B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FatcaDetails</w:t>
            </w:r>
            <w:proofErr w:type="spellEnd"/>
          </w:p>
        </w:tc>
        <w:tc>
          <w:tcPr>
            <w:tcW w:w="4050" w:type="dxa"/>
          </w:tcPr>
          <w:p w14:paraId="0015EEA3" w14:textId="03795544" w:rsidR="0021240C" w:rsidRPr="00AA56B1" w:rsidRDefault="0021240C" w:rsidP="0021240C">
            <w:pPr>
              <w:pStyle w:val="tabletext"/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</w:pPr>
            <w:r w:rsidRPr="00AA56B1">
              <w:rPr>
                <w:rFonts w:ascii="Verdana" w:hAnsi="Verdana" w:cs="Arial"/>
              </w:rPr>
              <w:t>Aggregate start</w:t>
            </w:r>
          </w:p>
        </w:tc>
        <w:tc>
          <w:tcPr>
            <w:tcW w:w="1350" w:type="dxa"/>
          </w:tcPr>
          <w:p w14:paraId="647080BC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4B079BDE" w14:textId="77777777" w:rsidR="0021240C" w:rsidRPr="00AA56B1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</w:p>
        </w:tc>
      </w:tr>
      <w:tr w:rsidR="0021240C" w:rsidRPr="00AA56B1" w:rsidDel="005D518C" w14:paraId="7C97052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B870417" w14:textId="48AEBD7B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USRelation</w:t>
            </w:r>
            <w:proofErr w:type="spellEnd"/>
          </w:p>
        </w:tc>
        <w:tc>
          <w:tcPr>
            <w:tcW w:w="4050" w:type="dxa"/>
          </w:tcPr>
          <w:p w14:paraId="25B49FE7" w14:textId="72A7F69D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USRelation</w:t>
            </w:r>
            <w:proofErr w:type="spellEnd"/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 updated in IBPS</w:t>
            </w:r>
          </w:p>
        </w:tc>
        <w:tc>
          <w:tcPr>
            <w:tcW w:w="1350" w:type="dxa"/>
          </w:tcPr>
          <w:p w14:paraId="1D672794" w14:textId="30ACEA8F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19661742" w14:textId="74AF3DCC" w:rsidR="0021240C" w:rsidRPr="00AA56B1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AA56B1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21240C" w:rsidRPr="00AA56B1" w:rsidDel="005D518C" w14:paraId="007B5947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943C48E" w14:textId="171CA6E0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TIN</w:t>
            </w:r>
          </w:p>
        </w:tc>
        <w:tc>
          <w:tcPr>
            <w:tcW w:w="4050" w:type="dxa"/>
          </w:tcPr>
          <w:p w14:paraId="17D85953" w14:textId="413AAE0D" w:rsidR="0021240C" w:rsidRPr="00AA56B1" w:rsidRDefault="0021240C" w:rsidP="0021240C">
            <w:pPr>
              <w:pStyle w:val="tabletext"/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</w:pPr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TIN Number updated in IBPS</w:t>
            </w:r>
          </w:p>
        </w:tc>
        <w:tc>
          <w:tcPr>
            <w:tcW w:w="1350" w:type="dxa"/>
          </w:tcPr>
          <w:p w14:paraId="61E7818B" w14:textId="0334036D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09619AC6" w14:textId="7D742E88" w:rsidR="0021240C" w:rsidRPr="00AA56B1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AA56B1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21240C" w:rsidRPr="00AA56B1" w:rsidDel="005D518C" w14:paraId="0766D38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138BAAE" w14:textId="0ECE131A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FatcaReason</w:t>
            </w:r>
            <w:proofErr w:type="spellEnd"/>
          </w:p>
        </w:tc>
        <w:tc>
          <w:tcPr>
            <w:tcW w:w="4050" w:type="dxa"/>
          </w:tcPr>
          <w:p w14:paraId="585E86B1" w14:textId="12BF883E" w:rsidR="0021240C" w:rsidRPr="00AA56B1" w:rsidRDefault="0021240C" w:rsidP="0021240C">
            <w:pPr>
              <w:pStyle w:val="tabletext"/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</w:pPr>
            <w:proofErr w:type="spellStart"/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Fatca</w:t>
            </w:r>
            <w:proofErr w:type="spellEnd"/>
            <w:r w:rsidRPr="00AA56B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 Reason updated in IBPS</w:t>
            </w:r>
          </w:p>
        </w:tc>
        <w:tc>
          <w:tcPr>
            <w:tcW w:w="1350" w:type="dxa"/>
          </w:tcPr>
          <w:p w14:paraId="3D621A34" w14:textId="58DA640D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r w:rsidRPr="00AA56B1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779417ED" w14:textId="4D3D2309" w:rsidR="0021240C" w:rsidRPr="00AA56B1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AA56B1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21240C" w:rsidRPr="00AA56B1" w:rsidDel="005D518C" w14:paraId="7A38599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9EE5A1A" w14:textId="5ED18F41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AA56B1">
              <w:rPr>
                <w:rFonts w:ascii="Verdana" w:hAnsi="Verdana" w:cs="Arial"/>
              </w:rPr>
              <w:t>FatcaDetails</w:t>
            </w:r>
            <w:proofErr w:type="spellEnd"/>
          </w:p>
        </w:tc>
        <w:tc>
          <w:tcPr>
            <w:tcW w:w="4050" w:type="dxa"/>
          </w:tcPr>
          <w:p w14:paraId="5803654B" w14:textId="2871AC2C" w:rsidR="0021240C" w:rsidRPr="00AA56B1" w:rsidRDefault="0021240C" w:rsidP="0021240C">
            <w:pPr>
              <w:pStyle w:val="tabletext"/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</w:pPr>
            <w:r w:rsidRPr="00AA56B1">
              <w:rPr>
                <w:rFonts w:ascii="Verdana" w:hAnsi="Verdana" w:cs="Arial"/>
              </w:rPr>
              <w:t>Aggregate End</w:t>
            </w:r>
          </w:p>
        </w:tc>
        <w:tc>
          <w:tcPr>
            <w:tcW w:w="1350" w:type="dxa"/>
          </w:tcPr>
          <w:p w14:paraId="1551E3E3" w14:textId="77777777" w:rsidR="0021240C" w:rsidRPr="00AA56B1" w:rsidRDefault="0021240C" w:rsidP="0021240C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01A035B0" w14:textId="77777777" w:rsidR="0021240C" w:rsidRPr="00AA56B1" w:rsidRDefault="0021240C" w:rsidP="0021240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</w:p>
        </w:tc>
      </w:tr>
      <w:tr w:rsidR="00AA56B1" w:rsidRPr="00AA56B1" w:rsidDel="005D518C" w14:paraId="62081626" w14:textId="77777777" w:rsidTr="00570CEF">
        <w:tblPrEx>
          <w:tblLook w:val="04A0" w:firstRow="1" w:lastRow="0" w:firstColumn="1" w:lastColumn="0" w:noHBand="0" w:noVBand="1"/>
        </w:tblPrEx>
        <w:trPr>
          <w:ins w:id="3" w:author="Mahendra Pandey" w:date="2023-10-05T11:34:00Z"/>
        </w:trPr>
        <w:tc>
          <w:tcPr>
            <w:tcW w:w="2340" w:type="dxa"/>
          </w:tcPr>
          <w:p w14:paraId="02832962" w14:textId="024B5BCC" w:rsidR="00AA56B1" w:rsidRPr="00AA56B1" w:rsidRDefault="00AA56B1" w:rsidP="00AA56B1">
            <w:pPr>
              <w:pStyle w:val="tabletext"/>
              <w:rPr>
                <w:ins w:id="4" w:author="Mahendra Pandey" w:date="2023-10-05T11:34:00Z"/>
                <w:rFonts w:ascii="Verdana" w:hAnsi="Verdana" w:cs="Arial"/>
              </w:rPr>
            </w:pPr>
            <w:proofErr w:type="spellStart"/>
            <w:ins w:id="5" w:author="Mahendra Pandey" w:date="2023-10-05T11:34:00Z">
              <w:r w:rsidRPr="00F969CE">
                <w:rPr>
                  <w:rFonts w:ascii="Verdana" w:hAnsi="Verdana" w:cs="Arial"/>
                  <w:highlight w:val="yellow"/>
                </w:rPr>
                <w:t>AlternateCard</w:t>
              </w:r>
              <w:proofErr w:type="spellEnd"/>
            </w:ins>
          </w:p>
        </w:tc>
        <w:tc>
          <w:tcPr>
            <w:tcW w:w="4050" w:type="dxa"/>
          </w:tcPr>
          <w:p w14:paraId="7CD73411" w14:textId="200D49B9" w:rsidR="00AA56B1" w:rsidRPr="00AA56B1" w:rsidRDefault="00AA56B1" w:rsidP="00AA56B1">
            <w:pPr>
              <w:pStyle w:val="tabletext"/>
              <w:rPr>
                <w:ins w:id="6" w:author="Mahendra Pandey" w:date="2023-10-05T11:34:00Z"/>
                <w:rFonts w:ascii="Verdana" w:hAnsi="Verdana" w:cs="Arial"/>
              </w:rPr>
            </w:pPr>
            <w:ins w:id="7" w:author="Mahendra Pandey" w:date="2023-10-05T11:34:00Z">
              <w:r w:rsidRPr="00F969CE">
                <w:rPr>
                  <w:rFonts w:ascii="Verdana" w:hAnsi="Verdana" w:cs="Arial"/>
                  <w:highlight w:val="yellow"/>
                </w:rPr>
                <w:t>Possible value will be Y/N</w:t>
              </w:r>
            </w:ins>
          </w:p>
        </w:tc>
        <w:tc>
          <w:tcPr>
            <w:tcW w:w="1350" w:type="dxa"/>
          </w:tcPr>
          <w:p w14:paraId="66F57B78" w14:textId="38D202EB" w:rsidR="00AA56B1" w:rsidRPr="00AA56B1" w:rsidRDefault="00AA56B1" w:rsidP="00AA56B1">
            <w:pPr>
              <w:pStyle w:val="tabletext"/>
              <w:rPr>
                <w:ins w:id="8" w:author="Mahendra Pandey" w:date="2023-10-05T11:34:00Z"/>
                <w:rFonts w:ascii="Verdana" w:hAnsi="Verdana" w:cs="Arial"/>
              </w:rPr>
            </w:pPr>
            <w:ins w:id="9" w:author="Mahendra Pandey" w:date="2023-10-05T11:34:00Z">
              <w:r w:rsidRPr="00F969CE">
                <w:rPr>
                  <w:rFonts w:ascii="Verdana" w:hAnsi="Verdana" w:cs="Arial"/>
                  <w:highlight w:val="yellow"/>
                </w:rPr>
                <w:t>String</w:t>
              </w:r>
            </w:ins>
          </w:p>
        </w:tc>
        <w:tc>
          <w:tcPr>
            <w:tcW w:w="1890" w:type="dxa"/>
          </w:tcPr>
          <w:p w14:paraId="728E8EC5" w14:textId="6BC6D180" w:rsidR="00AA56B1" w:rsidRPr="00AA56B1" w:rsidRDefault="00AA56B1" w:rsidP="00AA56B1">
            <w:pPr>
              <w:pStyle w:val="Default"/>
              <w:rPr>
                <w:ins w:id="10" w:author="Mahendra Pandey" w:date="2023-10-05T11:34:00Z"/>
                <w:rFonts w:ascii="Verdana" w:eastAsia="Calibri" w:hAnsi="Verdana"/>
                <w:sz w:val="20"/>
                <w:szCs w:val="20"/>
              </w:rPr>
            </w:pPr>
            <w:ins w:id="11" w:author="Mahendra Pandey" w:date="2023-10-05T11:34:00Z">
              <w:r w:rsidRPr="00F969CE">
                <w:rPr>
                  <w:rFonts w:ascii="Verdana" w:eastAsia="Calibri" w:hAnsi="Verdana"/>
                  <w:sz w:val="20"/>
                  <w:szCs w:val="20"/>
                  <w:highlight w:val="yellow"/>
                </w:rPr>
                <w:t>Optional</w:t>
              </w:r>
            </w:ins>
          </w:p>
        </w:tc>
      </w:tr>
      <w:tr w:rsidR="00AA56B1" w:rsidRPr="00AA56B1" w:rsidDel="005D518C" w14:paraId="67D36F8B" w14:textId="77777777" w:rsidTr="00570CEF">
        <w:tblPrEx>
          <w:tblLook w:val="04A0" w:firstRow="1" w:lastRow="0" w:firstColumn="1" w:lastColumn="0" w:noHBand="0" w:noVBand="1"/>
        </w:tblPrEx>
        <w:trPr>
          <w:ins w:id="12" w:author="Mahendra Pandey" w:date="2023-10-05T11:34:00Z"/>
        </w:trPr>
        <w:tc>
          <w:tcPr>
            <w:tcW w:w="2340" w:type="dxa"/>
          </w:tcPr>
          <w:p w14:paraId="65D585A5" w14:textId="75340463" w:rsidR="00AA56B1" w:rsidRPr="00F969CE" w:rsidRDefault="00AA56B1" w:rsidP="00AA56B1">
            <w:pPr>
              <w:pStyle w:val="tabletext"/>
              <w:rPr>
                <w:ins w:id="13" w:author="Mahendra Pandey" w:date="2023-10-05T11:34:00Z"/>
                <w:rFonts w:ascii="Verdana" w:hAnsi="Verdana" w:cs="Arial"/>
                <w:highlight w:val="yellow"/>
              </w:rPr>
            </w:pPr>
            <w:proofErr w:type="spellStart"/>
            <w:ins w:id="14" w:author="Mahendra Pandey" w:date="2023-10-05T11:34:00Z">
              <w:r w:rsidRPr="00F969CE">
                <w:rPr>
                  <w:rFonts w:ascii="Verdana" w:hAnsi="Verdana" w:cs="Arial"/>
                  <w:highlight w:val="yellow"/>
                </w:rPr>
                <w:t>NewEligibleCards</w:t>
              </w:r>
              <w:proofErr w:type="spellEnd"/>
            </w:ins>
          </w:p>
        </w:tc>
        <w:tc>
          <w:tcPr>
            <w:tcW w:w="4050" w:type="dxa"/>
          </w:tcPr>
          <w:p w14:paraId="4B7500E1" w14:textId="679950C2" w:rsidR="00AA56B1" w:rsidRPr="00F969CE" w:rsidRDefault="00AA56B1" w:rsidP="00AA56B1">
            <w:pPr>
              <w:pStyle w:val="tabletext"/>
              <w:rPr>
                <w:ins w:id="15" w:author="Mahendra Pandey" w:date="2023-10-05T11:34:00Z"/>
                <w:rFonts w:ascii="Verdana" w:hAnsi="Verdana" w:cs="Arial"/>
                <w:highlight w:val="yellow"/>
              </w:rPr>
            </w:pPr>
            <w:ins w:id="16" w:author="Mahendra Pandey" w:date="2023-10-05T11:34:00Z">
              <w:r w:rsidRPr="00F969CE"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  <w:highlight w:val="yellow"/>
                </w:rPr>
                <w:t>list of newly eligible cards</w:t>
              </w:r>
            </w:ins>
          </w:p>
        </w:tc>
        <w:tc>
          <w:tcPr>
            <w:tcW w:w="1350" w:type="dxa"/>
          </w:tcPr>
          <w:p w14:paraId="62AF8DD4" w14:textId="7FBC19FC" w:rsidR="00AA56B1" w:rsidRPr="00F969CE" w:rsidRDefault="00AA56B1" w:rsidP="00AA56B1">
            <w:pPr>
              <w:pStyle w:val="tabletext"/>
              <w:rPr>
                <w:ins w:id="17" w:author="Mahendra Pandey" w:date="2023-10-05T11:34:00Z"/>
                <w:rFonts w:ascii="Verdana" w:hAnsi="Verdana" w:cs="Arial"/>
                <w:highlight w:val="yellow"/>
              </w:rPr>
            </w:pPr>
            <w:ins w:id="18" w:author="Mahendra Pandey" w:date="2023-10-05T11:34:00Z">
              <w:r w:rsidRPr="00F969CE">
                <w:rPr>
                  <w:rFonts w:ascii="Verdana" w:hAnsi="Verdana" w:cs="Arial"/>
                  <w:highlight w:val="yellow"/>
                </w:rPr>
                <w:t>String</w:t>
              </w:r>
            </w:ins>
          </w:p>
        </w:tc>
        <w:tc>
          <w:tcPr>
            <w:tcW w:w="1890" w:type="dxa"/>
          </w:tcPr>
          <w:p w14:paraId="03E0F2E8" w14:textId="6E3DCDE2" w:rsidR="00AA56B1" w:rsidRPr="00F969CE" w:rsidRDefault="00AA56B1" w:rsidP="00AA56B1">
            <w:pPr>
              <w:pStyle w:val="Default"/>
              <w:rPr>
                <w:ins w:id="19" w:author="Mahendra Pandey" w:date="2023-10-05T11:34:00Z"/>
                <w:rFonts w:ascii="Verdana" w:eastAsia="Calibri" w:hAnsi="Verdana"/>
                <w:sz w:val="20"/>
                <w:szCs w:val="20"/>
                <w:highlight w:val="yellow"/>
              </w:rPr>
            </w:pPr>
            <w:ins w:id="20" w:author="Mahendra Pandey" w:date="2023-10-05T11:34:00Z">
              <w:r w:rsidRPr="00F969CE">
                <w:rPr>
                  <w:rFonts w:ascii="Verdana" w:eastAsia="Calibri" w:hAnsi="Verdana"/>
                  <w:sz w:val="20"/>
                  <w:szCs w:val="20"/>
                  <w:highlight w:val="yellow"/>
                </w:rPr>
                <w:t>Optional</w:t>
              </w:r>
            </w:ins>
          </w:p>
        </w:tc>
      </w:tr>
    </w:tbl>
    <w:p w14:paraId="4CD2C6CE" w14:textId="77777777" w:rsidR="00B2424C" w:rsidRPr="00AA56B1" w:rsidRDefault="00B2424C" w:rsidP="00B2424C">
      <w:pPr>
        <w:spacing w:line="240" w:lineRule="auto"/>
        <w:contextualSpacing/>
      </w:pPr>
    </w:p>
    <w:p w14:paraId="4D219FDB" w14:textId="77777777" w:rsidR="00B2424C" w:rsidRPr="00AA56B1" w:rsidRDefault="00B2424C" w:rsidP="00B2424C">
      <w:pPr>
        <w:ind w:left="90"/>
        <w:rPr>
          <w:rFonts w:eastAsia="Times New Roman"/>
          <w:b/>
          <w:bCs/>
          <w:color w:val="1F497D"/>
          <w:sz w:val="24"/>
        </w:rPr>
      </w:pPr>
    </w:p>
    <w:p w14:paraId="1DFE784A" w14:textId="77777777" w:rsidR="00B2424C" w:rsidRPr="00AA56B1" w:rsidRDefault="00B2424C" w:rsidP="003C7BE6">
      <w:pPr>
        <w:pStyle w:val="tabletext"/>
        <w:rPr>
          <w:rFonts w:ascii="Verdana" w:hAnsi="Verdana" w:cs="Arial"/>
        </w:rPr>
      </w:pPr>
      <w:r w:rsidRPr="00AA56B1">
        <w:rPr>
          <w:rFonts w:ascii="Verdana" w:hAnsi="Verdana" w:cs="Arial"/>
        </w:rPr>
        <w:lastRenderedPageBreak/>
        <w:t>Sample Request</w:t>
      </w:r>
    </w:p>
    <w:p w14:paraId="3385DB9E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</w:p>
    <w:p w14:paraId="31470741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>&lt;? Xml version="1.0" encoding="UTF-8" standalone="yes"?&gt;</w:t>
      </w:r>
    </w:p>
    <w:p w14:paraId="0CEE0DB3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>&lt;EE_EAI_MESSAGE&gt;</w:t>
      </w:r>
    </w:p>
    <w:p w14:paraId="239051A3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  <w:t>&lt;EE_EAI_HEADER&gt;</w:t>
      </w:r>
    </w:p>
    <w:p w14:paraId="7298AA3C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MsgFormat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&gt;NOTIFY_APPLICATION&lt;/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MsgFormat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65C7BFB3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MsgVersion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&gt;0001&lt;/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MsgVersion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3B121244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RequestorChannelId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3F53852F" w14:textId="28EF1E60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="00277ADB" w:rsidRPr="00AA56B1">
        <w:rPr>
          <w:rFonts w:asciiTheme="minorHAnsi" w:hAnsiTheme="minorHAnsi" w:cstheme="minorHAnsi"/>
          <w:sz w:val="22"/>
          <w:szCs w:val="22"/>
        </w:rPr>
        <w:t>BPM</w:t>
      </w:r>
      <w:r w:rsidRPr="00AA56B1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RequestorChannelId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022924AF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RequestorUserId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&gt;RAKUSER&lt;/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RequestorUserId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7F71016C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RequestorLanguage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&gt;E&lt;/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RequestorLanguage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2D5080C0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RequestorSecurityInfo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&gt;secure&lt;/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RequestorSecurityInfo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0468218B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ReturnCode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&gt;911&lt;/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ReturnCode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29DB722B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ReturnDesc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&gt;Issuer Timed Out&lt;/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ReturnDesc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62B79696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MessageId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&gt;123123453&lt;/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MessageId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3818F6D2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&lt;Extra1&gt;REQ||SHELL.JOHN&lt;/Extra1&gt;</w:t>
      </w:r>
    </w:p>
    <w:p w14:paraId="30C1B992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&lt;Extra2&gt;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YYYY-MM-DDThh</w:t>
      </w:r>
      <w:proofErr w:type="gramStart"/>
      <w:r w:rsidRPr="00AA56B1">
        <w:rPr>
          <w:rFonts w:asciiTheme="minorHAnsi" w:hAnsiTheme="minorHAnsi" w:cstheme="minorHAnsi"/>
          <w:sz w:val="22"/>
          <w:szCs w:val="22"/>
        </w:rPr>
        <w:t>:mm:ss.mmm</w:t>
      </w:r>
      <w:proofErr w:type="gramEnd"/>
      <w:r w:rsidRPr="00AA56B1">
        <w:rPr>
          <w:rFonts w:asciiTheme="minorHAnsi" w:hAnsiTheme="minorHAnsi" w:cstheme="minorHAnsi"/>
          <w:sz w:val="22"/>
          <w:szCs w:val="22"/>
        </w:rPr>
        <w:t>+hh:mm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&lt;/Extra2&gt;</w:t>
      </w:r>
    </w:p>
    <w:p w14:paraId="12F8E35E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  <w:t>&lt;/EE_EAI_HEADER&gt;</w:t>
      </w:r>
    </w:p>
    <w:p w14:paraId="71375201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NotifyApplicationStatusRequest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7251EDCA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BankId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&gt;RAK&lt;/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BankId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4C1C6148" w14:textId="5B9039A3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Process_Name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  <w:r w:rsidR="002C0363" w:rsidRPr="00AA56B1">
        <w:t xml:space="preserve"> </w:t>
      </w:r>
      <w:proofErr w:type="spellStart"/>
      <w:r w:rsidR="002C0363" w:rsidRPr="00AA56B1">
        <w:rPr>
          <w:rFonts w:asciiTheme="minorHAnsi" w:hAnsiTheme="minorHAnsi" w:cstheme="minorHAnsi"/>
          <w:sz w:val="22"/>
          <w:szCs w:val="22"/>
        </w:rPr>
        <w:t>Digital_CC</w:t>
      </w:r>
      <w:proofErr w:type="spellEnd"/>
      <w:r w:rsidR="0021410B" w:rsidRPr="00AA56B1" w:rsidDel="0021410B">
        <w:rPr>
          <w:rFonts w:asciiTheme="minorHAnsi" w:hAnsiTheme="minorHAnsi" w:cstheme="minorHAnsi"/>
          <w:sz w:val="22"/>
          <w:szCs w:val="22"/>
        </w:rPr>
        <w:t xml:space="preserve"> </w:t>
      </w:r>
      <w:r w:rsidRPr="00AA56B1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Process_Name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77CCED95" w14:textId="16292D94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Subprocess_Name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  <w:r w:rsidR="002C0363" w:rsidRPr="00AA56B1">
        <w:rPr>
          <w:rFonts w:ascii="Consolas" w:hAnsi="Consolas"/>
        </w:rPr>
        <w:t xml:space="preserve"> CARD_DISPATCH</w:t>
      </w:r>
      <w:r w:rsidR="002C0363" w:rsidRPr="00AA56B1" w:rsidDel="0021410B">
        <w:rPr>
          <w:rFonts w:asciiTheme="minorHAnsi" w:hAnsiTheme="minorHAnsi" w:cstheme="minorHAnsi"/>
          <w:sz w:val="22"/>
          <w:szCs w:val="22"/>
        </w:rPr>
        <w:t xml:space="preserve"> </w:t>
      </w:r>
      <w:r w:rsidRPr="00AA56B1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Subprocess_Name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0BC35296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ChannelId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&gt;DEH&lt;/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ChannelId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5F43F5DE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WorkitemNumber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4D3C3A63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342352452</w:t>
      </w:r>
    </w:p>
    <w:p w14:paraId="1A98C1A8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WorkitemNumber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714A0DC4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RejectReason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&gt;string&lt;/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RejectReason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40FEF9D6" w14:textId="52BF78B0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&lt;Event&gt;</w:t>
      </w:r>
      <w:r w:rsidR="00293FC3" w:rsidRPr="00AA56B1">
        <w:t xml:space="preserve"> </w:t>
      </w:r>
      <w:r w:rsidR="00293FC3" w:rsidRPr="00AA56B1">
        <w:rPr>
          <w:rFonts w:asciiTheme="minorHAnsi" w:hAnsiTheme="minorHAnsi" w:cstheme="minorHAnsi"/>
          <w:sz w:val="22"/>
          <w:szCs w:val="22"/>
        </w:rPr>
        <w:t>NAME_STATUS_CHANGE</w:t>
      </w:r>
      <w:r w:rsidRPr="00AA56B1">
        <w:rPr>
          <w:rFonts w:asciiTheme="minorHAnsi" w:hAnsiTheme="minorHAnsi" w:cstheme="minorHAnsi"/>
          <w:sz w:val="22"/>
          <w:szCs w:val="22"/>
        </w:rPr>
        <w:t>&lt;/Event&gt;</w:t>
      </w:r>
    </w:p>
    <w:p w14:paraId="10C3544C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WorkItemStatus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WorkItemStatus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30859B03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UpdProspectReqd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&gt;TRUE&lt;/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UpdProspectReqd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6B78BB2B" w14:textId="4046074E" w:rsidR="00277ADB" w:rsidRPr="00AA56B1" w:rsidRDefault="00277ADB" w:rsidP="00277ADB">
      <w:pPr>
        <w:pStyle w:val="DBSBody"/>
        <w:ind w:left="3600" w:firstLine="72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CifDedupUpdReqd</w:t>
      </w:r>
      <w:proofErr w:type="spellEnd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  <w:r w:rsidRPr="00AA56B1">
        <w:rPr>
          <w:rFonts w:asciiTheme="minorHAnsi" w:hAnsiTheme="minorHAnsi" w:cstheme="minorHAnsi"/>
          <w:sz w:val="22"/>
          <w:szCs w:val="22"/>
        </w:rPr>
        <w:t xml:space="preserve"> TRUE</w:t>
      </w:r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&lt;/</w:t>
      </w:r>
      <w:proofErr w:type="spellStart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CifDedupUpdReqd</w:t>
      </w:r>
      <w:proofErr w:type="spellEnd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2452F3A4" w14:textId="01983FF4" w:rsidR="00E25AC4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AddnalDocsReqd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&gt;TRUE&lt;/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AddnalDocsReqd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  <w:r w:rsidR="00E25AC4" w:rsidRPr="00AA56B1">
        <w:rPr>
          <w:rFonts w:asciiTheme="minorHAnsi" w:hAnsiTheme="minorHAnsi" w:cstheme="minorHAnsi"/>
          <w:sz w:val="22"/>
          <w:szCs w:val="22"/>
        </w:rPr>
        <w:tab/>
      </w:r>
      <w:r w:rsidR="00E25AC4" w:rsidRPr="00AA56B1">
        <w:rPr>
          <w:rFonts w:asciiTheme="minorHAnsi" w:hAnsiTheme="minorHAnsi" w:cstheme="minorHAnsi"/>
          <w:sz w:val="22"/>
          <w:szCs w:val="22"/>
        </w:rPr>
        <w:tab/>
      </w:r>
      <w:r w:rsidR="00E25AC4"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="00E25AC4" w:rsidRPr="00AA56B1">
        <w:rPr>
          <w:rFonts w:asciiTheme="minorHAnsi" w:hAnsiTheme="minorHAnsi" w:cstheme="minorHAnsi"/>
          <w:sz w:val="22"/>
          <w:szCs w:val="22"/>
        </w:rPr>
        <w:t>SignedOnePgDocName</w:t>
      </w:r>
      <w:proofErr w:type="spellEnd"/>
      <w:r w:rsidR="00E25AC4" w:rsidRPr="00AA56B1">
        <w:rPr>
          <w:rFonts w:asciiTheme="minorHAnsi" w:hAnsiTheme="minorHAnsi" w:cstheme="minorHAnsi"/>
          <w:sz w:val="22"/>
          <w:szCs w:val="22"/>
        </w:rPr>
        <w:t>&gt;Wet_signature_form.pdf&lt;/</w:t>
      </w:r>
      <w:proofErr w:type="spellStart"/>
      <w:r w:rsidR="00E25AC4" w:rsidRPr="00AA56B1">
        <w:rPr>
          <w:rFonts w:asciiTheme="minorHAnsi" w:hAnsiTheme="minorHAnsi" w:cstheme="minorHAnsi"/>
          <w:sz w:val="22"/>
          <w:szCs w:val="22"/>
        </w:rPr>
        <w:t>SignedOnePgDocName</w:t>
      </w:r>
      <w:proofErr w:type="spellEnd"/>
      <w:r w:rsidR="00E25AC4"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475E2542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ApplicationDetails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01C822D5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&lt;Remarks&gt;Document remarks&lt;/Remarks&gt;</w:t>
      </w:r>
    </w:p>
    <w:p w14:paraId="75ECEE49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&lt;FreeField1&gt;&lt;/FreeField1&gt;</w:t>
      </w:r>
    </w:p>
    <w:p w14:paraId="1D7E6D78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&lt;FreeField2&gt;&lt;/FreeField2&gt;</w:t>
      </w:r>
    </w:p>
    <w:p w14:paraId="163A643F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&lt;FreeField3&gt;&lt;/FreeField3&gt;</w:t>
      </w:r>
    </w:p>
    <w:p w14:paraId="59247B95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&lt;FreeField4&gt;&lt;/FreeField4&gt;</w:t>
      </w:r>
    </w:p>
    <w:p w14:paraId="67A5F3E5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&lt;FreeField5&gt;&lt;/FreeField5&gt;</w:t>
      </w:r>
    </w:p>
    <w:p w14:paraId="648A8031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ApplicationDetails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3064B623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UpdateProspectDtlsFromBPM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22AC2A7E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PEPStatus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PEPStatus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41E6EC14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RiskScore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RiskScore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52FB9FF8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KYCReviewDate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KYCReviewDate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143D163F" w14:textId="423F9DD6" w:rsidR="00293FC3" w:rsidRPr="00AA56B1" w:rsidRDefault="00293FC3" w:rsidP="00293FC3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AA56B1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UpdatedFirstName</w:t>
      </w:r>
      <w:proofErr w:type="spellEnd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&gt;&lt;/</w:t>
      </w:r>
      <w:proofErr w:type="spellStart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UpdatedFirstName</w:t>
      </w:r>
      <w:proofErr w:type="spellEnd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1D96FB54" w14:textId="6B7EDB1F" w:rsidR="00293FC3" w:rsidRPr="00AA56B1" w:rsidRDefault="00293FC3" w:rsidP="00293FC3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AA56B1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UpdatedMiddleName</w:t>
      </w:r>
      <w:proofErr w:type="spellEnd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&gt;&lt;/</w:t>
      </w:r>
      <w:proofErr w:type="spellStart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UpdatedMiddleName</w:t>
      </w:r>
      <w:proofErr w:type="spellEnd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6DADD805" w14:textId="6B7631E3" w:rsidR="00293FC3" w:rsidRPr="00AA56B1" w:rsidRDefault="00293FC3" w:rsidP="00293FC3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AA56B1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UpdatedLastName</w:t>
      </w:r>
      <w:proofErr w:type="spellEnd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&gt;&lt;/</w:t>
      </w:r>
      <w:proofErr w:type="spellStart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UpdatedLastName</w:t>
      </w:r>
      <w:proofErr w:type="spellEnd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3FC5C9F3" w14:textId="728D9A3D" w:rsidR="00293FC3" w:rsidRPr="00AA56B1" w:rsidRDefault="00293FC3" w:rsidP="00293FC3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AA56B1">
        <w:rPr>
          <w:rFonts w:asciiTheme="minorHAnsi" w:hAnsiTheme="minorHAnsi" w:cstheme="minorHAnsi"/>
          <w:sz w:val="22"/>
          <w:szCs w:val="22"/>
        </w:rPr>
        <w:lastRenderedPageBreak/>
        <w:t>&lt;</w:t>
      </w:r>
      <w:proofErr w:type="spellStart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UpdatedFullName</w:t>
      </w:r>
      <w:proofErr w:type="spellEnd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&gt;&lt;/</w:t>
      </w:r>
      <w:proofErr w:type="spellStart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UpdatedFullName</w:t>
      </w:r>
      <w:proofErr w:type="spellEnd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15ECEBB6" w14:textId="77777777" w:rsidR="00E25AC4" w:rsidRPr="00AA56B1" w:rsidRDefault="00E25AC4" w:rsidP="00E25AC4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AA56B1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UpdateEmploymentDtls</w:t>
      </w:r>
      <w:proofErr w:type="spellEnd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3D1B62A2" w14:textId="77777777" w:rsidR="00E25AC4" w:rsidRPr="00AA56B1" w:rsidRDefault="00E25AC4" w:rsidP="00E25AC4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ab/>
        <w:t>&lt;</w:t>
      </w:r>
      <w:proofErr w:type="spellStart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EmployerCode</w:t>
      </w:r>
      <w:proofErr w:type="spellEnd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&gt;&lt;/</w:t>
      </w:r>
      <w:proofErr w:type="spellStart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EmployerCode</w:t>
      </w:r>
      <w:proofErr w:type="spellEnd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5EA3BF8F" w14:textId="77777777" w:rsidR="00E25AC4" w:rsidRPr="00AA56B1" w:rsidRDefault="00E25AC4" w:rsidP="00E25AC4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ab/>
        <w:t>&lt;</w:t>
      </w:r>
      <w:proofErr w:type="spellStart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EmployerName</w:t>
      </w:r>
      <w:proofErr w:type="spellEnd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&gt;&lt;/</w:t>
      </w:r>
      <w:proofErr w:type="spellStart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EmployerName</w:t>
      </w:r>
      <w:proofErr w:type="spellEnd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4AF8C191" w14:textId="77777777" w:rsidR="00E25AC4" w:rsidRPr="00AA56B1" w:rsidRDefault="00E25AC4" w:rsidP="00E25AC4">
      <w:pPr>
        <w:pStyle w:val="DBSBody"/>
        <w:ind w:left="5040" w:firstLine="72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&lt;</w:t>
      </w:r>
      <w:proofErr w:type="spellStart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IsNewEmpCodeCreationReqd</w:t>
      </w:r>
      <w:proofErr w:type="spellEnd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&gt;&lt;/</w:t>
      </w:r>
      <w:proofErr w:type="spellStart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IsNewEmpCodeCreationReqd</w:t>
      </w:r>
      <w:proofErr w:type="spellEnd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73A1815E" w14:textId="1B7D863D" w:rsidR="00E25AC4" w:rsidRPr="00AA56B1" w:rsidRDefault="00E25AC4" w:rsidP="00293FC3">
      <w:pPr>
        <w:pStyle w:val="DBSBody"/>
        <w:ind w:left="50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&lt;/</w:t>
      </w:r>
      <w:proofErr w:type="spellStart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UpdateEmploymentDtls</w:t>
      </w:r>
      <w:proofErr w:type="spellEnd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1A34CBBB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UpdateProspectDtlsFromBPM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76788837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AdditionalDocumentDetails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090EAA88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DocumentName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&gt;Passport&lt;/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DocumentName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12B0E353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DocumentStatus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&gt;Active&lt;/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DocumentStatus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270D984F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DocumentRemarks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DocumentRemarks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4F98C82B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&lt;FreeField1&gt;&lt;/FreeField1&gt;</w:t>
      </w:r>
    </w:p>
    <w:p w14:paraId="3343FFAD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&lt;FreeField2&gt;&lt;/FreeField2&gt;</w:t>
      </w:r>
    </w:p>
    <w:p w14:paraId="52B45275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AdditionalDocumentDetails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08741795" w14:textId="40A6A50B" w:rsidR="00277ADB" w:rsidRPr="00AA56B1" w:rsidRDefault="00277ADB" w:rsidP="00277ADB">
      <w:pPr>
        <w:pStyle w:val="DBSBody"/>
        <w:ind w:left="432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AA56B1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CifDedupResults</w:t>
      </w:r>
      <w:proofErr w:type="spellEnd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68B958C9" w14:textId="62C1B565" w:rsidR="00277ADB" w:rsidRPr="00AA56B1" w:rsidRDefault="00277ADB" w:rsidP="00277ADB">
      <w:pPr>
        <w:pStyle w:val="DBSBody"/>
        <w:ind w:left="432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&lt;</w:t>
      </w:r>
      <w:proofErr w:type="spellStart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IsCustomerNTB</w:t>
      </w:r>
      <w:proofErr w:type="spellEnd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&gt;&lt;/</w:t>
      </w:r>
      <w:proofErr w:type="spellStart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IsCustomerNTB</w:t>
      </w:r>
      <w:proofErr w:type="spellEnd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299016EC" w14:textId="3C58D223" w:rsidR="00277ADB" w:rsidRPr="00AA56B1" w:rsidRDefault="00277ADB" w:rsidP="00277ADB">
      <w:pPr>
        <w:pStyle w:val="DBSBody"/>
        <w:ind w:left="432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&lt;</w:t>
      </w:r>
      <w:proofErr w:type="spellStart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CifId</w:t>
      </w:r>
      <w:proofErr w:type="spellEnd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&gt;&lt;/</w:t>
      </w:r>
      <w:proofErr w:type="spellStart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CifId</w:t>
      </w:r>
      <w:proofErr w:type="spellEnd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589C8A57" w14:textId="02571B5F" w:rsidR="00277ADB" w:rsidRPr="00AA56B1" w:rsidRDefault="00277ADB" w:rsidP="00277ADB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&lt;/</w:t>
      </w:r>
      <w:proofErr w:type="spellStart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CifDedupResults</w:t>
      </w:r>
      <w:proofErr w:type="spellEnd"/>
      <w:r w:rsidRPr="00AA56B1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6ACC3EB3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DocRequired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DocRequired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388E3DF5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DocNameList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43EBAD41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DocumentName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&gt;Passport&lt;/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DocumentName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43627ADE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MonthYear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&gt;09-2022&lt;/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MonthYear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341071D6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DocNameList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75EBFAC0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ActionedDate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dd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-mm-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yyyy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ActionedDate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78FF9A0C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&lt;Decision&gt;String&lt;/Decision&gt;</w:t>
      </w:r>
    </w:p>
    <w:p w14:paraId="00C5B9C5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DecisionDate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dd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-mm-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yyyy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DecisionDate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3C747456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FircoExceptionExpiry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FircoExceptionExpiry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5A9FE2CE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BankStatementUploadExpiry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BankStatementUploadExpiry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42CCDCCA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IBPSWIExpiry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IBPSWIExpiry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483F170F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DeliveryClosure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DeliveryClosure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376486F2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CoolingPeriodCancel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CoolingPeriodCancel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2699CC5B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DecTechDecline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DecTechDecline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75417BBF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EFMSDecline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EFMSDecline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6C355388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FircoDecline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FircoDecline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54D28011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ProspectToBeClosed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ProspectToBeClosed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2A87E92A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DeclineReasons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DeclineReasons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3B08B3B2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CoolingPeriosStartDate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dd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-mm-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yyyy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CoolingPeriosStartDate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57E2796C" w14:textId="77777777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CoolingPeriodDocList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CoolingPeriodDocList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5B3D8551" w14:textId="60A5C3BC" w:rsidR="0021410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FinalCardLimit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&gt;545444&lt;/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FinalCardLimit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  <w:r w:rsidR="0021410B" w:rsidRPr="00AA56B1">
        <w:rPr>
          <w:rFonts w:asciiTheme="minorHAnsi" w:hAnsiTheme="minorHAnsi" w:cstheme="minorHAnsi"/>
          <w:sz w:val="22"/>
          <w:szCs w:val="22"/>
        </w:rPr>
        <w:tab/>
      </w:r>
      <w:r w:rsidR="0021410B" w:rsidRPr="00AA56B1">
        <w:rPr>
          <w:rFonts w:asciiTheme="minorHAnsi" w:hAnsiTheme="minorHAnsi" w:cstheme="minorHAnsi"/>
          <w:sz w:val="22"/>
          <w:szCs w:val="22"/>
        </w:rPr>
        <w:tab/>
      </w:r>
      <w:r w:rsidR="0021410B" w:rsidRPr="00AA56B1">
        <w:rPr>
          <w:rFonts w:asciiTheme="minorHAnsi" w:hAnsiTheme="minorHAnsi" w:cstheme="minorHAnsi"/>
          <w:sz w:val="22"/>
          <w:szCs w:val="22"/>
        </w:rPr>
        <w:tab/>
      </w:r>
      <w:r w:rsidR="0021410B" w:rsidRPr="00AA56B1">
        <w:rPr>
          <w:rFonts w:asciiTheme="minorHAnsi" w:hAnsiTheme="minorHAnsi" w:cstheme="minorHAnsi"/>
          <w:sz w:val="22"/>
          <w:szCs w:val="22"/>
        </w:rPr>
        <w:tab/>
      </w:r>
      <w:r w:rsidR="0021410B" w:rsidRPr="00AA56B1">
        <w:rPr>
          <w:rFonts w:asciiTheme="minorHAnsi" w:hAnsiTheme="minorHAnsi" w:cstheme="minorHAnsi"/>
          <w:sz w:val="22"/>
          <w:szCs w:val="22"/>
        </w:rPr>
        <w:tab/>
        <w:t xml:space="preserve">               </w:t>
      </w:r>
      <w:r w:rsidR="0021410B" w:rsidRPr="00AA56B1">
        <w:rPr>
          <w:rFonts w:ascii="Consolas" w:hAnsi="Consolas"/>
        </w:rPr>
        <w:t>&lt;</w:t>
      </w:r>
      <w:proofErr w:type="spellStart"/>
      <w:r w:rsidR="0021410B" w:rsidRPr="00AA56B1">
        <w:rPr>
          <w:rFonts w:ascii="Consolas" w:hAnsi="Consolas"/>
        </w:rPr>
        <w:t>IsVirtualCardActive</w:t>
      </w:r>
      <w:proofErr w:type="spellEnd"/>
      <w:r w:rsidR="0021410B" w:rsidRPr="00AA56B1">
        <w:rPr>
          <w:rFonts w:ascii="Consolas" w:hAnsi="Consolas"/>
        </w:rPr>
        <w:t>&gt;Y&lt;/</w:t>
      </w:r>
      <w:proofErr w:type="spellStart"/>
      <w:r w:rsidR="0021410B" w:rsidRPr="00AA56B1">
        <w:rPr>
          <w:rFonts w:ascii="Consolas" w:hAnsi="Consolas"/>
        </w:rPr>
        <w:t>IsVirtualCardActive</w:t>
      </w:r>
      <w:proofErr w:type="spellEnd"/>
      <w:r w:rsidR="0021410B" w:rsidRPr="00AA56B1">
        <w:rPr>
          <w:rFonts w:ascii="Consolas" w:hAnsi="Consolas"/>
        </w:rPr>
        <w:t>&gt;</w:t>
      </w:r>
    </w:p>
    <w:p w14:paraId="3FB60976" w14:textId="2011F1E1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&lt;CustomerDeclaredLifestyleExpenditure&gt;String&lt;/CustomerDeclaredLifestyleExpenditure&gt;</w:t>
      </w:r>
    </w:p>
    <w:p w14:paraId="4595D0C7" w14:textId="763FE208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AECBMonthly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 String 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AECBMonthly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1F774520" w14:textId="691CF2E8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StressTestingBuffer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 String 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StressTestingBuffer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3DA3A681" w14:textId="1FE05722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TotalAssessedIncome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 String 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TotalAssessedIncome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4A378073" w14:textId="155742E5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TotalDeductions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 String 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TotalDeductions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4E479098" w14:textId="2AD39E59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lastRenderedPageBreak/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NetDisposableIncome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 String 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NetDisposableIncome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2A8308BD" w14:textId="1BFD9B62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AffordabilityAssessmentRatio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 String 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AffordabilityAssessmentRatio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7FF2F540" w14:textId="5179AF73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CardType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 String 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CardType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5FB41B8F" w14:textId="77777777" w:rsidR="00E25AC4" w:rsidRPr="00AA56B1" w:rsidRDefault="00E25AC4" w:rsidP="00E25AC4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FirstName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 String&lt;/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FirstName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1B922687" w14:textId="77777777" w:rsidR="00E25AC4" w:rsidRPr="00AA56B1" w:rsidRDefault="00E25AC4" w:rsidP="00E25AC4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MiddleName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 String&lt;/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MiddleName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50DCB9E5" w14:textId="77777777" w:rsidR="00E25AC4" w:rsidRPr="00AA56B1" w:rsidRDefault="00E25AC4" w:rsidP="00E25AC4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LastName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 String&lt;/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LastName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1EAD9E58" w14:textId="76ED4820" w:rsidR="00E25AC4" w:rsidRPr="00AA56B1" w:rsidRDefault="00E25AC4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</w: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FullName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 String&lt;/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FullName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47ABFC8F" w14:textId="7B8BDBB3" w:rsidR="00E25AC4" w:rsidRPr="00AA56B1" w:rsidRDefault="00813828" w:rsidP="00E25AC4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>&lt;</w:t>
      </w:r>
      <w:r w:rsidRPr="00AA56B1">
        <w:t xml:space="preserve"> 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MurabahaCertificateNo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  <w:r w:rsidRPr="00AA56B1">
        <w:rPr>
          <w:rFonts w:ascii="Courier New" w:hAnsi="Courier New" w:cs="Courier New"/>
          <w:color w:val="000000"/>
        </w:rPr>
        <w:t>1044648</w:t>
      </w:r>
      <w:r w:rsidRPr="00AA56B1">
        <w:rPr>
          <w:rFonts w:asciiTheme="minorHAnsi" w:hAnsiTheme="minorHAnsi" w:cstheme="minorHAnsi"/>
          <w:sz w:val="22"/>
          <w:szCs w:val="22"/>
        </w:rPr>
        <w:t xml:space="preserve"> &lt;/</w:t>
      </w:r>
      <w:r w:rsidRPr="00AA56B1">
        <w:t xml:space="preserve"> 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MurabahaCertificateNo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  <w:r w:rsidR="00E25AC4" w:rsidRPr="00AA56B1">
        <w:rPr>
          <w:rFonts w:asciiTheme="minorHAnsi" w:hAnsiTheme="minorHAnsi" w:cstheme="minorHAnsi"/>
          <w:sz w:val="22"/>
          <w:szCs w:val="22"/>
        </w:rPr>
        <w:tab/>
      </w:r>
      <w:r w:rsidR="00E25AC4" w:rsidRPr="00AA56B1">
        <w:rPr>
          <w:rFonts w:asciiTheme="minorHAnsi" w:hAnsiTheme="minorHAnsi" w:cstheme="minorHAnsi"/>
          <w:sz w:val="22"/>
          <w:szCs w:val="22"/>
        </w:rPr>
        <w:tab/>
      </w:r>
      <w:r w:rsidR="00E25AC4" w:rsidRPr="00AA56B1">
        <w:rPr>
          <w:rFonts w:asciiTheme="minorHAnsi" w:hAnsiTheme="minorHAnsi" w:cstheme="minorHAnsi"/>
          <w:sz w:val="22"/>
          <w:szCs w:val="22"/>
        </w:rPr>
        <w:tab/>
      </w:r>
      <w:r w:rsidR="00E25AC4"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="00E25AC4" w:rsidRPr="00AA56B1">
        <w:rPr>
          <w:rFonts w:asciiTheme="minorHAnsi" w:hAnsiTheme="minorHAnsi" w:cstheme="minorHAnsi"/>
          <w:sz w:val="22"/>
          <w:szCs w:val="22"/>
        </w:rPr>
        <w:t>GrossSalary</w:t>
      </w:r>
      <w:proofErr w:type="spellEnd"/>
      <w:r w:rsidR="00E25AC4" w:rsidRPr="00AA56B1">
        <w:rPr>
          <w:rFonts w:asciiTheme="minorHAnsi" w:hAnsiTheme="minorHAnsi" w:cstheme="minorHAnsi"/>
          <w:sz w:val="22"/>
          <w:szCs w:val="22"/>
        </w:rPr>
        <w:t>&gt;string&lt;/</w:t>
      </w:r>
      <w:proofErr w:type="spellStart"/>
      <w:r w:rsidR="00E25AC4" w:rsidRPr="00AA56B1">
        <w:rPr>
          <w:rFonts w:asciiTheme="minorHAnsi" w:hAnsiTheme="minorHAnsi" w:cstheme="minorHAnsi"/>
          <w:sz w:val="22"/>
          <w:szCs w:val="22"/>
        </w:rPr>
        <w:t>GrossSalary</w:t>
      </w:r>
      <w:proofErr w:type="spellEnd"/>
      <w:r w:rsidR="00E25AC4"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2C04CF25" w14:textId="77777777" w:rsidR="00E25AC4" w:rsidRPr="00AA56B1" w:rsidRDefault="00E25AC4" w:rsidP="00E25AC4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AssessedIncome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&gt;string&lt;/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AssessedIncome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4F8B8612" w14:textId="77777777" w:rsidR="00E25AC4" w:rsidRPr="00AA56B1" w:rsidRDefault="00E25AC4" w:rsidP="00E25AC4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>&lt;LifestyleExpense1&gt;string&lt;/LifestyleExpense1&gt;</w:t>
      </w:r>
    </w:p>
    <w:p w14:paraId="36A35341" w14:textId="77777777" w:rsidR="00E25AC4" w:rsidRPr="00AA56B1" w:rsidRDefault="00E25AC4" w:rsidP="00E25AC4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>&lt;LifestyleExpense2&gt;string&lt;/LifestyleExpense2&gt;</w:t>
      </w:r>
    </w:p>
    <w:p w14:paraId="32BDC1FA" w14:textId="77777777" w:rsidR="00E25AC4" w:rsidRPr="00AA56B1" w:rsidRDefault="00E25AC4" w:rsidP="00E25AC4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>&lt;LifestyleExpense3&gt;string&lt;/LifestyleExpense3&gt;</w:t>
      </w:r>
    </w:p>
    <w:p w14:paraId="34C753BC" w14:textId="77777777" w:rsidR="00E25AC4" w:rsidRPr="00AA56B1" w:rsidRDefault="00E25AC4" w:rsidP="00E25AC4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>&lt;LifestyleExpense4&gt;string&lt;/LifestyleExpense4&gt;</w:t>
      </w:r>
    </w:p>
    <w:p w14:paraId="5DE42AD0" w14:textId="77777777" w:rsidR="00E25AC4" w:rsidRPr="00AA56B1" w:rsidRDefault="00E25AC4" w:rsidP="00E25AC4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Employercode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&gt;string&lt;/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Employercode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154B4D66" w14:textId="77777777" w:rsidR="00E25AC4" w:rsidRPr="00AA56B1" w:rsidRDefault="00E25AC4" w:rsidP="00E25AC4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EmployerName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&gt;string&lt;/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EmployerName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04E501BF" w14:textId="77777777" w:rsidR="00E25AC4" w:rsidRPr="00AA56B1" w:rsidRDefault="00E25AC4" w:rsidP="00E25AC4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OutputFinalDBR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&gt;string&lt;/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OutputFinalDBR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6080BEFF" w14:textId="77777777" w:rsidR="00E25AC4" w:rsidRPr="00AA56B1" w:rsidRDefault="00E25AC4" w:rsidP="00E25AC4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FatcaDetails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462C28D5" w14:textId="77777777" w:rsidR="00E25AC4" w:rsidRPr="00AA56B1" w:rsidRDefault="00E25AC4" w:rsidP="00E25AC4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USRelation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&gt;string&lt;/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USRelation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2727584F" w14:textId="77777777" w:rsidR="00E25AC4" w:rsidRPr="00AA56B1" w:rsidRDefault="00E25AC4" w:rsidP="00E25AC4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  <w:t>&lt;TIN&gt;string&lt;/TIN&gt;</w:t>
      </w:r>
    </w:p>
    <w:p w14:paraId="2B739BE0" w14:textId="77777777" w:rsidR="00E25AC4" w:rsidRPr="00AA56B1" w:rsidRDefault="00E25AC4" w:rsidP="00E25AC4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FatcaReason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&gt;string&lt;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FatcaReason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2ECC913E" w14:textId="77777777" w:rsidR="00AA56B1" w:rsidRDefault="00E25AC4" w:rsidP="00AA56B1">
      <w:pPr>
        <w:pStyle w:val="DBSBody"/>
        <w:ind w:left="4320"/>
        <w:rPr>
          <w:ins w:id="21" w:author="Mahendra Pandey" w:date="2023-10-05T11:34:00Z"/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FatcaDetails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  <w:r w:rsidRPr="00AA56B1">
        <w:rPr>
          <w:rFonts w:asciiTheme="minorHAnsi" w:hAnsiTheme="minorHAnsi" w:cstheme="minorHAnsi"/>
          <w:sz w:val="22"/>
          <w:szCs w:val="22"/>
        </w:rPr>
        <w:tab/>
      </w:r>
    </w:p>
    <w:p w14:paraId="78ECB855" w14:textId="77777777" w:rsidR="00AA56B1" w:rsidRPr="00F969CE" w:rsidRDefault="00AA56B1" w:rsidP="00AA56B1">
      <w:pPr>
        <w:pStyle w:val="DBSBody"/>
        <w:ind w:left="4320"/>
        <w:rPr>
          <w:ins w:id="22" w:author="Mahendra Pandey" w:date="2023-10-05T11:34:00Z"/>
          <w:rFonts w:asciiTheme="minorHAnsi" w:hAnsiTheme="minorHAnsi" w:cstheme="minorHAnsi"/>
          <w:sz w:val="22"/>
          <w:szCs w:val="22"/>
          <w:highlight w:val="yellow"/>
        </w:rPr>
      </w:pPr>
      <w:ins w:id="23" w:author="Mahendra Pandey" w:date="2023-10-05T11:34:00Z">
        <w:r w:rsidRPr="00F969CE">
          <w:rPr>
            <w:rFonts w:asciiTheme="minorHAnsi" w:hAnsiTheme="minorHAnsi" w:cstheme="minorHAnsi"/>
            <w:sz w:val="22"/>
            <w:szCs w:val="22"/>
            <w:highlight w:val="yellow"/>
          </w:rPr>
          <w:t>&lt;</w:t>
        </w:r>
        <w:r w:rsidRPr="00F969CE">
          <w:rPr>
            <w:rFonts w:ascii="Verdana" w:hAnsi="Verdana" w:cs="Arial"/>
            <w:highlight w:val="yellow"/>
          </w:rPr>
          <w:t xml:space="preserve"> </w:t>
        </w:r>
        <w:proofErr w:type="spellStart"/>
        <w:r w:rsidRPr="00F969CE">
          <w:rPr>
            <w:rFonts w:ascii="Verdana" w:hAnsi="Verdana" w:cs="Arial"/>
            <w:highlight w:val="yellow"/>
          </w:rPr>
          <w:t>AlternateCard</w:t>
        </w:r>
        <w:proofErr w:type="spellEnd"/>
        <w:r w:rsidRPr="00F969CE">
          <w:rPr>
            <w:rFonts w:asciiTheme="minorHAnsi" w:hAnsiTheme="minorHAnsi" w:cstheme="minorHAnsi"/>
            <w:sz w:val="22"/>
            <w:szCs w:val="22"/>
            <w:highlight w:val="yellow"/>
          </w:rPr>
          <w:t xml:space="preserve"> &gt;Y&lt;/</w:t>
        </w:r>
        <w:r w:rsidRPr="00F969CE">
          <w:rPr>
            <w:rFonts w:ascii="Verdana" w:hAnsi="Verdana" w:cs="Arial"/>
            <w:highlight w:val="yellow"/>
          </w:rPr>
          <w:t xml:space="preserve"> </w:t>
        </w:r>
        <w:proofErr w:type="spellStart"/>
        <w:r w:rsidRPr="00F969CE">
          <w:rPr>
            <w:rFonts w:ascii="Verdana" w:hAnsi="Verdana" w:cs="Arial"/>
            <w:highlight w:val="yellow"/>
          </w:rPr>
          <w:t>AlternateCard</w:t>
        </w:r>
        <w:proofErr w:type="spellEnd"/>
        <w:r w:rsidRPr="00F969CE">
          <w:rPr>
            <w:rFonts w:asciiTheme="minorHAnsi" w:hAnsiTheme="minorHAnsi" w:cstheme="minorHAnsi"/>
            <w:sz w:val="22"/>
            <w:szCs w:val="22"/>
            <w:highlight w:val="yellow"/>
          </w:rPr>
          <w:t xml:space="preserve"> &gt;</w:t>
        </w:r>
      </w:ins>
    </w:p>
    <w:p w14:paraId="3F8ADBC0" w14:textId="4FBABD6E" w:rsidR="00E25AC4" w:rsidRPr="00AA56B1" w:rsidDel="00AA56B1" w:rsidRDefault="00AA56B1" w:rsidP="00E25AC4">
      <w:pPr>
        <w:pStyle w:val="DBSBody"/>
        <w:ind w:left="4320"/>
        <w:rPr>
          <w:del w:id="24" w:author="Mahendra Pandey" w:date="2023-10-05T11:34:00Z"/>
          <w:rFonts w:asciiTheme="minorHAnsi" w:hAnsiTheme="minorHAnsi" w:cstheme="minorHAnsi"/>
          <w:sz w:val="22"/>
          <w:szCs w:val="22"/>
        </w:rPr>
      </w:pPr>
      <w:ins w:id="25" w:author="Mahendra Pandey" w:date="2023-10-05T11:34:00Z">
        <w:r w:rsidRPr="00F969CE">
          <w:rPr>
            <w:rFonts w:asciiTheme="minorHAnsi" w:hAnsiTheme="minorHAnsi" w:cstheme="minorHAnsi"/>
            <w:sz w:val="22"/>
            <w:szCs w:val="22"/>
            <w:highlight w:val="yellow"/>
          </w:rPr>
          <w:t>&lt;</w:t>
        </w:r>
        <w:r w:rsidRPr="00F969CE">
          <w:rPr>
            <w:rFonts w:ascii="Verdana" w:hAnsi="Verdana" w:cs="Arial"/>
            <w:highlight w:val="yellow"/>
          </w:rPr>
          <w:t xml:space="preserve"> </w:t>
        </w:r>
        <w:proofErr w:type="spellStart"/>
        <w:r w:rsidRPr="00F969CE">
          <w:rPr>
            <w:rFonts w:ascii="Verdana" w:hAnsi="Verdana" w:cs="Arial"/>
            <w:highlight w:val="yellow"/>
          </w:rPr>
          <w:t>NewEligibleCards</w:t>
        </w:r>
        <w:proofErr w:type="spellEnd"/>
        <w:r w:rsidRPr="00F969CE">
          <w:rPr>
            <w:rFonts w:asciiTheme="minorHAnsi" w:hAnsiTheme="minorHAnsi" w:cstheme="minorHAnsi"/>
            <w:sz w:val="22"/>
            <w:szCs w:val="22"/>
            <w:highlight w:val="yellow"/>
          </w:rPr>
          <w:t xml:space="preserve"> &gt;String&lt;/</w:t>
        </w:r>
        <w:r w:rsidRPr="00F969CE">
          <w:rPr>
            <w:rFonts w:ascii="Verdana" w:hAnsi="Verdana" w:cs="Arial"/>
            <w:highlight w:val="yellow"/>
          </w:rPr>
          <w:t xml:space="preserve"> </w:t>
        </w:r>
        <w:proofErr w:type="spellStart"/>
        <w:r w:rsidRPr="00F969CE">
          <w:rPr>
            <w:rFonts w:ascii="Verdana" w:hAnsi="Verdana" w:cs="Arial"/>
            <w:highlight w:val="yellow"/>
          </w:rPr>
          <w:t>NewEligibleCards</w:t>
        </w:r>
        <w:proofErr w:type="spellEnd"/>
        <w:r w:rsidRPr="00F969CE">
          <w:rPr>
            <w:rFonts w:asciiTheme="minorHAnsi" w:hAnsiTheme="minorHAnsi" w:cstheme="minorHAnsi"/>
            <w:sz w:val="22"/>
            <w:szCs w:val="22"/>
            <w:highlight w:val="yellow"/>
          </w:rPr>
          <w:t xml:space="preserve"> &gt;</w:t>
        </w:r>
      </w:ins>
      <w:bookmarkStart w:id="26" w:name="_GoBack"/>
      <w:bookmarkEnd w:id="26"/>
    </w:p>
    <w:p w14:paraId="26B79A1A" w14:textId="547456B1" w:rsidR="00AD2F6B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ab/>
        <w:t>&lt;/</w:t>
      </w:r>
      <w:proofErr w:type="spellStart"/>
      <w:r w:rsidRPr="00AA56B1">
        <w:rPr>
          <w:rFonts w:asciiTheme="minorHAnsi" w:hAnsiTheme="minorHAnsi" w:cstheme="minorHAnsi"/>
          <w:sz w:val="22"/>
          <w:szCs w:val="22"/>
        </w:rPr>
        <w:t>NotifyApplicationStatusRequest</w:t>
      </w:r>
      <w:proofErr w:type="spellEnd"/>
      <w:r w:rsidRPr="00AA56B1">
        <w:rPr>
          <w:rFonts w:asciiTheme="minorHAnsi" w:hAnsiTheme="minorHAnsi" w:cstheme="minorHAnsi"/>
          <w:sz w:val="22"/>
          <w:szCs w:val="22"/>
        </w:rPr>
        <w:t>&gt;</w:t>
      </w:r>
    </w:p>
    <w:p w14:paraId="570D690D" w14:textId="6C9FA90A" w:rsidR="00B97A35" w:rsidRPr="00AA56B1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A56B1">
        <w:rPr>
          <w:rFonts w:asciiTheme="minorHAnsi" w:hAnsiTheme="minorHAnsi" w:cstheme="minorHAnsi"/>
          <w:sz w:val="22"/>
          <w:szCs w:val="22"/>
        </w:rPr>
        <w:t>&lt;/EE_EAI_MESSAGE&gt;</w:t>
      </w:r>
    </w:p>
    <w:p w14:paraId="3883F8C1" w14:textId="77777777" w:rsidR="00B2424C" w:rsidRPr="00AA56B1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27" w:name="_Toc466206729"/>
      <w:r w:rsidRPr="00AA56B1">
        <w:rPr>
          <w:rFonts w:cstheme="minorHAnsi"/>
          <w:color w:val="0070C0"/>
        </w:rPr>
        <w:t>Response Description</w:t>
      </w:r>
      <w:bookmarkEnd w:id="27"/>
    </w:p>
    <w:p w14:paraId="39EAE692" w14:textId="77777777" w:rsidR="00B2424C" w:rsidRPr="00AA56B1" w:rsidRDefault="00B2424C" w:rsidP="00B2424C"/>
    <w:tbl>
      <w:tblPr>
        <w:tblW w:w="963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3960"/>
        <w:gridCol w:w="1710"/>
        <w:gridCol w:w="1890"/>
      </w:tblGrid>
      <w:tr w:rsidR="00B2424C" w:rsidRPr="00AA56B1" w14:paraId="5AC03C73" w14:textId="77777777" w:rsidTr="00D51F4A">
        <w:trPr>
          <w:cantSplit/>
          <w:trHeight w:val="488"/>
          <w:tblHeader/>
        </w:trPr>
        <w:tc>
          <w:tcPr>
            <w:tcW w:w="2070" w:type="dxa"/>
            <w:shd w:val="clear" w:color="auto" w:fill="B8CCE4" w:themeFill="accent1" w:themeFillTint="66"/>
          </w:tcPr>
          <w:p w14:paraId="039C3C72" w14:textId="77777777" w:rsidR="00B2424C" w:rsidRPr="00AA56B1" w:rsidRDefault="00B2424C" w:rsidP="00D51F4A">
            <w:pPr>
              <w:ind w:left="90"/>
              <w:rPr>
                <w:rFonts w:cs="Arial"/>
                <w:b/>
              </w:rPr>
            </w:pPr>
            <w:r w:rsidRPr="00AA56B1">
              <w:rPr>
                <w:rFonts w:cs="Arial"/>
                <w:b/>
              </w:rPr>
              <w:t xml:space="preserve">Field Name </w:t>
            </w:r>
          </w:p>
        </w:tc>
        <w:tc>
          <w:tcPr>
            <w:tcW w:w="3960" w:type="dxa"/>
            <w:shd w:val="clear" w:color="auto" w:fill="B8CCE4" w:themeFill="accent1" w:themeFillTint="66"/>
          </w:tcPr>
          <w:p w14:paraId="1BC786E1" w14:textId="77777777" w:rsidR="00B2424C" w:rsidRPr="00AA56B1" w:rsidRDefault="00B2424C" w:rsidP="00D51F4A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AA56B1">
              <w:rPr>
                <w:rFonts w:eastAsiaTheme="minorHAnsi" w:cs="Arial"/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1710" w:type="dxa"/>
            <w:shd w:val="clear" w:color="auto" w:fill="B8CCE4" w:themeFill="accent1" w:themeFillTint="66"/>
          </w:tcPr>
          <w:p w14:paraId="508E38AF" w14:textId="77777777" w:rsidR="00B2424C" w:rsidRPr="00AA56B1" w:rsidRDefault="00B2424C" w:rsidP="00D51F4A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AA56B1">
              <w:rPr>
                <w:rFonts w:eastAsiaTheme="minorHAnsi" w:cs="Arial"/>
                <w:b/>
                <w:bCs/>
                <w:color w:val="000000"/>
              </w:rPr>
              <w:t xml:space="preserve">Data Type (Max Length/ Format) </w:t>
            </w:r>
          </w:p>
        </w:tc>
        <w:tc>
          <w:tcPr>
            <w:tcW w:w="1890" w:type="dxa"/>
            <w:shd w:val="clear" w:color="auto" w:fill="B8CCE4" w:themeFill="accent1" w:themeFillTint="66"/>
          </w:tcPr>
          <w:p w14:paraId="7B216E55" w14:textId="77777777" w:rsidR="00B2424C" w:rsidRPr="00AA56B1" w:rsidRDefault="00B2424C" w:rsidP="00D51F4A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AA56B1">
              <w:rPr>
                <w:rFonts w:eastAsiaTheme="minorHAnsi" w:cs="Arial"/>
                <w:b/>
                <w:bCs/>
                <w:color w:val="000000"/>
              </w:rPr>
              <w:t xml:space="preserve">Mandatory (M)/ </w:t>
            </w:r>
          </w:p>
          <w:p w14:paraId="4C92AE23" w14:textId="77777777" w:rsidR="00B2424C" w:rsidRPr="00AA56B1" w:rsidRDefault="00B2424C" w:rsidP="00D51F4A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AA56B1">
              <w:rPr>
                <w:rFonts w:eastAsiaTheme="minorHAnsi" w:cs="Arial"/>
                <w:b/>
                <w:bCs/>
                <w:color w:val="000000"/>
              </w:rPr>
              <w:t xml:space="preserve">Optional (O)/ </w:t>
            </w:r>
          </w:p>
          <w:p w14:paraId="322F46EA" w14:textId="77777777" w:rsidR="00B2424C" w:rsidRPr="00AA56B1" w:rsidRDefault="00B2424C" w:rsidP="00D51F4A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AA56B1">
              <w:rPr>
                <w:rFonts w:eastAsiaTheme="minorHAnsi" w:cs="Arial"/>
                <w:b/>
                <w:bCs/>
                <w:color w:val="000000"/>
              </w:rPr>
              <w:t xml:space="preserve">Conditional(C) </w:t>
            </w:r>
          </w:p>
        </w:tc>
      </w:tr>
      <w:tr w:rsidR="00F75251" w:rsidRPr="00AA56B1" w:rsidDel="005D518C" w14:paraId="5D1ABFB1" w14:textId="77777777" w:rsidTr="00D51F4A">
        <w:tblPrEx>
          <w:tblLook w:val="04A0" w:firstRow="1" w:lastRow="0" w:firstColumn="1" w:lastColumn="0" w:noHBand="0" w:noVBand="1"/>
        </w:tblPrEx>
        <w:tc>
          <w:tcPr>
            <w:tcW w:w="9630" w:type="dxa"/>
            <w:gridSpan w:val="4"/>
          </w:tcPr>
          <w:p w14:paraId="1BDBDF85" w14:textId="77777777" w:rsidR="00F75251" w:rsidRPr="00AA56B1" w:rsidRDefault="00F75251" w:rsidP="00F75251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AA56B1">
              <w:rPr>
                <w:rFonts w:asciiTheme="minorHAnsi" w:hAnsiTheme="minorHAnsi" w:cstheme="minorHAnsi"/>
              </w:rPr>
              <w:t>NotifyApplicationStatusResponse</w:t>
            </w:r>
            <w:proofErr w:type="spellEnd"/>
          </w:p>
        </w:tc>
      </w:tr>
      <w:tr w:rsidR="00CE7CFC" w:rsidRPr="00AA56B1" w:rsidDel="005D518C" w14:paraId="346D6C80" w14:textId="77777777" w:rsidTr="00D51F4A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14:paraId="6638C2FD" w14:textId="77777777" w:rsidR="00CE7CFC" w:rsidRPr="00AA56B1" w:rsidRDefault="00F75251" w:rsidP="00F75251">
            <w:pPr>
              <w:rPr>
                <w:rFonts w:ascii="Verdana" w:hAnsi="Verdana"/>
                <w:b/>
                <w:sz w:val="20"/>
                <w:szCs w:val="20"/>
              </w:rPr>
            </w:pPr>
            <w:proofErr w:type="spellStart"/>
            <w:r w:rsidRPr="00AA56B1">
              <w:rPr>
                <w:rFonts w:ascii="Verdana" w:hAnsi="Verdana"/>
                <w:sz w:val="20"/>
                <w:szCs w:val="20"/>
              </w:rPr>
              <w:t>Status</w:t>
            </w:r>
            <w:r w:rsidR="00334865" w:rsidRPr="00AA56B1">
              <w:rPr>
                <w:rFonts w:ascii="Verdana" w:hAnsi="Verdana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3960" w:type="dxa"/>
          </w:tcPr>
          <w:p w14:paraId="2A9D4E03" w14:textId="77777777" w:rsidR="00CE7CFC" w:rsidRPr="00AA56B1" w:rsidRDefault="00CE7CFC" w:rsidP="00CE7CFC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1710" w:type="dxa"/>
          </w:tcPr>
          <w:p w14:paraId="6FC6845B" w14:textId="77777777" w:rsidR="00CE7CFC" w:rsidRPr="00AA56B1" w:rsidRDefault="00CE7CFC" w:rsidP="00CE7CFC">
            <w:pPr>
              <w:rPr>
                <w:rFonts w:ascii="Verdana" w:hAnsi="Verdana"/>
                <w:b/>
                <w:sz w:val="20"/>
                <w:szCs w:val="20"/>
              </w:rPr>
            </w:pPr>
            <w:r w:rsidRPr="00AA56B1">
              <w:rPr>
                <w:rFonts w:ascii="Verdana" w:hAnsi="Verdana"/>
                <w:sz w:val="20"/>
                <w:szCs w:val="20"/>
              </w:rPr>
              <w:t>String(10)</w:t>
            </w:r>
          </w:p>
        </w:tc>
        <w:tc>
          <w:tcPr>
            <w:tcW w:w="1890" w:type="dxa"/>
          </w:tcPr>
          <w:p w14:paraId="2DD08AE6" w14:textId="77777777" w:rsidR="00CE7CFC" w:rsidRPr="00AA56B1" w:rsidRDefault="00CE7CFC" w:rsidP="00CE7CFC">
            <w:pPr>
              <w:rPr>
                <w:rFonts w:ascii="Verdana" w:hAnsi="Verdana"/>
                <w:b/>
                <w:sz w:val="20"/>
                <w:szCs w:val="20"/>
              </w:rPr>
            </w:pPr>
            <w:r w:rsidRPr="00AA56B1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CE7CFC" w:rsidRPr="00AA56B1" w:rsidDel="005D518C" w14:paraId="5653EA1D" w14:textId="77777777" w:rsidTr="00D51F4A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14:paraId="64E84742" w14:textId="77777777" w:rsidR="00CE7CFC" w:rsidRPr="00AA56B1" w:rsidRDefault="00F75251" w:rsidP="00CE7CFC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AA56B1">
              <w:rPr>
                <w:rFonts w:ascii="Verdana" w:hAnsi="Verdana"/>
                <w:sz w:val="20"/>
                <w:szCs w:val="20"/>
              </w:rPr>
              <w:t>Status</w:t>
            </w:r>
            <w:r w:rsidR="00EF7A64" w:rsidRPr="00AA56B1">
              <w:rPr>
                <w:rFonts w:ascii="Verdana" w:hAnsi="Verdana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960" w:type="dxa"/>
          </w:tcPr>
          <w:p w14:paraId="3E02AA3C" w14:textId="77777777" w:rsidR="00CE7CFC" w:rsidRPr="00AA56B1" w:rsidRDefault="00CE7CFC" w:rsidP="00CE7CFC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74991EC" w14:textId="77777777" w:rsidR="00CE7CFC" w:rsidRPr="00AA56B1" w:rsidRDefault="00CE7CFC" w:rsidP="007C051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A56B1">
              <w:rPr>
                <w:rFonts w:ascii="Verdana" w:hAnsi="Verdana"/>
                <w:sz w:val="20"/>
                <w:szCs w:val="20"/>
              </w:rPr>
              <w:t>String(</w:t>
            </w:r>
            <w:r w:rsidR="007C051F" w:rsidRPr="00AA56B1">
              <w:rPr>
                <w:rFonts w:ascii="Verdana" w:hAnsi="Verdana"/>
                <w:sz w:val="20"/>
                <w:szCs w:val="20"/>
              </w:rPr>
              <w:t>100</w:t>
            </w:r>
            <w:r w:rsidRPr="00AA56B1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2C6FC135" w14:textId="77777777" w:rsidR="00CE7CFC" w:rsidRPr="00AA56B1" w:rsidRDefault="00CE7CFC" w:rsidP="00CE7CFC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A56B1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CF73F2" w:rsidRPr="00AA56B1" w:rsidDel="005D518C" w14:paraId="4CA6A869" w14:textId="77777777" w:rsidTr="00D51F4A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14:paraId="21F0C82F" w14:textId="6EF5E683" w:rsidR="00CF73F2" w:rsidRPr="00AA56B1" w:rsidRDefault="00CF73F2" w:rsidP="00CF73F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AA56B1">
              <w:rPr>
                <w:rFonts w:ascii="Verdana" w:hAnsi="Verdana"/>
                <w:sz w:val="20"/>
                <w:szCs w:val="20"/>
              </w:rPr>
              <w:t>EmployerCode</w:t>
            </w:r>
            <w:proofErr w:type="spellEnd"/>
          </w:p>
        </w:tc>
        <w:tc>
          <w:tcPr>
            <w:tcW w:w="3960" w:type="dxa"/>
          </w:tcPr>
          <w:p w14:paraId="2D3C680D" w14:textId="77777777" w:rsidR="00CF73F2" w:rsidRPr="00AA56B1" w:rsidRDefault="00CF73F2" w:rsidP="00CF73F2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1707E50" w14:textId="6A9915B7" w:rsidR="00CF73F2" w:rsidRPr="00AA56B1" w:rsidRDefault="00CF73F2" w:rsidP="00CF73F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A56B1">
              <w:rPr>
                <w:rFonts w:ascii="Verdana" w:hAnsi="Verdana"/>
                <w:sz w:val="20"/>
                <w:szCs w:val="20"/>
              </w:rPr>
              <w:t>String(20)</w:t>
            </w:r>
          </w:p>
        </w:tc>
        <w:tc>
          <w:tcPr>
            <w:tcW w:w="1890" w:type="dxa"/>
          </w:tcPr>
          <w:p w14:paraId="53AA7065" w14:textId="0DE2FD80" w:rsidR="00CF73F2" w:rsidRPr="00AA56B1" w:rsidRDefault="00CF73F2" w:rsidP="00CF73F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A56B1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</w:tbl>
    <w:p w14:paraId="6C494EE5" w14:textId="77777777" w:rsidR="00B2424C" w:rsidRPr="00AA56B1" w:rsidRDefault="00B2424C" w:rsidP="00B2424C">
      <w:pPr>
        <w:spacing w:line="240" w:lineRule="auto"/>
        <w:rPr>
          <w:color w:val="365F91" w:themeColor="accent1" w:themeShade="BF"/>
          <w:sz w:val="24"/>
          <w:szCs w:val="24"/>
          <w:u w:val="single"/>
        </w:rPr>
      </w:pPr>
    </w:p>
    <w:p w14:paraId="5364AAC4" w14:textId="77777777" w:rsidR="00B2424C" w:rsidRPr="00AA56B1" w:rsidRDefault="00B2424C" w:rsidP="00B2424C">
      <w:pPr>
        <w:rPr>
          <w:color w:val="365F91" w:themeColor="accent1" w:themeShade="BF"/>
          <w:sz w:val="24"/>
          <w:szCs w:val="24"/>
          <w:u w:val="single"/>
        </w:rPr>
      </w:pPr>
      <w:r w:rsidRPr="00AA56B1">
        <w:rPr>
          <w:color w:val="365F91" w:themeColor="accent1" w:themeShade="BF"/>
          <w:sz w:val="24"/>
          <w:szCs w:val="24"/>
          <w:u w:val="single"/>
        </w:rPr>
        <w:t>Sample Response</w:t>
      </w:r>
    </w:p>
    <w:p w14:paraId="57F7F98B" w14:textId="77777777" w:rsidR="003277FF" w:rsidRPr="00AA56B1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proofErr w:type="gramStart"/>
      <w:r w:rsidRPr="00AA56B1">
        <w:rPr>
          <w:rFonts w:ascii="Courier New" w:eastAsiaTheme="minorHAnsi" w:hAnsi="Courier New" w:cs="Courier New"/>
          <w:color w:val="008080"/>
          <w:sz w:val="20"/>
          <w:szCs w:val="20"/>
        </w:rPr>
        <w:t>&lt;?</w:t>
      </w:r>
      <w:r w:rsidRPr="00AA56B1">
        <w:rPr>
          <w:rFonts w:ascii="Courier New" w:eastAsiaTheme="minorHAnsi" w:hAnsi="Courier New" w:cs="Courier New"/>
          <w:color w:val="3F7F7F"/>
          <w:sz w:val="20"/>
          <w:szCs w:val="20"/>
        </w:rPr>
        <w:t>xml</w:t>
      </w:r>
      <w:proofErr w:type="gramEnd"/>
      <w:r w:rsidRPr="00AA56B1">
        <w:rPr>
          <w:rFonts w:ascii="Courier New" w:eastAsiaTheme="minorHAnsi" w:hAnsi="Courier New" w:cs="Courier New"/>
          <w:sz w:val="20"/>
          <w:szCs w:val="20"/>
        </w:rPr>
        <w:t xml:space="preserve"> </w:t>
      </w:r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version</w:t>
      </w:r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=</w:t>
      </w:r>
      <w:r w:rsidRPr="00AA56B1">
        <w:rPr>
          <w:rFonts w:ascii="Courier New" w:eastAsiaTheme="minorHAnsi" w:hAnsi="Courier New" w:cs="Courier New"/>
          <w:i/>
          <w:iCs/>
          <w:color w:val="2A00FF"/>
          <w:sz w:val="20"/>
          <w:szCs w:val="20"/>
        </w:rPr>
        <w:t>"1.0"</w:t>
      </w:r>
      <w:r w:rsidRPr="00AA56B1">
        <w:rPr>
          <w:rFonts w:ascii="Courier New" w:eastAsiaTheme="minorHAnsi" w:hAnsi="Courier New" w:cs="Courier New"/>
          <w:sz w:val="20"/>
          <w:szCs w:val="20"/>
        </w:rPr>
        <w:t xml:space="preserve"> </w:t>
      </w:r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encoding</w:t>
      </w:r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=</w:t>
      </w:r>
      <w:r w:rsidRPr="00AA56B1">
        <w:rPr>
          <w:rFonts w:ascii="Courier New" w:eastAsiaTheme="minorHAnsi" w:hAnsi="Courier New" w:cs="Courier New"/>
          <w:i/>
          <w:iCs/>
          <w:color w:val="2A00FF"/>
          <w:sz w:val="20"/>
          <w:szCs w:val="20"/>
        </w:rPr>
        <w:t>"UTF-8"</w:t>
      </w:r>
      <w:r w:rsidRPr="00AA56B1">
        <w:rPr>
          <w:rFonts w:ascii="Courier New" w:eastAsiaTheme="minorHAnsi" w:hAnsi="Courier New" w:cs="Courier New"/>
          <w:sz w:val="20"/>
          <w:szCs w:val="20"/>
        </w:rPr>
        <w:t xml:space="preserve"> </w:t>
      </w:r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standalone</w:t>
      </w:r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=</w:t>
      </w:r>
      <w:r w:rsidRPr="00AA56B1">
        <w:rPr>
          <w:rFonts w:ascii="Courier New" w:eastAsiaTheme="minorHAnsi" w:hAnsi="Courier New" w:cs="Courier New"/>
          <w:i/>
          <w:iCs/>
          <w:color w:val="2A00FF"/>
          <w:sz w:val="20"/>
          <w:szCs w:val="20"/>
        </w:rPr>
        <w:t>“yes”?</w:t>
      </w:r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Pr="00AA56B1">
        <w:rPr>
          <w:rFonts w:ascii="Courier New" w:eastAsiaTheme="minorHAnsi" w:hAnsi="Courier New" w:cs="Courier New"/>
          <w:sz w:val="20"/>
          <w:szCs w:val="20"/>
        </w:rPr>
        <w:t xml:space="preserve"> </w:t>
      </w:r>
    </w:p>
    <w:p w14:paraId="5F2D2941" w14:textId="77777777" w:rsidR="003277FF" w:rsidRPr="00AA56B1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 w:rsidRPr="00AA56B1">
        <w:rPr>
          <w:rFonts w:ascii="Courier New" w:eastAsiaTheme="minorHAnsi" w:hAnsi="Courier New" w:cs="Courier New"/>
          <w:sz w:val="20"/>
          <w:szCs w:val="20"/>
        </w:rPr>
        <w:t>&lt;</w:t>
      </w:r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EE_EAI_MESSAGE</w:t>
      </w:r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629481B2" w14:textId="77777777" w:rsidR="003277FF" w:rsidRPr="00AA56B1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 w:rsidRPr="00AA56B1">
        <w:rPr>
          <w:rFonts w:ascii="Courier New" w:eastAsiaTheme="minorHAnsi" w:hAnsi="Courier New" w:cs="Courier New"/>
          <w:sz w:val="20"/>
          <w:szCs w:val="20"/>
        </w:rPr>
        <w:tab/>
        <w:t>&lt;</w:t>
      </w:r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EE_EAI_HEADER</w:t>
      </w:r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764076C2" w14:textId="77777777" w:rsidR="003277FF" w:rsidRPr="00AA56B1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 w:rsidRPr="00AA56B1">
        <w:rPr>
          <w:rFonts w:ascii="Courier New" w:eastAsiaTheme="minorHAnsi" w:hAnsi="Courier New" w:cs="Courier New"/>
          <w:sz w:val="20"/>
          <w:szCs w:val="20"/>
        </w:rPr>
        <w:tab/>
      </w:r>
      <w:r w:rsidRPr="00AA56B1"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MsgFormat</w:t>
      </w:r>
      <w:proofErr w:type="spellEnd"/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NOTIFY_APPLICATION</w:t>
      </w:r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 w:rsidRPr="00AA56B1"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MsgFormat</w:t>
      </w:r>
      <w:proofErr w:type="spellEnd"/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2218DC4D" w14:textId="77777777" w:rsidR="003277FF" w:rsidRPr="00AA56B1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 w:rsidRPr="00AA56B1">
        <w:rPr>
          <w:rFonts w:ascii="Courier New" w:eastAsiaTheme="minorHAnsi" w:hAnsi="Courier New" w:cs="Courier New"/>
          <w:sz w:val="20"/>
          <w:szCs w:val="20"/>
        </w:rPr>
        <w:lastRenderedPageBreak/>
        <w:tab/>
      </w:r>
      <w:r w:rsidRPr="00AA56B1"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MsgVersion</w:t>
      </w:r>
      <w:proofErr w:type="spellEnd"/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Pr="00AA56B1">
        <w:rPr>
          <w:rFonts w:ascii="Courier New" w:eastAsiaTheme="minorHAnsi" w:hAnsi="Courier New" w:cs="Courier New"/>
          <w:sz w:val="20"/>
          <w:szCs w:val="20"/>
        </w:rPr>
        <w:t>0001&lt;/</w:t>
      </w:r>
      <w:proofErr w:type="spellStart"/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MsgVersion</w:t>
      </w:r>
      <w:proofErr w:type="spellEnd"/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2EC83823" w14:textId="5043EBEB" w:rsidR="003277FF" w:rsidRPr="00AA56B1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 w:rsidRPr="00AA56B1">
        <w:rPr>
          <w:rFonts w:ascii="Courier New" w:eastAsiaTheme="minorHAnsi" w:hAnsi="Courier New" w:cs="Courier New"/>
          <w:sz w:val="20"/>
          <w:szCs w:val="20"/>
        </w:rPr>
        <w:tab/>
      </w:r>
      <w:r w:rsidRPr="00AA56B1"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RequestorChannelId</w:t>
      </w:r>
      <w:proofErr w:type="spellEnd"/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="007F1161" w:rsidRPr="00AA56B1">
        <w:rPr>
          <w:rFonts w:ascii="Courier New" w:eastAsiaTheme="minorHAnsi" w:hAnsi="Courier New" w:cs="Courier New"/>
          <w:color w:val="7F007F"/>
          <w:sz w:val="20"/>
          <w:szCs w:val="20"/>
        </w:rPr>
        <w:t>BPM</w:t>
      </w:r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 w:rsidRPr="00AA56B1"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RequestorChannelId</w:t>
      </w:r>
      <w:proofErr w:type="spellEnd"/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521E591A" w14:textId="77777777" w:rsidR="003277FF" w:rsidRPr="00AA56B1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 w:rsidRPr="00AA56B1">
        <w:rPr>
          <w:rFonts w:ascii="Courier New" w:eastAsiaTheme="minorHAnsi" w:hAnsi="Courier New" w:cs="Courier New"/>
          <w:sz w:val="20"/>
          <w:szCs w:val="20"/>
        </w:rPr>
        <w:tab/>
      </w:r>
      <w:r w:rsidRPr="00AA56B1"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RequestorUserId</w:t>
      </w:r>
      <w:proofErr w:type="spellEnd"/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RAKUSER</w:t>
      </w:r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 w:rsidRPr="00AA56B1"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RequestorUserId</w:t>
      </w:r>
      <w:proofErr w:type="spellEnd"/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714D11BC" w14:textId="77777777" w:rsidR="003277FF" w:rsidRPr="00AA56B1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 w:rsidRPr="00AA56B1">
        <w:rPr>
          <w:rFonts w:ascii="Courier New" w:eastAsiaTheme="minorHAnsi" w:hAnsi="Courier New" w:cs="Courier New"/>
          <w:sz w:val="20"/>
          <w:szCs w:val="20"/>
        </w:rPr>
        <w:tab/>
      </w:r>
      <w:r w:rsidRPr="00AA56B1"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RequestorLanguage</w:t>
      </w:r>
      <w:proofErr w:type="spellEnd"/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E</w:t>
      </w:r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 w:rsidRPr="00AA56B1"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RequestorLanguage</w:t>
      </w:r>
      <w:proofErr w:type="spellEnd"/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34AE4A97" w14:textId="77777777" w:rsidR="003277FF" w:rsidRPr="00AA56B1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 w:rsidRPr="00AA56B1">
        <w:rPr>
          <w:rFonts w:ascii="Courier New" w:eastAsiaTheme="minorHAnsi" w:hAnsi="Courier New" w:cs="Courier New"/>
          <w:sz w:val="20"/>
          <w:szCs w:val="20"/>
        </w:rPr>
        <w:tab/>
      </w:r>
      <w:r w:rsidRPr="00AA56B1"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RequestorSecurityInfo</w:t>
      </w:r>
      <w:proofErr w:type="spellEnd"/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secure</w:t>
      </w:r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 w:rsidRPr="00AA56B1"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RequestorSecurityInfo</w:t>
      </w:r>
      <w:proofErr w:type="spellEnd"/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1D704EE9" w14:textId="77777777" w:rsidR="003277FF" w:rsidRPr="00AA56B1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 w:rsidRPr="00AA56B1">
        <w:rPr>
          <w:rFonts w:ascii="Courier New" w:eastAsiaTheme="minorHAnsi" w:hAnsi="Courier New" w:cs="Courier New"/>
          <w:sz w:val="20"/>
          <w:szCs w:val="20"/>
        </w:rPr>
        <w:tab/>
      </w:r>
      <w:r w:rsidRPr="00AA56B1"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ReturnCode</w:t>
      </w:r>
      <w:proofErr w:type="spellEnd"/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="003542F9" w:rsidRPr="00AA56B1">
        <w:rPr>
          <w:rFonts w:ascii="Courier New" w:eastAsiaTheme="minorHAnsi" w:hAnsi="Courier New" w:cs="Courier New"/>
          <w:sz w:val="20"/>
          <w:szCs w:val="20"/>
        </w:rPr>
        <w:t>0000</w:t>
      </w:r>
      <w:r w:rsidRPr="00AA56B1">
        <w:rPr>
          <w:rFonts w:ascii="Courier New" w:eastAsiaTheme="minorHAnsi" w:hAnsi="Courier New" w:cs="Courier New"/>
          <w:sz w:val="20"/>
          <w:szCs w:val="20"/>
        </w:rPr>
        <w:t>&lt;/</w:t>
      </w:r>
      <w:proofErr w:type="spellStart"/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ReturnCode</w:t>
      </w:r>
      <w:proofErr w:type="spellEnd"/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78900221" w14:textId="77777777" w:rsidR="003277FF" w:rsidRPr="00AA56B1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 w:rsidRPr="00AA56B1">
        <w:rPr>
          <w:rFonts w:ascii="Courier New" w:eastAsiaTheme="minorHAnsi" w:hAnsi="Courier New" w:cs="Courier New"/>
          <w:sz w:val="20"/>
          <w:szCs w:val="20"/>
        </w:rPr>
        <w:tab/>
      </w:r>
      <w:r w:rsidRPr="00AA56B1"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ReturnDesc</w:t>
      </w:r>
      <w:proofErr w:type="spellEnd"/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="003542F9" w:rsidRPr="00AA56B1">
        <w:rPr>
          <w:rFonts w:ascii="Courier New" w:eastAsiaTheme="minorHAnsi" w:hAnsi="Courier New" w:cs="Courier New"/>
          <w:color w:val="7F007F"/>
          <w:sz w:val="20"/>
          <w:szCs w:val="20"/>
        </w:rPr>
        <w:t>Successful</w:t>
      </w:r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 w:rsidRPr="00AA56B1"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ReturnDesc</w:t>
      </w:r>
      <w:proofErr w:type="spellEnd"/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47AEA2C0" w14:textId="77777777" w:rsidR="003277FF" w:rsidRPr="00AA56B1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 w:rsidRPr="00AA56B1">
        <w:rPr>
          <w:rFonts w:ascii="Courier New" w:eastAsiaTheme="minorHAnsi" w:hAnsi="Courier New" w:cs="Courier New"/>
          <w:sz w:val="20"/>
          <w:szCs w:val="20"/>
        </w:rPr>
        <w:tab/>
      </w:r>
      <w:r w:rsidRPr="00AA56B1"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MessageId</w:t>
      </w:r>
      <w:proofErr w:type="spellEnd"/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Pr="00AA56B1">
        <w:rPr>
          <w:rFonts w:ascii="Courier New" w:eastAsiaTheme="minorHAnsi" w:hAnsi="Courier New" w:cs="Courier New"/>
          <w:sz w:val="20"/>
          <w:szCs w:val="20"/>
        </w:rPr>
        <w:t>123123453&lt;/</w:t>
      </w:r>
      <w:proofErr w:type="spellStart"/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MessageId</w:t>
      </w:r>
      <w:proofErr w:type="spellEnd"/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11A675D9" w14:textId="77777777" w:rsidR="003277FF" w:rsidRPr="00AA56B1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 w:rsidRPr="00AA56B1">
        <w:rPr>
          <w:rFonts w:ascii="Courier New" w:eastAsiaTheme="minorHAnsi" w:hAnsi="Courier New" w:cs="Courier New"/>
          <w:sz w:val="20"/>
          <w:szCs w:val="20"/>
        </w:rPr>
        <w:tab/>
      </w:r>
      <w:r w:rsidRPr="00AA56B1">
        <w:rPr>
          <w:rFonts w:ascii="Courier New" w:eastAsiaTheme="minorHAnsi" w:hAnsi="Courier New" w:cs="Courier New"/>
          <w:sz w:val="20"/>
          <w:szCs w:val="20"/>
        </w:rPr>
        <w:tab/>
        <w:t>&lt;</w:t>
      </w:r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Extra1</w:t>
      </w:r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REQ</w:t>
      </w:r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|</w:t>
      </w:r>
      <w:r w:rsidRPr="00AA56B1">
        <w:rPr>
          <w:rFonts w:ascii="Courier New" w:eastAsiaTheme="minorHAnsi" w:hAnsi="Courier New" w:cs="Courier New"/>
          <w:sz w:val="20"/>
          <w:szCs w:val="20"/>
        </w:rPr>
        <w:t>|</w:t>
      </w:r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SHELL.JOHN</w:t>
      </w:r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 w:rsidRPr="00AA56B1">
        <w:rPr>
          <w:rFonts w:ascii="Courier New" w:eastAsiaTheme="minorHAnsi" w:hAnsi="Courier New" w:cs="Courier New"/>
          <w:sz w:val="20"/>
          <w:szCs w:val="20"/>
        </w:rPr>
        <w:t>/</w:t>
      </w:r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Extra1</w:t>
      </w:r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3A03ADFF" w14:textId="77777777" w:rsidR="003277FF" w:rsidRPr="00AA56B1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 w:rsidRPr="00AA56B1">
        <w:rPr>
          <w:rFonts w:ascii="Courier New" w:eastAsiaTheme="minorHAnsi" w:hAnsi="Courier New" w:cs="Courier New"/>
          <w:sz w:val="20"/>
          <w:szCs w:val="20"/>
        </w:rPr>
        <w:tab/>
      </w:r>
      <w:r w:rsidRPr="00AA56B1">
        <w:rPr>
          <w:rFonts w:ascii="Courier New" w:eastAsiaTheme="minorHAnsi" w:hAnsi="Courier New" w:cs="Courier New"/>
          <w:sz w:val="20"/>
          <w:szCs w:val="20"/>
        </w:rPr>
        <w:tab/>
        <w:t>&lt;</w:t>
      </w:r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Extra2</w:t>
      </w:r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proofErr w:type="spellStart"/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YYYY-MM-DDThh</w:t>
      </w:r>
      <w:proofErr w:type="gramStart"/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:mm:ss.mmm</w:t>
      </w:r>
      <w:proofErr w:type="gramEnd"/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+</w:t>
      </w:r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hh:mm</w:t>
      </w:r>
      <w:proofErr w:type="spellEnd"/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 w:rsidRPr="00AA56B1">
        <w:rPr>
          <w:rFonts w:ascii="Courier New" w:eastAsiaTheme="minorHAnsi" w:hAnsi="Courier New" w:cs="Courier New"/>
          <w:sz w:val="20"/>
          <w:szCs w:val="20"/>
        </w:rPr>
        <w:t>/</w:t>
      </w:r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Extra2</w:t>
      </w:r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3A36D0E6" w14:textId="77777777" w:rsidR="003277FF" w:rsidRPr="00AA56B1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 w:rsidRPr="00AA56B1">
        <w:rPr>
          <w:rFonts w:ascii="Courier New" w:eastAsiaTheme="minorHAnsi" w:hAnsi="Courier New" w:cs="Courier New"/>
          <w:sz w:val="20"/>
          <w:szCs w:val="20"/>
        </w:rPr>
        <w:tab/>
        <w:t>&lt;/</w:t>
      </w:r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EE_EAI_HEADER</w:t>
      </w:r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63F8E969" w14:textId="77777777" w:rsidR="003277FF" w:rsidRPr="00AA56B1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 w:rsidRPr="00AA56B1"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NotifyApplicationStatusResponse</w:t>
      </w:r>
      <w:proofErr w:type="spellEnd"/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5F1F4386" w14:textId="77777777" w:rsidR="003277FF" w:rsidRPr="00AA56B1" w:rsidRDefault="00B0037A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 w:rsidRPr="00AA56B1">
        <w:rPr>
          <w:rFonts w:ascii="Courier New" w:eastAsiaTheme="minorHAnsi" w:hAnsi="Courier New" w:cs="Courier New"/>
          <w:sz w:val="20"/>
          <w:szCs w:val="20"/>
        </w:rPr>
        <w:tab/>
        <w:t xml:space="preserve">  </w:t>
      </w:r>
      <w:r w:rsidR="003277FF" w:rsidRPr="00AA56B1">
        <w:rPr>
          <w:rFonts w:ascii="Courier New" w:eastAsiaTheme="minorHAnsi" w:hAnsi="Courier New" w:cs="Courier New"/>
          <w:sz w:val="20"/>
          <w:szCs w:val="20"/>
        </w:rPr>
        <w:t>&lt;</w:t>
      </w:r>
      <w:proofErr w:type="spellStart"/>
      <w:r w:rsidR="003277FF" w:rsidRPr="00AA56B1">
        <w:rPr>
          <w:rFonts w:ascii="Courier New" w:eastAsiaTheme="minorHAnsi" w:hAnsi="Courier New" w:cs="Courier New"/>
          <w:color w:val="7F007F"/>
          <w:sz w:val="20"/>
          <w:szCs w:val="20"/>
        </w:rPr>
        <w:t>StatusCode</w:t>
      </w:r>
      <w:proofErr w:type="spellEnd"/>
      <w:r w:rsidR="003277FF"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="0073444A" w:rsidRPr="00AA56B1">
        <w:rPr>
          <w:rFonts w:ascii="Courier New" w:eastAsiaTheme="minorHAnsi" w:hAnsi="Courier New" w:cs="Courier New"/>
          <w:color w:val="000000"/>
          <w:sz w:val="20"/>
          <w:szCs w:val="20"/>
        </w:rPr>
        <w:t>0</w:t>
      </w:r>
      <w:r w:rsidR="003542F9" w:rsidRPr="00AA56B1">
        <w:rPr>
          <w:rFonts w:ascii="Courier New" w:eastAsiaTheme="minorHAnsi" w:hAnsi="Courier New" w:cs="Courier New"/>
          <w:color w:val="000000"/>
          <w:sz w:val="20"/>
          <w:szCs w:val="20"/>
        </w:rPr>
        <w:t>0</w:t>
      </w:r>
      <w:r w:rsidR="0073444A" w:rsidRPr="00AA56B1">
        <w:rPr>
          <w:rFonts w:ascii="Courier New" w:eastAsiaTheme="minorHAnsi" w:hAnsi="Courier New" w:cs="Courier New"/>
          <w:color w:val="000000"/>
          <w:sz w:val="20"/>
          <w:szCs w:val="20"/>
        </w:rPr>
        <w:t>00</w:t>
      </w:r>
      <w:r w:rsidR="003277FF" w:rsidRPr="00AA56B1">
        <w:rPr>
          <w:rFonts w:ascii="Courier New" w:eastAsiaTheme="minorHAnsi" w:hAnsi="Courier New" w:cs="Courier New"/>
          <w:sz w:val="20"/>
          <w:szCs w:val="20"/>
        </w:rPr>
        <w:t>&lt;/</w:t>
      </w:r>
      <w:proofErr w:type="spellStart"/>
      <w:r w:rsidR="003277FF" w:rsidRPr="00AA56B1">
        <w:rPr>
          <w:rFonts w:ascii="Courier New" w:eastAsiaTheme="minorHAnsi" w:hAnsi="Courier New" w:cs="Courier New"/>
          <w:color w:val="7F007F"/>
          <w:sz w:val="20"/>
          <w:szCs w:val="20"/>
        </w:rPr>
        <w:t>StatusCode</w:t>
      </w:r>
      <w:proofErr w:type="spellEnd"/>
      <w:r w:rsidR="003277FF"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4D6E587A" w14:textId="77777777" w:rsidR="003277FF" w:rsidRPr="00AA56B1" w:rsidRDefault="00B0037A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AA56B1">
        <w:rPr>
          <w:rFonts w:ascii="Courier New" w:eastAsiaTheme="minorHAnsi" w:hAnsi="Courier New" w:cs="Courier New"/>
          <w:sz w:val="20"/>
          <w:szCs w:val="20"/>
        </w:rPr>
        <w:tab/>
        <w:t xml:space="preserve">  </w:t>
      </w:r>
      <w:r w:rsidR="003277FF" w:rsidRPr="00AA56B1">
        <w:rPr>
          <w:rFonts w:ascii="Courier New" w:eastAsiaTheme="minorHAnsi" w:hAnsi="Courier New" w:cs="Courier New"/>
          <w:sz w:val="20"/>
          <w:szCs w:val="20"/>
        </w:rPr>
        <w:t>&lt;</w:t>
      </w:r>
      <w:proofErr w:type="spellStart"/>
      <w:r w:rsidR="003277FF" w:rsidRPr="00AA56B1">
        <w:rPr>
          <w:rFonts w:ascii="Courier New" w:eastAsiaTheme="minorHAnsi" w:hAnsi="Courier New" w:cs="Courier New"/>
          <w:color w:val="7F007F"/>
          <w:sz w:val="20"/>
          <w:szCs w:val="20"/>
        </w:rPr>
        <w:t>StatusDescription</w:t>
      </w:r>
      <w:proofErr w:type="spellEnd"/>
      <w:r w:rsidR="003277FF"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="0073444A" w:rsidRPr="00AA56B1">
        <w:rPr>
          <w:rFonts w:ascii="Courier New" w:eastAsiaTheme="minorHAnsi" w:hAnsi="Courier New" w:cs="Courier New"/>
          <w:color w:val="000000"/>
          <w:sz w:val="20"/>
          <w:szCs w:val="20"/>
        </w:rPr>
        <w:t>S</w:t>
      </w:r>
      <w:r w:rsidR="0099295E" w:rsidRPr="00AA56B1">
        <w:rPr>
          <w:rFonts w:ascii="Courier New" w:eastAsiaTheme="minorHAnsi" w:hAnsi="Courier New" w:cs="Courier New"/>
          <w:color w:val="000000"/>
          <w:sz w:val="20"/>
          <w:szCs w:val="20"/>
        </w:rPr>
        <w:t>UCCESS</w:t>
      </w:r>
      <w:r w:rsidR="003277FF" w:rsidRPr="00AA56B1">
        <w:rPr>
          <w:rFonts w:ascii="Courier New" w:eastAsiaTheme="minorHAnsi" w:hAnsi="Courier New" w:cs="Courier New"/>
          <w:sz w:val="20"/>
          <w:szCs w:val="20"/>
        </w:rPr>
        <w:t>&lt;/</w:t>
      </w:r>
      <w:proofErr w:type="spellStart"/>
      <w:r w:rsidR="003277FF" w:rsidRPr="00AA56B1">
        <w:rPr>
          <w:rFonts w:ascii="Courier New" w:eastAsiaTheme="minorHAnsi" w:hAnsi="Courier New" w:cs="Courier New"/>
          <w:color w:val="7F007F"/>
          <w:sz w:val="20"/>
          <w:szCs w:val="20"/>
        </w:rPr>
        <w:t>StatusDescription</w:t>
      </w:r>
      <w:proofErr w:type="spellEnd"/>
      <w:r w:rsidR="003277FF"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6EC6085E" w14:textId="19E0CA49" w:rsidR="00CF73F2" w:rsidRPr="00AA56B1" w:rsidRDefault="00CF73F2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ab/>
        <w:t xml:space="preserve">  </w:t>
      </w:r>
      <w:r w:rsidRPr="00AA56B1">
        <w:rPr>
          <w:rFonts w:ascii="Courier New" w:eastAsiaTheme="minorHAnsi" w:hAnsi="Courier New" w:cs="Courier New"/>
          <w:sz w:val="20"/>
          <w:szCs w:val="20"/>
        </w:rPr>
        <w:t>&lt;</w:t>
      </w:r>
      <w:proofErr w:type="spellStart"/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EmployerCode</w:t>
      </w:r>
      <w:proofErr w:type="spellEnd"/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&gt;1234</w:t>
      </w:r>
      <w:r w:rsidRPr="00AA56B1">
        <w:rPr>
          <w:rFonts w:ascii="Courier New" w:eastAsiaTheme="minorHAnsi" w:hAnsi="Courier New" w:cs="Courier New"/>
          <w:sz w:val="20"/>
          <w:szCs w:val="20"/>
        </w:rPr>
        <w:t>&lt;/</w:t>
      </w:r>
      <w:proofErr w:type="spellStart"/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EmployerCode</w:t>
      </w:r>
      <w:proofErr w:type="spellEnd"/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1D451045" w14:textId="77777777" w:rsidR="003277FF" w:rsidRPr="00AA56B1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 w:rsidRPr="00AA56B1">
        <w:rPr>
          <w:rFonts w:ascii="Courier New" w:eastAsiaTheme="minorHAnsi" w:hAnsi="Courier New" w:cs="Courier New"/>
          <w:sz w:val="20"/>
          <w:szCs w:val="20"/>
        </w:rPr>
        <w:tab/>
        <w:t>&lt;/</w:t>
      </w:r>
      <w:proofErr w:type="spellStart"/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NotifyApplicationStatusResponse</w:t>
      </w:r>
      <w:proofErr w:type="spellEnd"/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7D8DF9A2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 w:rsidRPr="00AA56B1">
        <w:rPr>
          <w:rFonts w:ascii="Courier New" w:eastAsiaTheme="minorHAnsi" w:hAnsi="Courier New" w:cs="Courier New"/>
          <w:sz w:val="20"/>
          <w:szCs w:val="20"/>
        </w:rPr>
        <w:t>&lt;/</w:t>
      </w:r>
      <w:r w:rsidRPr="00AA56B1">
        <w:rPr>
          <w:rFonts w:ascii="Courier New" w:eastAsiaTheme="minorHAnsi" w:hAnsi="Courier New" w:cs="Courier New"/>
          <w:color w:val="7F007F"/>
          <w:sz w:val="20"/>
          <w:szCs w:val="20"/>
        </w:rPr>
        <w:t>EE_EAI_MESSAGE</w:t>
      </w:r>
      <w:r w:rsidRPr="00AA56B1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4AAEC27F" w14:textId="77777777" w:rsidR="00F75251" w:rsidRDefault="00334865" w:rsidP="00F75251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r w:rsidRPr="00B0037A">
        <w:rPr>
          <w:rFonts w:cstheme="minorHAnsi"/>
          <w:color w:val="0070C0"/>
        </w:rPr>
        <w:t>Error code</w:t>
      </w:r>
    </w:p>
    <w:p w14:paraId="2D686BB6" w14:textId="77777777" w:rsidR="002677EB" w:rsidRPr="002677EB" w:rsidRDefault="002677EB" w:rsidP="002677EB">
      <w:r>
        <w:t>The below attached error code and description for notify application</w:t>
      </w:r>
    </w:p>
    <w:p w14:paraId="19F8FC56" w14:textId="77777777" w:rsidR="00F75251" w:rsidRPr="00F75251" w:rsidRDefault="00F75251" w:rsidP="00F75251"/>
    <w:p w14:paraId="7FF53333" w14:textId="77777777" w:rsidR="00B2424C" w:rsidRDefault="00334865" w:rsidP="0033486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</w:t>
      </w:r>
      <w:bookmarkStart w:id="28" w:name="_MON_1714461403"/>
      <w:bookmarkEnd w:id="28"/>
      <w:r w:rsidR="0099295E">
        <w:rPr>
          <w:rFonts w:asciiTheme="minorHAnsi" w:hAnsiTheme="minorHAnsi" w:cstheme="minorHAnsi"/>
        </w:rPr>
        <w:object w:dxaOrig="1546" w:dyaOrig="990" w14:anchorId="56F9CC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9pt;height:50.5pt" o:ole="">
            <v:imagedata r:id="rId8" o:title=""/>
          </v:shape>
          <o:OLEObject Type="Embed" ProgID="Excel.Sheet.12" ShapeID="_x0000_i1025" DrawAspect="Icon" ObjectID="_1758010848" r:id="rId9"/>
        </w:object>
      </w:r>
    </w:p>
    <w:p w14:paraId="7CBA220F" w14:textId="77777777" w:rsidR="00B2424C" w:rsidRPr="00A90E33" w:rsidRDefault="00B2424C" w:rsidP="00B2424C"/>
    <w:p w14:paraId="0BB9A771" w14:textId="77777777" w:rsidR="00B2424C" w:rsidRDefault="00B2424C" w:rsidP="00B2424C"/>
    <w:p w14:paraId="6C59559E" w14:textId="77777777" w:rsidR="00B2424C" w:rsidRDefault="00B2424C" w:rsidP="00B2424C"/>
    <w:p w14:paraId="3A3677C0" w14:textId="77777777" w:rsidR="00B2424C" w:rsidRDefault="00B2424C" w:rsidP="00B2424C"/>
    <w:p w14:paraId="569CC336" w14:textId="77777777" w:rsidR="00B2424C" w:rsidRPr="00B2424C" w:rsidRDefault="00B2424C" w:rsidP="00B2424C"/>
    <w:sectPr w:rsidR="00B2424C" w:rsidRPr="00B2424C" w:rsidSect="00910B7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0C5832" w14:textId="77777777" w:rsidR="00293CA6" w:rsidRDefault="00293CA6" w:rsidP="00C75C39">
      <w:pPr>
        <w:spacing w:before="0" w:after="0" w:line="240" w:lineRule="auto"/>
      </w:pPr>
      <w:r>
        <w:separator/>
      </w:r>
    </w:p>
  </w:endnote>
  <w:endnote w:type="continuationSeparator" w:id="0">
    <w:p w14:paraId="0830CCD7" w14:textId="77777777" w:rsidR="00293CA6" w:rsidRDefault="00293CA6" w:rsidP="00C75C3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3A6C06" w14:textId="77777777" w:rsidR="00D51F4A" w:rsidRDefault="00D51F4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2A28DF" w14:textId="77777777" w:rsidR="00D51F4A" w:rsidRDefault="00D51F4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77ED0F" w14:textId="77777777" w:rsidR="00D51F4A" w:rsidRDefault="00D51F4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2B7D5A" w14:textId="77777777" w:rsidR="00293CA6" w:rsidRDefault="00293CA6" w:rsidP="00C75C39">
      <w:pPr>
        <w:spacing w:before="0" w:after="0" w:line="240" w:lineRule="auto"/>
      </w:pPr>
      <w:r>
        <w:separator/>
      </w:r>
    </w:p>
  </w:footnote>
  <w:footnote w:type="continuationSeparator" w:id="0">
    <w:p w14:paraId="77CFEF4E" w14:textId="77777777" w:rsidR="00293CA6" w:rsidRDefault="00293CA6" w:rsidP="00C75C3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603845570"/>
      <w:lock w:val="contentLocked"/>
      <w:placeholder>
        <w:docPart w:val="DefaultPlaceholder_1081868574"/>
      </w:placeholder>
    </w:sdtPr>
    <w:sdtEndPr/>
    <w:sdtContent>
      <w:p w14:paraId="232E7FB1" w14:textId="77777777" w:rsidR="00D51F4A" w:rsidRDefault="00D51F4A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175705601"/>
      <w:lock w:val="contentLocked"/>
      <w:placeholder>
        <w:docPart w:val="DefaultPlaceholder_1081868574"/>
      </w:placeholder>
    </w:sdtPr>
    <w:sdtEndPr/>
    <w:sdtContent>
      <w:p w14:paraId="0080E052" w14:textId="77777777" w:rsidR="00D51F4A" w:rsidRDefault="00D51F4A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-1594623842"/>
      <w:lock w:val="contentLocked"/>
      <w:placeholder>
        <w:docPart w:val="DefaultPlaceholder_1081868574"/>
      </w:placeholder>
    </w:sdtPr>
    <w:sdtEndPr/>
    <w:sdtContent>
      <w:p w14:paraId="6D7F94D8" w14:textId="77777777" w:rsidR="00D51F4A" w:rsidRDefault="00D51F4A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193D31"/>
    <w:multiLevelType w:val="multilevel"/>
    <w:tmpl w:val="77E61D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22" w:hanging="432"/>
      </w:pPr>
      <w:rPr>
        <w:rFonts w:ascii="Arial" w:hAnsi="Arial" w:cs="Arial" w:hint="default"/>
        <w:color w:val="0070C0"/>
        <w:sz w:val="32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ascii="Arial" w:hAnsi="Arial" w:cs="Arial" w:hint="default"/>
        <w:b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ahendra Pandey">
    <w15:presenceInfo w15:providerId="AD" w15:userId="S-1-5-21-1241872456-1058172877-1847928074-14471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E33"/>
    <w:rsid w:val="000070EF"/>
    <w:rsid w:val="00017891"/>
    <w:rsid w:val="000240EA"/>
    <w:rsid w:val="00025AD1"/>
    <w:rsid w:val="0004618E"/>
    <w:rsid w:val="000609A2"/>
    <w:rsid w:val="0008005E"/>
    <w:rsid w:val="00082AF2"/>
    <w:rsid w:val="000A7C75"/>
    <w:rsid w:val="000B1CEC"/>
    <w:rsid w:val="000B3F55"/>
    <w:rsid w:val="000C1E00"/>
    <w:rsid w:val="000C6E85"/>
    <w:rsid w:val="000D0823"/>
    <w:rsid w:val="00106554"/>
    <w:rsid w:val="0012027E"/>
    <w:rsid w:val="001372D4"/>
    <w:rsid w:val="00180480"/>
    <w:rsid w:val="001A0025"/>
    <w:rsid w:val="001B22C2"/>
    <w:rsid w:val="001C3CA0"/>
    <w:rsid w:val="001C7DB8"/>
    <w:rsid w:val="001D3090"/>
    <w:rsid w:val="001D5DCE"/>
    <w:rsid w:val="001D6530"/>
    <w:rsid w:val="001E4F51"/>
    <w:rsid w:val="00203B26"/>
    <w:rsid w:val="0021240C"/>
    <w:rsid w:val="0021410B"/>
    <w:rsid w:val="002156BA"/>
    <w:rsid w:val="002246E9"/>
    <w:rsid w:val="00224C99"/>
    <w:rsid w:val="0025621A"/>
    <w:rsid w:val="002677EB"/>
    <w:rsid w:val="00277ADB"/>
    <w:rsid w:val="00293CA6"/>
    <w:rsid w:val="00293FC3"/>
    <w:rsid w:val="00295733"/>
    <w:rsid w:val="002C0363"/>
    <w:rsid w:val="002C1F97"/>
    <w:rsid w:val="002D3DBE"/>
    <w:rsid w:val="002E64E8"/>
    <w:rsid w:val="00322496"/>
    <w:rsid w:val="003277FF"/>
    <w:rsid w:val="00334865"/>
    <w:rsid w:val="003408A9"/>
    <w:rsid w:val="00344245"/>
    <w:rsid w:val="003542F9"/>
    <w:rsid w:val="00357568"/>
    <w:rsid w:val="00371B6E"/>
    <w:rsid w:val="0038482A"/>
    <w:rsid w:val="00395C6A"/>
    <w:rsid w:val="003A0EDB"/>
    <w:rsid w:val="003A38BD"/>
    <w:rsid w:val="003C57AD"/>
    <w:rsid w:val="003C7BE6"/>
    <w:rsid w:val="003D2275"/>
    <w:rsid w:val="003E3B6B"/>
    <w:rsid w:val="003F02D3"/>
    <w:rsid w:val="004064D6"/>
    <w:rsid w:val="0040794F"/>
    <w:rsid w:val="00421AC8"/>
    <w:rsid w:val="00430D63"/>
    <w:rsid w:val="004417E8"/>
    <w:rsid w:val="004476C7"/>
    <w:rsid w:val="00481147"/>
    <w:rsid w:val="0049498B"/>
    <w:rsid w:val="004B0462"/>
    <w:rsid w:val="004B2BD5"/>
    <w:rsid w:val="004B6C7D"/>
    <w:rsid w:val="004B7FB1"/>
    <w:rsid w:val="004C3A26"/>
    <w:rsid w:val="004D426B"/>
    <w:rsid w:val="004E0EB2"/>
    <w:rsid w:val="004E5523"/>
    <w:rsid w:val="004F4B80"/>
    <w:rsid w:val="0050200A"/>
    <w:rsid w:val="00516DCD"/>
    <w:rsid w:val="00521F3F"/>
    <w:rsid w:val="00524AB8"/>
    <w:rsid w:val="00530150"/>
    <w:rsid w:val="005513A0"/>
    <w:rsid w:val="00553CBD"/>
    <w:rsid w:val="00561518"/>
    <w:rsid w:val="00570CEF"/>
    <w:rsid w:val="00573B7C"/>
    <w:rsid w:val="00581EE2"/>
    <w:rsid w:val="005D4A2D"/>
    <w:rsid w:val="006144E3"/>
    <w:rsid w:val="006330EE"/>
    <w:rsid w:val="0064628A"/>
    <w:rsid w:val="00675CB2"/>
    <w:rsid w:val="00690464"/>
    <w:rsid w:val="006C0890"/>
    <w:rsid w:val="006C5005"/>
    <w:rsid w:val="006D039C"/>
    <w:rsid w:val="006E4F7B"/>
    <w:rsid w:val="006F23CB"/>
    <w:rsid w:val="0072152E"/>
    <w:rsid w:val="0073444A"/>
    <w:rsid w:val="00741AC3"/>
    <w:rsid w:val="007437EF"/>
    <w:rsid w:val="00750C78"/>
    <w:rsid w:val="00752015"/>
    <w:rsid w:val="0076378C"/>
    <w:rsid w:val="007774BB"/>
    <w:rsid w:val="007942AA"/>
    <w:rsid w:val="00795996"/>
    <w:rsid w:val="00796E2E"/>
    <w:rsid w:val="007A42FD"/>
    <w:rsid w:val="007B2AA8"/>
    <w:rsid w:val="007C051F"/>
    <w:rsid w:val="007D67A4"/>
    <w:rsid w:val="007E71E0"/>
    <w:rsid w:val="007F1161"/>
    <w:rsid w:val="007F79B4"/>
    <w:rsid w:val="00813828"/>
    <w:rsid w:val="00817CE0"/>
    <w:rsid w:val="0082011B"/>
    <w:rsid w:val="00845CA5"/>
    <w:rsid w:val="00846A9D"/>
    <w:rsid w:val="0085129B"/>
    <w:rsid w:val="008648D7"/>
    <w:rsid w:val="00875824"/>
    <w:rsid w:val="008924E4"/>
    <w:rsid w:val="00893B21"/>
    <w:rsid w:val="008A0378"/>
    <w:rsid w:val="008A0BB5"/>
    <w:rsid w:val="008D4A3A"/>
    <w:rsid w:val="008D6CA7"/>
    <w:rsid w:val="009040FF"/>
    <w:rsid w:val="0090568F"/>
    <w:rsid w:val="00910B7F"/>
    <w:rsid w:val="009117D2"/>
    <w:rsid w:val="009310F1"/>
    <w:rsid w:val="00950F5A"/>
    <w:rsid w:val="00961982"/>
    <w:rsid w:val="00973F14"/>
    <w:rsid w:val="00976E01"/>
    <w:rsid w:val="009812AA"/>
    <w:rsid w:val="009833FE"/>
    <w:rsid w:val="0098642D"/>
    <w:rsid w:val="0099295E"/>
    <w:rsid w:val="0099602D"/>
    <w:rsid w:val="009A17E7"/>
    <w:rsid w:val="009B6555"/>
    <w:rsid w:val="009C5131"/>
    <w:rsid w:val="009D5B63"/>
    <w:rsid w:val="009E3CAF"/>
    <w:rsid w:val="009F0634"/>
    <w:rsid w:val="009F2D3D"/>
    <w:rsid w:val="00A03B46"/>
    <w:rsid w:val="00A267B2"/>
    <w:rsid w:val="00A30C18"/>
    <w:rsid w:val="00A45248"/>
    <w:rsid w:val="00A61741"/>
    <w:rsid w:val="00A6374F"/>
    <w:rsid w:val="00A854DE"/>
    <w:rsid w:val="00A90E33"/>
    <w:rsid w:val="00A91BB6"/>
    <w:rsid w:val="00AA13AF"/>
    <w:rsid w:val="00AA183D"/>
    <w:rsid w:val="00AA2FD5"/>
    <w:rsid w:val="00AA56B1"/>
    <w:rsid w:val="00AB106A"/>
    <w:rsid w:val="00AB4829"/>
    <w:rsid w:val="00AB5832"/>
    <w:rsid w:val="00AB761E"/>
    <w:rsid w:val="00AD1356"/>
    <w:rsid w:val="00AD2F6B"/>
    <w:rsid w:val="00AE3285"/>
    <w:rsid w:val="00AF05E4"/>
    <w:rsid w:val="00AF090D"/>
    <w:rsid w:val="00AF6DCD"/>
    <w:rsid w:val="00B0037A"/>
    <w:rsid w:val="00B07621"/>
    <w:rsid w:val="00B21F60"/>
    <w:rsid w:val="00B2424C"/>
    <w:rsid w:val="00B479D9"/>
    <w:rsid w:val="00B73B5B"/>
    <w:rsid w:val="00B806B6"/>
    <w:rsid w:val="00B97A35"/>
    <w:rsid w:val="00BA046A"/>
    <w:rsid w:val="00BA0708"/>
    <w:rsid w:val="00BC3A36"/>
    <w:rsid w:val="00BE7AFC"/>
    <w:rsid w:val="00BF02C8"/>
    <w:rsid w:val="00BF1825"/>
    <w:rsid w:val="00C125BE"/>
    <w:rsid w:val="00C20907"/>
    <w:rsid w:val="00C3353B"/>
    <w:rsid w:val="00C72205"/>
    <w:rsid w:val="00C75C39"/>
    <w:rsid w:val="00C82047"/>
    <w:rsid w:val="00C82CA5"/>
    <w:rsid w:val="00C8532C"/>
    <w:rsid w:val="00C92753"/>
    <w:rsid w:val="00C951D5"/>
    <w:rsid w:val="00CC1D65"/>
    <w:rsid w:val="00CD0A19"/>
    <w:rsid w:val="00CD1643"/>
    <w:rsid w:val="00CD411F"/>
    <w:rsid w:val="00CD7BE8"/>
    <w:rsid w:val="00CE7CFC"/>
    <w:rsid w:val="00CF0BC7"/>
    <w:rsid w:val="00CF73F2"/>
    <w:rsid w:val="00D036A9"/>
    <w:rsid w:val="00D114B4"/>
    <w:rsid w:val="00D33256"/>
    <w:rsid w:val="00D34F12"/>
    <w:rsid w:val="00D442ED"/>
    <w:rsid w:val="00D511DE"/>
    <w:rsid w:val="00D51F4A"/>
    <w:rsid w:val="00D53482"/>
    <w:rsid w:val="00D55872"/>
    <w:rsid w:val="00D6772A"/>
    <w:rsid w:val="00D82414"/>
    <w:rsid w:val="00D92FC1"/>
    <w:rsid w:val="00DB161C"/>
    <w:rsid w:val="00DB2056"/>
    <w:rsid w:val="00DD4D34"/>
    <w:rsid w:val="00E25AC4"/>
    <w:rsid w:val="00E6410D"/>
    <w:rsid w:val="00E800F7"/>
    <w:rsid w:val="00E832DB"/>
    <w:rsid w:val="00E91A07"/>
    <w:rsid w:val="00E95360"/>
    <w:rsid w:val="00EC3519"/>
    <w:rsid w:val="00EC7B9A"/>
    <w:rsid w:val="00ED44AB"/>
    <w:rsid w:val="00ED6E49"/>
    <w:rsid w:val="00EE08A3"/>
    <w:rsid w:val="00EE1073"/>
    <w:rsid w:val="00EF0176"/>
    <w:rsid w:val="00EF7A64"/>
    <w:rsid w:val="00F245EC"/>
    <w:rsid w:val="00F24D32"/>
    <w:rsid w:val="00F4775E"/>
    <w:rsid w:val="00F62AB4"/>
    <w:rsid w:val="00F6610C"/>
    <w:rsid w:val="00F75251"/>
    <w:rsid w:val="00F83BAC"/>
    <w:rsid w:val="00F9045A"/>
    <w:rsid w:val="00FA763F"/>
    <w:rsid w:val="00FB5CE2"/>
    <w:rsid w:val="00FB632C"/>
    <w:rsid w:val="00FC531A"/>
    <w:rsid w:val="00FD2707"/>
    <w:rsid w:val="00FD4740"/>
    <w:rsid w:val="00FF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31C83"/>
  <w15:docId w15:val="{6EA96984-2477-4FA0-B89A-2E6D0AF88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0E33"/>
    <w:pPr>
      <w:spacing w:before="120" w:after="120"/>
    </w:pPr>
    <w:rPr>
      <w:rFonts w:ascii="Arial" w:eastAsia="MS Mincho" w:hAnsi="Arial" w:cs="Times New Roman"/>
    </w:rPr>
  </w:style>
  <w:style w:type="paragraph" w:styleId="Heading2">
    <w:name w:val="heading 2"/>
    <w:aliases w:val="H2,style2,Header 2,Func Header,Header 21,Func Header1,Header 22,Func Header2,Header 23,Func Header3,Header 24,Func Header4,Header 211,Func Header11,Header 221,Func Header21,Header 231,Func Header31,Header 25,Func Header5,Header 26,Func Header6"/>
    <w:basedOn w:val="Normal"/>
    <w:next w:val="Normal"/>
    <w:link w:val="Heading2Char"/>
    <w:unhideWhenUsed/>
    <w:qFormat/>
    <w:rsid w:val="00A90E33"/>
    <w:pPr>
      <w:keepNext/>
      <w:keepLines/>
      <w:spacing w:before="200" w:after="0" w:line="240" w:lineRule="auto"/>
      <w:outlineLvl w:val="1"/>
    </w:pPr>
    <w:rPr>
      <w:rFonts w:eastAsia="Times New Roman"/>
      <w:bCs/>
      <w:color w:val="1F497D"/>
      <w:sz w:val="28"/>
      <w:szCs w:val="26"/>
    </w:rPr>
  </w:style>
  <w:style w:type="paragraph" w:styleId="Heading3">
    <w:name w:val="heading 3"/>
    <w:aliases w:val="h2,2nd Level Head,見出し 3"/>
    <w:basedOn w:val="Normal"/>
    <w:next w:val="Normal"/>
    <w:link w:val="Heading3Char"/>
    <w:unhideWhenUsed/>
    <w:qFormat/>
    <w:rsid w:val="00A90E33"/>
    <w:pPr>
      <w:keepNext/>
      <w:keepLines/>
      <w:spacing w:before="200" w:after="0" w:line="240" w:lineRule="auto"/>
      <w:outlineLvl w:val="2"/>
    </w:pPr>
    <w:rPr>
      <w:rFonts w:eastAsia="Times New Roman"/>
      <w:bCs/>
      <w:color w:val="1F497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2 Char,style2 Char,Header 2 Char,Func Header Char,Header 21 Char,Func Header1 Char,Header 22 Char,Func Header2 Char,Header 23 Char,Func Header3 Char,Header 24 Char,Func Header4 Char,Header 211 Char,Func Header11 Char,Header 221 Char"/>
    <w:basedOn w:val="DefaultParagraphFont"/>
    <w:link w:val="Heading2"/>
    <w:rsid w:val="00A90E33"/>
    <w:rPr>
      <w:rFonts w:ascii="Arial" w:eastAsia="Times New Roman" w:hAnsi="Arial" w:cs="Times New Roman"/>
      <w:bCs/>
      <w:color w:val="1F497D"/>
      <w:sz w:val="28"/>
      <w:szCs w:val="26"/>
    </w:rPr>
  </w:style>
  <w:style w:type="character" w:customStyle="1" w:styleId="Heading3Char">
    <w:name w:val="Heading 3 Char"/>
    <w:aliases w:val="h2 Char,2nd Level Head Char,見出し 3 Char"/>
    <w:basedOn w:val="DefaultParagraphFont"/>
    <w:link w:val="Heading3"/>
    <w:rsid w:val="00A90E33"/>
    <w:rPr>
      <w:rFonts w:ascii="Arial" w:eastAsia="Times New Roman" w:hAnsi="Arial" w:cs="Times New Roman"/>
      <w:bCs/>
      <w:color w:val="1F497D"/>
      <w:sz w:val="24"/>
    </w:rPr>
  </w:style>
  <w:style w:type="table" w:styleId="TableGrid">
    <w:name w:val="Table Grid"/>
    <w:basedOn w:val="TableNormal"/>
    <w:uiPriority w:val="59"/>
    <w:rsid w:val="00A90E33"/>
    <w:pPr>
      <w:spacing w:after="0" w:line="240" w:lineRule="auto"/>
    </w:pPr>
    <w:rPr>
      <w:rFonts w:eastAsia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A90E3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abletext">
    <w:name w:val="table text"/>
    <w:basedOn w:val="Normal"/>
    <w:rsid w:val="00A90E33"/>
    <w:pPr>
      <w:spacing w:before="20" w:after="20" w:line="240" w:lineRule="auto"/>
    </w:pPr>
    <w:rPr>
      <w:rFonts w:ascii="Times New Roman" w:eastAsia="Times New Roman" w:hAnsi="Times New Roman"/>
      <w:sz w:val="20"/>
      <w:szCs w:val="20"/>
    </w:rPr>
  </w:style>
  <w:style w:type="paragraph" w:customStyle="1" w:styleId="DBSBody">
    <w:name w:val="DBS Body"/>
    <w:basedOn w:val="NoSpacing"/>
    <w:link w:val="DBSBodyChar"/>
    <w:qFormat/>
    <w:rsid w:val="00A90E33"/>
    <w:rPr>
      <w:rFonts w:ascii="Calibri" w:eastAsia="Calibri" w:hAnsi="Calibri" w:cs="Mangal"/>
      <w:sz w:val="20"/>
      <w:szCs w:val="20"/>
    </w:rPr>
  </w:style>
  <w:style w:type="character" w:customStyle="1" w:styleId="DBSBodyChar">
    <w:name w:val="DBS Body Char"/>
    <w:basedOn w:val="DefaultParagraphFont"/>
    <w:link w:val="DBSBody"/>
    <w:rsid w:val="00A90E33"/>
    <w:rPr>
      <w:rFonts w:ascii="Calibri" w:eastAsia="Calibri" w:hAnsi="Calibri" w:cs="Mangal"/>
      <w:sz w:val="20"/>
      <w:szCs w:val="20"/>
    </w:rPr>
  </w:style>
  <w:style w:type="table" w:customStyle="1" w:styleId="TableGrid0">
    <w:name w:val="TableGrid"/>
    <w:rsid w:val="00A90E3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A90E33"/>
    <w:pPr>
      <w:spacing w:after="0" w:line="240" w:lineRule="auto"/>
    </w:pPr>
    <w:rPr>
      <w:rFonts w:ascii="Arial" w:eastAsia="MS Mincho" w:hAnsi="Arial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EB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EB2"/>
    <w:rPr>
      <w:rFonts w:ascii="Tahoma" w:eastAsia="MS Mincho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qFormat/>
    <w:rsid w:val="00B2424C"/>
    <w:pPr>
      <w:tabs>
        <w:tab w:val="right" w:leader="dot" w:pos="8630"/>
      </w:tabs>
      <w:spacing w:before="0" w:after="0" w:line="240" w:lineRule="auto"/>
      <w:jc w:val="center"/>
    </w:pPr>
    <w:rPr>
      <w:rFonts w:ascii="Verdana" w:eastAsia="Times New Roman" w:hAnsi="Verdana"/>
      <w:b/>
      <w:sz w:val="20"/>
      <w:szCs w:val="36"/>
    </w:rPr>
  </w:style>
  <w:style w:type="paragraph" w:styleId="Header">
    <w:name w:val="header"/>
    <w:basedOn w:val="Normal"/>
    <w:link w:val="HeaderChar"/>
    <w:uiPriority w:val="99"/>
    <w:unhideWhenUsed/>
    <w:rsid w:val="00C75C3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C39"/>
    <w:rPr>
      <w:rFonts w:ascii="Arial" w:eastAsia="MS Mincho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C75C3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C39"/>
    <w:rPr>
      <w:rFonts w:ascii="Arial" w:eastAsia="MS Mincho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C75C39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4F4B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4B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4B80"/>
    <w:rPr>
      <w:rFonts w:ascii="Arial" w:eastAsia="MS Mincho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4B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4B80"/>
    <w:rPr>
      <w:rFonts w:ascii="Arial" w:eastAsia="MS Mincho" w:hAnsi="Arial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0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1.xlsx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447F0-22AD-4945-8D8C-4ED5D18B8D04}"/>
      </w:docPartPr>
      <w:docPartBody>
        <w:p w:rsidR="00361475" w:rsidRDefault="00E81B77">
          <w:r w:rsidRPr="00BB5F6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B77"/>
    <w:rsid w:val="000937FA"/>
    <w:rsid w:val="000A5D00"/>
    <w:rsid w:val="00152AC8"/>
    <w:rsid w:val="0018699D"/>
    <w:rsid w:val="001C1669"/>
    <w:rsid w:val="001D0430"/>
    <w:rsid w:val="00262A25"/>
    <w:rsid w:val="002E50C3"/>
    <w:rsid w:val="00361475"/>
    <w:rsid w:val="0046214F"/>
    <w:rsid w:val="00475B09"/>
    <w:rsid w:val="004B2809"/>
    <w:rsid w:val="004C5C34"/>
    <w:rsid w:val="00596A29"/>
    <w:rsid w:val="00606FBF"/>
    <w:rsid w:val="006F1625"/>
    <w:rsid w:val="008972DA"/>
    <w:rsid w:val="00970AAD"/>
    <w:rsid w:val="00A51569"/>
    <w:rsid w:val="00B544D0"/>
    <w:rsid w:val="00C23EA2"/>
    <w:rsid w:val="00CE572C"/>
    <w:rsid w:val="00CF17C2"/>
    <w:rsid w:val="00DA7093"/>
    <w:rsid w:val="00DE0F2C"/>
    <w:rsid w:val="00E0066B"/>
    <w:rsid w:val="00E5074F"/>
    <w:rsid w:val="00E81B77"/>
    <w:rsid w:val="00EF0258"/>
    <w:rsid w:val="00F04E7B"/>
    <w:rsid w:val="00F2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81B7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RAKBANK-Internal</attrValue>
  <customPropName>RAKBANK Classification</customPropName>
  <timestamp>5/19/2022 11:43:51 AM</timestamp>
  <userName>WATANI_RAK\xrvinoth</userName>
  <computerName>RBDT1340.rakbank.co.ae</computerName>
  <guid>{f31fb91e-4699-4855-b892-e75b217ddbe7}</guid>
  <hdr>
    <align>center</align>
    <r>
      <fontName>verdana</fontName>
      <fontColor>000000</fontColor>
      <fontSize>10</fontSize>
      <b/>
      <text xml:space="preserve">Classification:</text>
    </r>
    <r>
      <fontName>verdana</fontName>
      <fontColor>000000</fontColor>
      <fontSize>10</fontSize>
      <text xml:space="preserve"> </text>
    </r>
    <r>
      <fontName>verdana</fontName>
      <fontColor>FF0000</fontColor>
      <fontSize>10</fontSize>
      <b/>
      <text xml:space="preserve">RAKBANK-Internal</text>
    </r>
  </hdr>
</GTBClassification>
</file>

<file path=customXml/itemProps1.xml><?xml version="1.0" encoding="utf-8"?>
<ds:datastoreItem xmlns:ds="http://schemas.openxmlformats.org/officeDocument/2006/customXml" ds:itemID="{049C5A6B-AD15-4F0F-957F-2931848B29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13</Pages>
  <Words>2485</Words>
  <Characters>14168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RAKBANK</Company>
  <LinksUpToDate>false</LinksUpToDate>
  <CharactersWithSpaces>16620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xaanjana</dc:creator>
  <cp:keywords/>
  <dc:description/>
  <cp:lastModifiedBy>Mahendra Pandey</cp:lastModifiedBy>
  <cp:revision>121</cp:revision>
  <dcterms:created xsi:type="dcterms:W3CDTF">2022-05-20T14:06:00Z</dcterms:created>
  <dcterms:modified xsi:type="dcterms:W3CDTF">2023-10-05T07:34:00Z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AKBANK Classification">
    <vt:lpwstr>RAKBANK-Internal</vt:lpwstr>
  </property>
  <property fmtid="{D5CDD505-2E9C-101B-9397-08002B2CF9AE}" pid="3" name="ClassifiedBy">
    <vt:lpwstr>WATANI_RAK\xrvinoth</vt:lpwstr>
  </property>
  <property fmtid="{D5CDD505-2E9C-101B-9397-08002B2CF9AE}" pid="4" name="ClassificationHost">
    <vt:lpwstr>RBDT1340.rakbank.co.ae</vt:lpwstr>
  </property>
  <property fmtid="{D5CDD505-2E9C-101B-9397-08002B2CF9AE}" pid="5" name="ClassificationDate">
    <vt:lpwstr>5/19/2022 11:43:51 AM</vt:lpwstr>
  </property>
  <property fmtid="{D5CDD505-2E9C-101B-9397-08002B2CF9AE}" pid="6" name="ClassificationGUID">
    <vt:lpwstr>{f31fb91e-4699-4855-b892-e75b217ddbe7}</vt:lpwstr>
  </property>
</Properties>
</file>