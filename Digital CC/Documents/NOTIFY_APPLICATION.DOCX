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4386A4B7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F221DB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F22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F221DB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new tag added for 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DigitalAO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 xml:space="preserve">CustomerDeclaredLifestyleExpenditure,AECBMonthly,StressTestingBuffer,TotalAssessedIncome,TotalDeductions,NetDisposableIncome,AffordabilityAssessmentRatio &amp; </w:t>
            </w:r>
            <w:proofErr w:type="spellStart"/>
            <w:r w:rsidRPr="00530150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D44AB" w:rsidRPr="00A923FF" w14:paraId="6698416F" w14:textId="77777777" w:rsidTr="009C5131">
        <w:trPr>
          <w:trHeight w:val="495"/>
          <w:ins w:id="0" w:author="Mahendra Pandey" w:date="2023-04-11T09:47:00Z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B7C4" w14:textId="7A131CD5" w:rsidR="00ED44AB" w:rsidRDefault="00ED44AB" w:rsidP="00530150">
            <w:pPr>
              <w:rPr>
                <w:ins w:id="1" w:author="Mahendra Pandey" w:date="2023-04-11T09:47:00Z"/>
                <w:rFonts w:ascii="Verdana" w:hAnsi="Verdana"/>
                <w:sz w:val="20"/>
                <w:szCs w:val="20"/>
              </w:rPr>
            </w:pPr>
            <w:ins w:id="2" w:author="Mahendra Pandey" w:date="2023-04-11T09:47:00Z">
              <w:r>
                <w:rPr>
                  <w:rFonts w:ascii="Verdana" w:hAnsi="Verdana"/>
                  <w:sz w:val="20"/>
                  <w:szCs w:val="20"/>
                </w:rPr>
                <w:t>6</w:t>
              </w:r>
            </w:ins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5CAE5" w14:textId="4A460B98" w:rsidR="00ED44AB" w:rsidRDefault="00ED44AB" w:rsidP="00530150">
            <w:pPr>
              <w:rPr>
                <w:ins w:id="3" w:author="Mahendra Pandey" w:date="2023-04-11T09:47:00Z"/>
                <w:rFonts w:ascii="Verdana" w:hAnsi="Verdana"/>
                <w:sz w:val="20"/>
                <w:szCs w:val="20"/>
              </w:rPr>
            </w:pPr>
            <w:ins w:id="4" w:author="Mahendra Pandey" w:date="2023-04-11T09:47:00Z">
              <w:r>
                <w:rPr>
                  <w:rFonts w:ascii="Verdana" w:hAnsi="Verdana"/>
                  <w:sz w:val="20"/>
                  <w:szCs w:val="20"/>
                </w:rPr>
                <w:t>1.5</w:t>
              </w:r>
            </w:ins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9439" w14:textId="3F6BB1B6" w:rsidR="00ED44AB" w:rsidRDefault="00ED44AB" w:rsidP="00530150">
            <w:pPr>
              <w:rPr>
                <w:ins w:id="5" w:author="Mahendra Pandey" w:date="2023-04-11T09:47:00Z"/>
                <w:rFonts w:ascii="Verdana" w:hAnsi="Verdana"/>
                <w:sz w:val="20"/>
                <w:szCs w:val="20"/>
              </w:rPr>
            </w:pPr>
            <w:ins w:id="6" w:author="Mahendra Pandey" w:date="2023-04-11T09:48:00Z">
              <w:r>
                <w:rPr>
                  <w:rFonts w:ascii="Verdana" w:hAnsi="Verdana"/>
                  <w:sz w:val="20"/>
                  <w:szCs w:val="20"/>
                </w:rPr>
                <w:t>Added new field ‘</w:t>
              </w:r>
              <w:proofErr w:type="spellStart"/>
              <w:r w:rsidRPr="00ED44AB">
                <w:rPr>
                  <w:rFonts w:ascii="Verdana" w:hAnsi="Verdana"/>
                  <w:sz w:val="20"/>
                  <w:szCs w:val="20"/>
                </w:rPr>
                <w:t>IsVirtualCardActive</w:t>
              </w:r>
              <w:proofErr w:type="spellEnd"/>
              <w:r>
                <w:rPr>
                  <w:rFonts w:ascii="Verdana" w:hAnsi="Verdana"/>
                  <w:sz w:val="20"/>
                  <w:szCs w:val="20"/>
                </w:rPr>
                <w:t xml:space="preserve">’ </w:t>
              </w:r>
            </w:ins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312A" w14:textId="218D702E" w:rsidR="00ED44AB" w:rsidRDefault="00ED44AB" w:rsidP="00530150">
            <w:pPr>
              <w:rPr>
                <w:ins w:id="7" w:author="Mahendra Pandey" w:date="2023-04-11T09:47:00Z"/>
                <w:rFonts w:ascii="Verdana" w:hAnsi="Verdana"/>
                <w:sz w:val="20"/>
                <w:szCs w:val="20"/>
              </w:rPr>
            </w:pPr>
            <w:ins w:id="8" w:author="Mahendra Pandey" w:date="2023-04-11T09:48:00Z">
              <w:r>
                <w:rPr>
                  <w:rFonts w:ascii="Verdana" w:hAnsi="Verdana"/>
                  <w:sz w:val="20"/>
                  <w:szCs w:val="20"/>
                </w:rPr>
                <w:t>Mahendra</w:t>
              </w:r>
            </w:ins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E5CF" w14:textId="30EEC389" w:rsidR="00ED44AB" w:rsidRDefault="00ED44AB" w:rsidP="00530150">
            <w:pPr>
              <w:rPr>
                <w:ins w:id="9" w:author="Mahendra Pandey" w:date="2023-04-11T09:47:00Z"/>
                <w:rFonts w:ascii="Verdana" w:hAnsi="Verdana"/>
                <w:sz w:val="20"/>
                <w:szCs w:val="20"/>
              </w:rPr>
            </w:pPr>
            <w:ins w:id="10" w:author="Mahendra Pandey" w:date="2023-04-11T09:48:00Z">
              <w:r>
                <w:rPr>
                  <w:rFonts w:ascii="Verdana" w:hAnsi="Verdana"/>
                  <w:sz w:val="20"/>
                  <w:szCs w:val="20"/>
                </w:rPr>
                <w:t>11/04/2023</w:t>
              </w:r>
            </w:ins>
            <w:bookmarkStart w:id="11" w:name="_GoBack"/>
            <w:bookmarkEnd w:id="11"/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530FF7" w14:textId="77777777" w:rsidR="00ED44AB" w:rsidRPr="00A923FF" w:rsidRDefault="00ED44AB" w:rsidP="00530150">
            <w:pPr>
              <w:rPr>
                <w:ins w:id="12" w:author="Mahendra Pandey" w:date="2023-04-11T09:47:00Z"/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3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13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4" w:name="_Toc466206727"/>
      <w:r w:rsidRPr="00AB071C">
        <w:rPr>
          <w:rFonts w:cstheme="minorHAnsi"/>
          <w:color w:val="0070C0"/>
        </w:rPr>
        <w:t>Applicable Functionalities</w:t>
      </w:r>
      <w:bookmarkEnd w:id="14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F221DB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F221DB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F221DB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F221DB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>update application/</w:t>
            </w:r>
            <w:proofErr w:type="spellStart"/>
            <w:r>
              <w:rPr>
                <w:rFonts w:ascii="Verdana" w:hAnsi="Verdana"/>
              </w:rPr>
              <w:t>workitem</w:t>
            </w:r>
            <w:proofErr w:type="spellEnd"/>
            <w:r>
              <w:rPr>
                <w:rFonts w:ascii="Verdana" w:hAnsi="Verdana"/>
              </w:rPr>
              <w:t xml:space="preserve"> status in DEH. </w:t>
            </w:r>
          </w:p>
          <w:p w14:paraId="244C71E2" w14:textId="77777777" w:rsidR="00B2424C" w:rsidRPr="00B47E55" w:rsidRDefault="00B2424C" w:rsidP="00F221DB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5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15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013D4D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NotifyApplicationStatusRequest</w:t>
            </w:r>
            <w:proofErr w:type="spellEnd"/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3A7D5E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3A7D5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ProcessName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- (If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lastRenderedPageBreak/>
              <w:t>ChannelId</w:t>
            </w:r>
            <w:proofErr w:type="spellEnd"/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6551AE">
              <w:rPr>
                <w:rFonts w:ascii="Verdana" w:hAnsi="Verdana" w:cs="Arial"/>
                <w:sz w:val="20"/>
                <w:szCs w:val="20"/>
              </w:rPr>
              <w:t>WorkitemNumber</w:t>
            </w:r>
            <w:proofErr w:type="spellEnd"/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  <w:r w:rsidRPr="00845CA5">
              <w:rPr>
                <w:rFonts w:ascii="Verdana" w:hAnsi="Verdana" w:cs="Arial"/>
                <w:sz w:val="20"/>
                <w:szCs w:val="20"/>
              </w:rPr>
              <w:t xml:space="preserve">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Pr="004064D6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“</w:t>
            </w:r>
            <w:r w:rsidRPr="0021410B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21410B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</w:t>
            </w:r>
            <w:proofErr w:type="spellStart"/>
            <w:r w:rsidRPr="004064D6">
              <w:rPr>
                <w:rFonts w:ascii="Verdana" w:eastAsiaTheme="minorHAnsi" w:hAnsi="Verdana" w:cs="Arial"/>
                <w:color w:val="000000"/>
              </w:rPr>
              <w:t>Process_Name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 xml:space="preserve"> </w:t>
            </w:r>
            <w:proofErr w:type="spellStart"/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  <w:proofErr w:type="spellEnd"/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530150">
              <w:rPr>
                <w:rFonts w:ascii="Verdana" w:hAnsi="Verdana" w:cs="Arial"/>
              </w:rPr>
              <w:t>RejectReason</w:t>
            </w:r>
            <w:proofErr w:type="spellEnd"/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 xml:space="preserve">- (If </w:t>
            </w:r>
            <w:proofErr w:type="spellStart"/>
            <w:r w:rsidRPr="00530150">
              <w:rPr>
                <w:rFonts w:ascii="Verdana" w:hAnsi="Verdana" w:cs="Arial"/>
              </w:rPr>
              <w:t>Process_Name</w:t>
            </w:r>
            <w:proofErr w:type="spellEnd"/>
            <w:r w:rsidRPr="00530150">
              <w:rPr>
                <w:rFonts w:ascii="Verdana" w:hAnsi="Verdana" w:cs="Arial"/>
              </w:rPr>
              <w:t xml:space="preserve"> </w:t>
            </w:r>
            <w:proofErr w:type="spellStart"/>
            <w:r w:rsidRPr="00530150">
              <w:rPr>
                <w:rFonts w:ascii="Verdana" w:hAnsi="Verdana" w:cs="Arial"/>
              </w:rPr>
              <w:t>DigitalAO</w:t>
            </w:r>
            <w:proofErr w:type="spellEnd"/>
            <w:r w:rsidRPr="00530150">
              <w:rPr>
                <w:rFonts w:ascii="Verdana" w:hAnsi="Verdana" w:cs="Arial"/>
              </w:rPr>
              <w:t>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ddnalDocsReqd</w:t>
            </w:r>
            <w:proofErr w:type="spellEnd"/>
          </w:p>
        </w:tc>
        <w:tc>
          <w:tcPr>
            <w:tcW w:w="4050" w:type="dxa"/>
          </w:tcPr>
          <w:p w14:paraId="12F2C1C5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3E343D2A" w14:textId="361C4F6E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751B59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AD1356" w:rsidRPr="0040794F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741AC3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2193EBE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6220EE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4050" w:type="dxa"/>
          </w:tcPr>
          <w:p w14:paraId="7976B50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AD1356" w:rsidRDefault="00AD1356" w:rsidP="00AD1356">
            <w:r w:rsidRPr="009B3289">
              <w:rPr>
                <w:rFonts w:ascii="Verdana" w:hAnsi="Verdana" w:cs="Arial"/>
              </w:rPr>
              <w:lastRenderedPageBreak/>
              <w:t>FreeField</w:t>
            </w:r>
            <w:r>
              <w:rPr>
                <w:rFonts w:ascii="Verdana" w:hAnsi="Verdana" w:cs="Arial"/>
              </w:rPr>
              <w:t>4</w:t>
            </w:r>
          </w:p>
        </w:tc>
        <w:tc>
          <w:tcPr>
            <w:tcW w:w="4050" w:type="dxa"/>
          </w:tcPr>
          <w:p w14:paraId="5C0A333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5</w:t>
            </w:r>
          </w:p>
        </w:tc>
        <w:tc>
          <w:tcPr>
            <w:tcW w:w="4050" w:type="dxa"/>
          </w:tcPr>
          <w:p w14:paraId="6598F8E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6826FE44" w14:textId="39810B3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3AF5553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6FDA05ED" w14:textId="30E7D459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>
              <w:rPr>
                <w:rFonts w:asciiTheme="minorHAnsi" w:hAnsiTheme="minorHAnsi" w:cstheme="minorHAnsi"/>
                <w:szCs w:val="24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1A2237C8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  <w:r>
              <w:rPr>
                <w:rFonts w:ascii="Verdana" w:hAnsi="Verdana" w:cs="Arial"/>
              </w:rPr>
              <w:t xml:space="preserve">‘ </w:t>
            </w:r>
            <w:r w:rsidRPr="001C3CA0">
              <w:rPr>
                <w:rFonts w:ascii="Verdana" w:hAnsi="Verdana" w:cs="Arial"/>
              </w:rPr>
              <w:t xml:space="preserve">is </w:t>
            </w:r>
            <w:r w:rsidRPr="007C051F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PEP</w:t>
            </w:r>
            <w:r w:rsidRPr="001C3CA0">
              <w:rPr>
                <w:rFonts w:ascii="Verdana" w:hAnsi="Verdana" w:cs="Arial"/>
              </w:rPr>
              <w:t>Status</w:t>
            </w:r>
            <w:proofErr w:type="spellEnd"/>
          </w:p>
        </w:tc>
        <w:tc>
          <w:tcPr>
            <w:tcW w:w="4050" w:type="dxa"/>
          </w:tcPr>
          <w:p w14:paraId="25F9328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R</w:t>
            </w:r>
            <w:r w:rsidRPr="001C3CA0">
              <w:rPr>
                <w:rFonts w:ascii="Verdana" w:hAnsi="Verdana" w:cs="Arial"/>
              </w:rPr>
              <w:t>iskScore</w:t>
            </w:r>
            <w:proofErr w:type="spellEnd"/>
          </w:p>
        </w:tc>
        <w:tc>
          <w:tcPr>
            <w:tcW w:w="4050" w:type="dxa"/>
          </w:tcPr>
          <w:p w14:paraId="5B564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KYC</w:t>
            </w:r>
            <w:r w:rsidRPr="001C3CA0">
              <w:rPr>
                <w:rFonts w:ascii="Verdana" w:hAnsi="Verdana" w:cs="Arial"/>
              </w:rPr>
              <w:t>ReviewDate</w:t>
            </w:r>
            <w:proofErr w:type="spellEnd"/>
          </w:p>
        </w:tc>
        <w:tc>
          <w:tcPr>
            <w:tcW w:w="4050" w:type="dxa"/>
          </w:tcPr>
          <w:p w14:paraId="26FCBB2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1C3CA0">
              <w:rPr>
                <w:rFonts w:ascii="Verdana" w:hAnsi="Verdana" w:cs="Arial"/>
              </w:rPr>
              <w:t>K</w:t>
            </w:r>
            <w:r>
              <w:rPr>
                <w:rFonts w:ascii="Verdana" w:hAnsi="Verdana" w:cs="Arial"/>
              </w:rPr>
              <w:t xml:space="preserve">YC  </w:t>
            </w:r>
            <w:r w:rsidRPr="001C3CA0">
              <w:rPr>
                <w:rFonts w:ascii="Verdana" w:hAnsi="Verdana" w:cs="Arial"/>
              </w:rPr>
              <w:t>Review</w:t>
            </w:r>
            <w:r>
              <w:rPr>
                <w:rFonts w:ascii="Verdana" w:hAnsi="Verdana" w:cs="Arial"/>
              </w:rPr>
              <w:t xml:space="preserve"> </w:t>
            </w:r>
            <w:r w:rsidRPr="001C3CA0">
              <w:rPr>
                <w:rFonts w:ascii="Verdana" w:hAnsi="Verdana" w:cs="Arial"/>
              </w:rPr>
              <w:t>Date</w:t>
            </w:r>
            <w:r w:rsidRPr="0015081C">
              <w:rPr>
                <w:rFonts w:ascii="Verdana" w:hAnsi="Verdana" w:cs="Arial"/>
              </w:rPr>
              <w:t xml:space="preserve"> - Date format : </w:t>
            </w:r>
            <w:proofErr w:type="spellStart"/>
            <w:r w:rsidRPr="0015081C">
              <w:rPr>
                <w:rFonts w:ascii="Verdana" w:hAnsi="Verdana" w:cs="Arial"/>
              </w:rPr>
              <w:t>dd</w:t>
            </w:r>
            <w:proofErr w:type="spellEnd"/>
            <w:r w:rsidRPr="0015081C">
              <w:rPr>
                <w:rFonts w:ascii="Verdana" w:hAnsi="Verdana" w:cs="Arial"/>
              </w:rPr>
              <w:t>-mm-</w:t>
            </w:r>
            <w:proofErr w:type="spellStart"/>
            <w:r w:rsidRPr="0015081C">
              <w:rPr>
                <w:rFonts w:ascii="Verdana" w:hAnsi="Verdana" w:cs="Arial"/>
              </w:rPr>
              <w:t>yyyy</w:t>
            </w:r>
            <w:proofErr w:type="spellEnd"/>
          </w:p>
        </w:tc>
        <w:tc>
          <w:tcPr>
            <w:tcW w:w="1350" w:type="dxa"/>
          </w:tcPr>
          <w:p w14:paraId="48A4F53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UpdatedFirstName</w:t>
            </w:r>
            <w:proofErr w:type="spellEnd"/>
          </w:p>
        </w:tc>
        <w:tc>
          <w:tcPr>
            <w:tcW w:w="4050" w:type="dxa"/>
          </w:tcPr>
          <w:p w14:paraId="0A626F35" w14:textId="3C1861BB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UpdatedMiddleName</w:t>
            </w:r>
            <w:proofErr w:type="spellEnd"/>
          </w:p>
        </w:tc>
        <w:tc>
          <w:tcPr>
            <w:tcW w:w="4050" w:type="dxa"/>
          </w:tcPr>
          <w:p w14:paraId="729048C9" w14:textId="14E20C01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Middlename</w:t>
            </w:r>
            <w:proofErr w:type="spellEnd"/>
            <w:r w:rsidRPr="0021410B">
              <w:rPr>
                <w:rFonts w:ascii="Verdana" w:hAnsi="Verdana" w:cs="Arial"/>
              </w:rPr>
              <w:t xml:space="preserve"> of the </w:t>
            </w:r>
            <w:proofErr w:type="spellStart"/>
            <w:r w:rsidRPr="0021410B">
              <w:rPr>
                <w:rFonts w:ascii="Verdana" w:hAnsi="Verdana" w:cs="Arial"/>
              </w:rPr>
              <w:t>applicant,this</w:t>
            </w:r>
            <w:proofErr w:type="spellEnd"/>
            <w:r w:rsidRPr="0021410B">
              <w:rPr>
                <w:rFonts w:ascii="Verdana" w:hAnsi="Verdana" w:cs="Arial"/>
              </w:rPr>
              <w:t xml:space="preserve">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4B2BD5" w:rsidRPr="0021410B" w:rsidRDefault="00421AC8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UpdatedLastName</w:t>
            </w:r>
            <w:proofErr w:type="spellEnd"/>
          </w:p>
        </w:tc>
        <w:tc>
          <w:tcPr>
            <w:tcW w:w="4050" w:type="dxa"/>
          </w:tcPr>
          <w:p w14:paraId="3E99BEB4" w14:textId="16A12589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UpdatedFullName</w:t>
            </w:r>
            <w:proofErr w:type="spellEnd"/>
          </w:p>
        </w:tc>
        <w:tc>
          <w:tcPr>
            <w:tcW w:w="4050" w:type="dxa"/>
          </w:tcPr>
          <w:p w14:paraId="3A82B1FE" w14:textId="3D0C7B32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4B2BD5" w:rsidRPr="0021410B" w:rsidRDefault="005513A0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(79</w:t>
            </w:r>
            <w:r w:rsidR="004B2BD5" w:rsidRPr="0021410B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079EC4D3" w14:textId="4C89FF6F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16F809F5" w14:textId="3F1E299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A2A896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5CB0B28F" w14:textId="16B57942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1BEECFF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 w:rsidRPr="007C051F">
              <w:rPr>
                <w:rFonts w:ascii="Verdana" w:hAnsi="Verdana" w:cs="Arial"/>
                <w:b/>
              </w:rPr>
              <w:t>addnalDocsReqd</w:t>
            </w:r>
            <w:proofErr w:type="spellEnd"/>
            <w:r>
              <w:rPr>
                <w:rFonts w:ascii="Verdana" w:hAnsi="Verdana" w:cs="Arial"/>
              </w:rPr>
              <w:t xml:space="preserve"> ‘ </w:t>
            </w:r>
            <w:r w:rsidRPr="001C3CA0">
              <w:rPr>
                <w:rFonts w:ascii="Verdana" w:hAnsi="Verdana" w:cs="Arial"/>
              </w:rPr>
              <w:t>is tru</w:t>
            </w:r>
            <w:r>
              <w:rPr>
                <w:rFonts w:ascii="Verdana" w:hAnsi="Verdana" w:cs="Arial"/>
              </w:rPr>
              <w:t>e, then only this grid has to be send</w:t>
            </w:r>
          </w:p>
        </w:tc>
        <w:tc>
          <w:tcPr>
            <w:tcW w:w="1350" w:type="dxa"/>
          </w:tcPr>
          <w:p w14:paraId="735E0D7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ocumentName</w:t>
            </w:r>
            <w:proofErr w:type="spellEnd"/>
          </w:p>
        </w:tc>
        <w:tc>
          <w:tcPr>
            <w:tcW w:w="4050" w:type="dxa"/>
          </w:tcPr>
          <w:p w14:paraId="2F7C331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ocumentStatus</w:t>
            </w:r>
            <w:proofErr w:type="spellEnd"/>
          </w:p>
        </w:tc>
        <w:tc>
          <w:tcPr>
            <w:tcW w:w="4050" w:type="dxa"/>
          </w:tcPr>
          <w:p w14:paraId="6AC95E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ocumentRemarks</w:t>
            </w:r>
            <w:proofErr w:type="spellEnd"/>
          </w:p>
        </w:tc>
        <w:tc>
          <w:tcPr>
            <w:tcW w:w="4050" w:type="dxa"/>
          </w:tcPr>
          <w:p w14:paraId="2BD2147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lastRenderedPageBreak/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66693F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4C509F3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64C80330" w14:textId="4A05D419" w:rsidR="00AD1356" w:rsidRPr="00F83BAC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End 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682F30F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D442ED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DocRequired</w:t>
            </w:r>
            <w:proofErr w:type="spellEnd"/>
          </w:p>
        </w:tc>
        <w:tc>
          <w:tcPr>
            <w:tcW w:w="4050" w:type="dxa"/>
          </w:tcPr>
          <w:p w14:paraId="63C7354D" w14:textId="71FE9250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>)</w:t>
            </w:r>
            <w:r w:rsidR="001D3090" w:rsidRPr="004064D6">
              <w:rPr>
                <w:rFonts w:ascii="Verdana" w:hAnsi="Verdana" w:cs="Arial"/>
              </w:rPr>
              <w:t xml:space="preserve">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  <w:r w:rsidR="00BE7AFC" w:rsidRPr="004064D6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D442ED" w:rsidRPr="004064D6" w:rsidRDefault="00AB106A" w:rsidP="00D442ED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D442ED"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09D887FC" w14:textId="6FFD1B45" w:rsidR="00D442ED" w:rsidRPr="004064D6" w:rsidRDefault="00D442ED" w:rsidP="00D442ED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DB161C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DB161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</w:t>
            </w:r>
            <w:r w:rsidR="00DB161C" w:rsidRPr="004064D6">
              <w:rPr>
                <w:rFonts w:ascii="Verdana" w:hAnsi="Verdana" w:cs="Arial"/>
              </w:rPr>
              <w:t>ocNameList</w:t>
            </w:r>
            <w:proofErr w:type="spellEnd"/>
          </w:p>
        </w:tc>
        <w:tc>
          <w:tcPr>
            <w:tcW w:w="4050" w:type="dxa"/>
          </w:tcPr>
          <w:p w14:paraId="483AC4E2" w14:textId="3742DF2B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DB161C" w:rsidRPr="004064D6" w:rsidRDefault="001D3090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99C2CC1" w14:textId="77777777" w:rsidR="00DB161C" w:rsidRPr="004064D6" w:rsidRDefault="00DB161C" w:rsidP="00D442ED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DB161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38B6FD20" w14:textId="6DAE421D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0B1CE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0B1CEC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MonthYear</w:t>
            </w:r>
            <w:proofErr w:type="spellEnd"/>
          </w:p>
        </w:tc>
        <w:tc>
          <w:tcPr>
            <w:tcW w:w="4050" w:type="dxa"/>
          </w:tcPr>
          <w:p w14:paraId="6F9632FE" w14:textId="101D1FC1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0B1CEC" w:rsidRPr="004064D6" w:rsidRDefault="000B1CEC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59DA77F3" w14:textId="31FF7E30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  <w:r w:rsidR="00B73B5B" w:rsidRPr="004064D6">
              <w:rPr>
                <w:rFonts w:asciiTheme="minorHAnsi" w:hAnsiTheme="minorHAnsi" w:cstheme="minorHAnsi"/>
                <w:szCs w:val="24"/>
              </w:rPr>
              <w:t xml:space="preserve">-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ActionedDate</w:t>
            </w:r>
            <w:proofErr w:type="spellEnd"/>
          </w:p>
        </w:tc>
        <w:tc>
          <w:tcPr>
            <w:tcW w:w="4050" w:type="dxa"/>
          </w:tcPr>
          <w:p w14:paraId="6127D3AB" w14:textId="52EFC3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4FF031D1" w14:textId="75A591AC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Decision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7872BA" w14:textId="64306CC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DecisionDate</w:t>
            </w:r>
            <w:proofErr w:type="spellEnd"/>
          </w:p>
        </w:tc>
        <w:tc>
          <w:tcPr>
            <w:tcW w:w="4050" w:type="dxa"/>
          </w:tcPr>
          <w:p w14:paraId="0FA8D196" w14:textId="4561F09E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A7D295A" w14:textId="124A3B9B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FircoExceptionExpiry</w:t>
            </w:r>
            <w:proofErr w:type="spellEnd"/>
          </w:p>
        </w:tc>
        <w:tc>
          <w:tcPr>
            <w:tcW w:w="4050" w:type="dxa"/>
          </w:tcPr>
          <w:p w14:paraId="10097714" w14:textId="3D2C7D4E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629F7C8" w14:textId="6B327DC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BC3A36" w:rsidRPr="004064D6">
              <w:rPr>
                <w:rFonts w:ascii="Verdana" w:hAnsi="Verdana"/>
              </w:rPr>
              <w:t>)</w:t>
            </w:r>
            <w:r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2313925E" w14:textId="362712BC" w:rsidR="000B1CEC" w:rsidRPr="004064D6" w:rsidRDefault="000B1CEC" w:rsidP="00F24D32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</w:t>
            </w:r>
            <w:r w:rsidR="00F24D32"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0B1CEC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BankStatementUploadExpiry</w:t>
            </w:r>
            <w:proofErr w:type="spellEnd"/>
          </w:p>
        </w:tc>
        <w:tc>
          <w:tcPr>
            <w:tcW w:w="4050" w:type="dxa"/>
          </w:tcPr>
          <w:p w14:paraId="35F21EAE" w14:textId="395AC66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48FCA23" w14:textId="14F88F72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IBPSWIExpiry</w:t>
            </w:r>
            <w:proofErr w:type="spellEnd"/>
          </w:p>
        </w:tc>
        <w:tc>
          <w:tcPr>
            <w:tcW w:w="4050" w:type="dxa"/>
          </w:tcPr>
          <w:p w14:paraId="4ED8A712" w14:textId="77D8BB3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88E4457" w14:textId="5646300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DeliveryClosure</w:t>
            </w:r>
            <w:proofErr w:type="spellEnd"/>
          </w:p>
        </w:tc>
        <w:tc>
          <w:tcPr>
            <w:tcW w:w="4050" w:type="dxa"/>
          </w:tcPr>
          <w:p w14:paraId="5DC9E55D" w14:textId="3AED4E0C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570F96D" w14:textId="3271E82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CoolingPeriodCancel</w:t>
            </w:r>
            <w:proofErr w:type="spellEnd"/>
          </w:p>
        </w:tc>
        <w:tc>
          <w:tcPr>
            <w:tcW w:w="4050" w:type="dxa"/>
          </w:tcPr>
          <w:p w14:paraId="763BB275" w14:textId="4241213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B3A19E7" w14:textId="5562314E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DecTechDecline</w:t>
            </w:r>
            <w:proofErr w:type="spellEnd"/>
          </w:p>
        </w:tc>
        <w:tc>
          <w:tcPr>
            <w:tcW w:w="4050" w:type="dxa"/>
          </w:tcPr>
          <w:p w14:paraId="122E4CA9" w14:textId="4C512AC0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3FB18F" w14:textId="5650F74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lastRenderedPageBreak/>
              <w:t>EFMSDecline</w:t>
            </w:r>
            <w:proofErr w:type="spellEnd"/>
          </w:p>
        </w:tc>
        <w:tc>
          <w:tcPr>
            <w:tcW w:w="4050" w:type="dxa"/>
          </w:tcPr>
          <w:p w14:paraId="4FDAB74F" w14:textId="6154E6D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4B72D1D" w14:textId="5DE0EDE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1D48FA4" w14:textId="40D24A3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ProspectToBeClosed</w:t>
            </w:r>
            <w:proofErr w:type="spellEnd"/>
          </w:p>
        </w:tc>
        <w:tc>
          <w:tcPr>
            <w:tcW w:w="4050" w:type="dxa"/>
          </w:tcPr>
          <w:p w14:paraId="60F01B03" w14:textId="6B7C439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76491AE0" w14:textId="15205FB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62CA3F" w14:textId="2C0A9876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1D3090" w:rsidRPr="004064D6">
              <w:rPr>
                <w:rFonts w:ascii="Verdana" w:hAnsi="Verdana" w:cs="Arial"/>
              </w:rPr>
              <w:t xml:space="preserve">- 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80A8B8F" w14:textId="74048D5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List Of Documents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A21DA3" w14:textId="2B090EDD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BC3A36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BC3A36" w:rsidRPr="004064D6" w:rsidRDefault="00BC3A36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IBPS Final Card Limit</w:t>
            </w:r>
            <w:r w:rsidR="001D3090" w:rsidRPr="004064D6">
              <w:rPr>
                <w:rFonts w:ascii="Verdana" w:hAnsi="Verdana" w:cs="Arial"/>
              </w:rPr>
              <w:t xml:space="preserve">- 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2CB36D2" w14:textId="219DAAD1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BC3A36" w:rsidRPr="004064D6" w:rsidRDefault="00BC3A36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410B" w:rsidRPr="009F480D" w:rsidDel="005D518C" w14:paraId="66C2EEB4" w14:textId="77777777" w:rsidTr="00570CEF">
        <w:tblPrEx>
          <w:tblLook w:val="04A0" w:firstRow="1" w:lastRow="0" w:firstColumn="1" w:lastColumn="0" w:noHBand="0" w:noVBand="1"/>
        </w:tblPrEx>
        <w:trPr>
          <w:ins w:id="16" w:author="Mahendra Pandey" w:date="2023-04-11T09:42:00Z"/>
        </w:trPr>
        <w:tc>
          <w:tcPr>
            <w:tcW w:w="2340" w:type="dxa"/>
          </w:tcPr>
          <w:p w14:paraId="2DCBBF2A" w14:textId="1A2D468D" w:rsidR="0021410B" w:rsidRPr="0021410B" w:rsidRDefault="0021410B" w:rsidP="000B1CEC">
            <w:pPr>
              <w:pStyle w:val="tabletext"/>
              <w:rPr>
                <w:ins w:id="17" w:author="Mahendra Pandey" w:date="2023-04-11T09:42:00Z"/>
                <w:rFonts w:ascii="Verdana" w:hAnsi="Verdana" w:cs="Arial"/>
                <w:highlight w:val="yellow"/>
                <w:rPrChange w:id="18" w:author="Mahendra Pandey" w:date="2023-04-11T09:43:00Z">
                  <w:rPr>
                    <w:ins w:id="19" w:author="Mahendra Pandey" w:date="2023-04-11T09:42:00Z"/>
                    <w:rFonts w:ascii="Verdana" w:hAnsi="Verdana" w:cs="Arial"/>
                  </w:rPr>
                </w:rPrChange>
              </w:rPr>
            </w:pPr>
            <w:proofErr w:type="spellStart"/>
            <w:ins w:id="20" w:author="Mahendra Pandey" w:date="2023-04-11T09:42:00Z">
              <w:r w:rsidRPr="0021410B">
                <w:rPr>
                  <w:rFonts w:ascii="Consolas" w:hAnsi="Consolas"/>
                  <w:highlight w:val="yellow"/>
                </w:rPr>
                <w:t>IsVirtualCardActive</w:t>
              </w:r>
              <w:proofErr w:type="spellEnd"/>
            </w:ins>
          </w:p>
        </w:tc>
        <w:tc>
          <w:tcPr>
            <w:tcW w:w="4050" w:type="dxa"/>
          </w:tcPr>
          <w:p w14:paraId="2CEA82A6" w14:textId="77777777" w:rsidR="0021410B" w:rsidRPr="0021410B" w:rsidRDefault="0021410B" w:rsidP="001D3090">
            <w:pPr>
              <w:pStyle w:val="tabletext"/>
              <w:rPr>
                <w:ins w:id="21" w:author="Mahendra Pandey" w:date="2023-04-11T09:42:00Z"/>
                <w:rFonts w:ascii="Verdana" w:hAnsi="Verdana" w:cs="Arial"/>
                <w:highlight w:val="yellow"/>
                <w:rPrChange w:id="22" w:author="Mahendra Pandey" w:date="2023-04-11T09:43:00Z">
                  <w:rPr>
                    <w:ins w:id="23" w:author="Mahendra Pandey" w:date="2023-04-11T09:42:00Z"/>
                    <w:rFonts w:ascii="Verdana" w:hAnsi="Verdana" w:cs="Arial"/>
                  </w:rPr>
                </w:rPrChange>
              </w:rPr>
            </w:pPr>
            <w:ins w:id="24" w:author="Mahendra Pandey" w:date="2023-04-11T09:42:00Z">
              <w:r w:rsidRPr="0021410B">
                <w:rPr>
                  <w:rFonts w:ascii="Verdana" w:hAnsi="Verdana" w:cs="Arial"/>
                  <w:highlight w:val="yellow"/>
                  <w:rPrChange w:id="25" w:author="Mahendra Pandey" w:date="2023-04-11T09:43:00Z">
                    <w:rPr>
                      <w:rFonts w:ascii="Verdana" w:hAnsi="Verdana" w:cs="Arial"/>
                    </w:rPr>
                  </w:rPrChange>
                </w:rPr>
                <w:t xml:space="preserve">Mandatory for </w:t>
              </w:r>
              <w:proofErr w:type="spellStart"/>
              <w:r w:rsidRPr="0021410B">
                <w:rPr>
                  <w:rFonts w:ascii="Verdana" w:hAnsi="Verdana" w:cs="Arial"/>
                  <w:highlight w:val="yellow"/>
                  <w:rPrChange w:id="26" w:author="Mahendra Pandey" w:date="2023-04-11T09:43:00Z">
                    <w:rPr>
                      <w:rFonts w:ascii="Verdana" w:hAnsi="Verdana" w:cs="Arial"/>
                    </w:rPr>
                  </w:rPrChange>
                </w:rPr>
                <w:t>SubprocessName</w:t>
              </w:r>
              <w:proofErr w:type="spellEnd"/>
              <w:r w:rsidRPr="0021410B">
                <w:rPr>
                  <w:rFonts w:ascii="Verdana" w:hAnsi="Verdana" w:cs="Arial"/>
                  <w:highlight w:val="yellow"/>
                  <w:rPrChange w:id="27" w:author="Mahendra Pandey" w:date="2023-04-11T09:43:00Z">
                    <w:rPr>
                      <w:rFonts w:ascii="Verdana" w:hAnsi="Verdana" w:cs="Arial"/>
                    </w:rPr>
                  </w:rPrChange>
                </w:rPr>
                <w:t>: CARD_DISPATCH.</w:t>
              </w:r>
            </w:ins>
          </w:p>
          <w:p w14:paraId="7C716B8C" w14:textId="0688F011" w:rsidR="0021410B" w:rsidRPr="0021410B" w:rsidRDefault="0021410B" w:rsidP="001D3090">
            <w:pPr>
              <w:pStyle w:val="tabletext"/>
              <w:rPr>
                <w:ins w:id="28" w:author="Mahendra Pandey" w:date="2023-04-11T09:42:00Z"/>
                <w:rFonts w:ascii="Verdana" w:hAnsi="Verdana" w:cs="Arial"/>
                <w:highlight w:val="yellow"/>
                <w:rPrChange w:id="29" w:author="Mahendra Pandey" w:date="2023-04-11T09:43:00Z">
                  <w:rPr>
                    <w:ins w:id="30" w:author="Mahendra Pandey" w:date="2023-04-11T09:42:00Z"/>
                    <w:rFonts w:ascii="Verdana" w:hAnsi="Verdana" w:cs="Arial"/>
                  </w:rPr>
                </w:rPrChange>
              </w:rPr>
            </w:pPr>
            <w:ins w:id="31" w:author="Mahendra Pandey" w:date="2023-04-11T09:42:00Z">
              <w:r w:rsidRPr="0021410B">
                <w:rPr>
                  <w:rFonts w:ascii="Verdana" w:hAnsi="Verdana" w:cs="Arial"/>
                  <w:highlight w:val="yellow"/>
                  <w:rPrChange w:id="32" w:author="Mahendra Pandey" w:date="2023-04-11T09:43:00Z">
                    <w:rPr>
                      <w:rFonts w:ascii="Verdana" w:hAnsi="Verdana" w:cs="Arial"/>
                    </w:rPr>
                  </w:rPrChange>
                </w:rPr>
                <w:t>Possible values : ‘Y’</w:t>
              </w:r>
            </w:ins>
            <w:ins w:id="33" w:author="Mahendra Pandey" w:date="2023-04-11T09:43:00Z">
              <w:r w:rsidRPr="0021410B">
                <w:rPr>
                  <w:rFonts w:ascii="Verdana" w:hAnsi="Verdana" w:cs="Arial"/>
                  <w:highlight w:val="yellow"/>
                  <w:rPrChange w:id="34" w:author="Mahendra Pandey" w:date="2023-04-11T09:43:00Z">
                    <w:rPr>
                      <w:rFonts w:ascii="Verdana" w:hAnsi="Verdana" w:cs="Arial"/>
                    </w:rPr>
                  </w:rPrChange>
                </w:rPr>
                <w:t xml:space="preserve"> &amp; ‘N’</w:t>
              </w:r>
            </w:ins>
          </w:p>
        </w:tc>
        <w:tc>
          <w:tcPr>
            <w:tcW w:w="1350" w:type="dxa"/>
          </w:tcPr>
          <w:p w14:paraId="2637CA07" w14:textId="224FE463" w:rsidR="0021410B" w:rsidRPr="0021410B" w:rsidRDefault="0021410B" w:rsidP="000B1CEC">
            <w:pPr>
              <w:pStyle w:val="tabletext"/>
              <w:rPr>
                <w:ins w:id="35" w:author="Mahendra Pandey" w:date="2023-04-11T09:42:00Z"/>
                <w:rFonts w:ascii="Verdana" w:hAnsi="Verdana" w:cs="Arial"/>
                <w:highlight w:val="yellow"/>
                <w:rPrChange w:id="36" w:author="Mahendra Pandey" w:date="2023-04-11T09:43:00Z">
                  <w:rPr>
                    <w:ins w:id="37" w:author="Mahendra Pandey" w:date="2023-04-11T09:42:00Z"/>
                    <w:rFonts w:ascii="Verdana" w:hAnsi="Verdana" w:cs="Arial"/>
                  </w:rPr>
                </w:rPrChange>
              </w:rPr>
            </w:pPr>
            <w:ins w:id="38" w:author="Mahendra Pandey" w:date="2023-04-11T09:43:00Z">
              <w:r w:rsidRPr="0021410B">
                <w:rPr>
                  <w:rFonts w:ascii="Verdana" w:hAnsi="Verdana" w:cs="Arial"/>
                  <w:highlight w:val="yellow"/>
                  <w:rPrChange w:id="39" w:author="Mahendra Pandey" w:date="2023-04-11T09:43:00Z">
                    <w:rPr>
                      <w:rFonts w:ascii="Verdana" w:hAnsi="Verdana" w:cs="Arial"/>
                    </w:rPr>
                  </w:rPrChange>
                </w:rPr>
                <w:t>String(1</w:t>
              </w:r>
              <w:r w:rsidRPr="0021410B">
                <w:rPr>
                  <w:rFonts w:ascii="Verdana" w:hAnsi="Verdana" w:cs="Arial"/>
                  <w:highlight w:val="yellow"/>
                  <w:rPrChange w:id="40" w:author="Mahendra Pandey" w:date="2023-04-11T09:43:00Z">
                    <w:rPr>
                      <w:rFonts w:ascii="Verdana" w:hAnsi="Verdana" w:cs="Arial"/>
                    </w:rPr>
                  </w:rPrChange>
                </w:rPr>
                <w:t>)</w:t>
              </w:r>
            </w:ins>
          </w:p>
        </w:tc>
        <w:tc>
          <w:tcPr>
            <w:tcW w:w="1890" w:type="dxa"/>
          </w:tcPr>
          <w:p w14:paraId="454E453C" w14:textId="22D36A52" w:rsidR="0021410B" w:rsidRPr="0021410B" w:rsidRDefault="0021410B" w:rsidP="000B1CEC">
            <w:pPr>
              <w:pStyle w:val="Default"/>
              <w:rPr>
                <w:ins w:id="41" w:author="Mahendra Pandey" w:date="2023-04-11T09:42:00Z"/>
                <w:rFonts w:ascii="Verdana" w:eastAsia="Calibri" w:hAnsi="Verdana"/>
                <w:sz w:val="20"/>
                <w:szCs w:val="20"/>
                <w:highlight w:val="yellow"/>
                <w:rPrChange w:id="42" w:author="Mahendra Pandey" w:date="2023-04-11T09:43:00Z">
                  <w:rPr>
                    <w:ins w:id="43" w:author="Mahendra Pandey" w:date="2023-04-11T09:42:00Z"/>
                    <w:rFonts w:ascii="Verdana" w:eastAsia="Calibri" w:hAnsi="Verdana"/>
                    <w:sz w:val="20"/>
                    <w:szCs w:val="20"/>
                  </w:rPr>
                </w:rPrChange>
              </w:rPr>
            </w:pPr>
            <w:ins w:id="44" w:author="Mahendra Pandey" w:date="2023-04-11T09:43:00Z">
              <w:r w:rsidRPr="0021410B">
                <w:rPr>
                  <w:rFonts w:ascii="Verdana" w:eastAsia="Calibri" w:hAnsi="Verdana"/>
                  <w:sz w:val="20"/>
                  <w:szCs w:val="20"/>
                  <w:highlight w:val="yellow"/>
                  <w:rPrChange w:id="45" w:author="Mahendra Pandey" w:date="2023-04-11T09:43:00Z">
                    <w:rPr>
                      <w:rFonts w:ascii="Verdana" w:eastAsia="Calibri" w:hAnsi="Verdana"/>
                      <w:sz w:val="20"/>
                      <w:szCs w:val="20"/>
                    </w:rPr>
                  </w:rPrChange>
                </w:rPr>
                <w:t>Conditional Mandatory</w:t>
              </w:r>
            </w:ins>
          </w:p>
        </w:tc>
      </w:tr>
      <w:tr w:rsidR="00AD2F6B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Customer Declared Lifestyle Expenditure 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FAFE4B3" w14:textId="0B7F63A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A92AFD3" w14:textId="729CC813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8701E4D" w14:textId="31D7A71C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B03E55" w14:textId="03B481B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453EB45" w14:textId="3932BE5B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Assessed Income info</w:t>
            </w:r>
          </w:p>
          <w:p w14:paraId="223FAFAA" w14:textId="5AF9ECD6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42D90A" w14:textId="3EE0B98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Total Deductions</w:t>
            </w:r>
          </w:p>
          <w:p w14:paraId="072B89E5" w14:textId="2C98BC1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C55D06A" w14:textId="4E3A091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Disposable Income</w:t>
            </w:r>
          </w:p>
          <w:p w14:paraId="5CA8EDAD" w14:textId="019909F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7B2F81D" w14:textId="237AC4A4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AffordabilityAssessmentRatio</w:t>
            </w:r>
            <w:proofErr w:type="spellEnd"/>
          </w:p>
        </w:tc>
        <w:tc>
          <w:tcPr>
            <w:tcW w:w="4050" w:type="dxa"/>
          </w:tcPr>
          <w:p w14:paraId="671FAD61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0377130" w14:textId="37D69DE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>String</w:t>
            </w:r>
          </w:p>
        </w:tc>
        <w:tc>
          <w:tcPr>
            <w:tcW w:w="1890" w:type="dxa"/>
          </w:tcPr>
          <w:p w14:paraId="59FE11D5" w14:textId="6DD05F4F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CardType</w:t>
            </w:r>
            <w:proofErr w:type="spellEnd"/>
          </w:p>
        </w:tc>
        <w:tc>
          <w:tcPr>
            <w:tcW w:w="4050" w:type="dxa"/>
          </w:tcPr>
          <w:p w14:paraId="765499F8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E89595" w14:textId="3F743D9F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3C7BE6" w:rsidRDefault="00B2424C" w:rsidP="003C7BE6">
      <w:pPr>
        <w:pStyle w:val="tabletext"/>
        <w:rPr>
          <w:rFonts w:ascii="Verdana" w:hAnsi="Verdana" w:cs="Arial"/>
        </w:rPr>
      </w:pPr>
      <w:r w:rsidRPr="003C7BE6">
        <w:rPr>
          <w:rFonts w:ascii="Verdana" w:hAnsi="Verdana" w:cs="Arial"/>
        </w:rPr>
        <w:t>Sample Request</w:t>
      </w:r>
    </w:p>
    <w:p w14:paraId="3385DB9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&lt;? Xml version="1.0" encoding="UTF-8" standalone="yes"?&gt;</w:t>
      </w:r>
    </w:p>
    <w:p w14:paraId="0CEE0D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&gt;NOTIFY_APPLICATION&lt;/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5C7BF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&gt;0001&lt;/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12124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F53852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CAS/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22924A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7101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D5080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&gt;secure&lt;/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468218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9DB72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2B796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18F6D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&lt;Extra2&gt;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AD2F6B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D2F6B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&lt;/Extra2&gt;</w:t>
      </w:r>
    </w:p>
    <w:p w14:paraId="12F8E35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251ED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C1C6148" w14:textId="510C2D9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ins w:id="46" w:author="Mahendra Pandey" w:date="2023-04-11T09:44:00Z">
        <w:r w:rsidR="0021410B" w:rsidRPr="0021410B">
          <w:rPr>
            <w:rFonts w:ascii="Consolas" w:hAnsi="Consolas"/>
            <w:highlight w:val="yellow"/>
          </w:rPr>
          <w:t xml:space="preserve"> </w:t>
        </w:r>
        <w:r w:rsidR="0021410B">
          <w:rPr>
            <w:rFonts w:ascii="Consolas" w:hAnsi="Consolas"/>
            <w:highlight w:val="yellow"/>
          </w:rPr>
          <w:t>CARD_DISPATCH</w:t>
        </w:r>
        <w:r w:rsidR="0021410B" w:rsidRPr="00AD2F6B" w:rsidDel="0021410B">
          <w:rPr>
            <w:rFonts w:asciiTheme="minorHAnsi" w:hAnsiTheme="minorHAnsi" w:cstheme="minorHAnsi"/>
            <w:sz w:val="22"/>
            <w:szCs w:val="22"/>
          </w:rPr>
          <w:t xml:space="preserve"> </w:t>
        </w:r>
      </w:ins>
      <w:del w:id="47" w:author="Mahendra Pandey" w:date="2023-04-11T09:44:00Z">
        <w:r w:rsidRPr="00AD2F6B" w:rsidDel="0021410B">
          <w:rPr>
            <w:rFonts w:asciiTheme="minorHAnsi" w:hAnsiTheme="minorHAnsi" w:cstheme="minorHAnsi"/>
            <w:sz w:val="22"/>
            <w:szCs w:val="22"/>
          </w:rPr>
          <w:delText>Digital_CC</w:delText>
        </w:r>
      </w:del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7CCED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BC352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&gt;DEH&lt;/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43F5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D3C3A6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14A0DC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0FEF9D6" w14:textId="52BF78B0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&lt;Event</w:t>
      </w:r>
      <w:r w:rsidRPr="0021410B">
        <w:rPr>
          <w:rFonts w:asciiTheme="minorHAnsi" w:hAnsiTheme="minorHAnsi" w:cstheme="minorHAnsi"/>
          <w:sz w:val="22"/>
          <w:szCs w:val="22"/>
        </w:rPr>
        <w:t>&gt;</w:t>
      </w:r>
      <w:r w:rsidR="00293FC3" w:rsidRPr="0021410B">
        <w:t xml:space="preserve"> </w:t>
      </w:r>
      <w:r w:rsidR="00293FC3" w:rsidRPr="0021410B">
        <w:rPr>
          <w:rFonts w:asciiTheme="minorHAnsi" w:hAnsiTheme="minorHAnsi" w:cstheme="minorHAnsi"/>
          <w:sz w:val="22"/>
          <w:szCs w:val="22"/>
        </w:rPr>
        <w:t>NAME_STATUS_CHANGE</w:t>
      </w:r>
      <w:r w:rsidRPr="00AD2F6B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859B0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0988CC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75E254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1C822D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64B62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2AC2A7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1E6EC1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2FB9FF8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43D163F" w14:textId="423F9DD6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D96FB54" w14:textId="6B7EDB1F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DADD805" w14:textId="6B7631E3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FC5C9F3" w14:textId="728D9A3D" w:rsidR="00293FC3" w:rsidRPr="00AD2F6B" w:rsidRDefault="00293FC3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A34CBB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6788837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0EAA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2B0E35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&gt;Active&lt;/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70D984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F98C8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ACC3E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8E3DF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EBAD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627A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&gt;09-2022&lt;/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41071D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EBFA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8FF9A0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C74745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A9FE2C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2CCDC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83F170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76486F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99CC5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417BB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C3553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7E92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B3D8551" w14:textId="60A5C3BC" w:rsidR="0021410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ins w:id="48" w:author="Mahendra Pandey" w:date="2023-04-11T09:44:00Z">
        <w:r w:rsidR="0021410B">
          <w:rPr>
            <w:rFonts w:asciiTheme="minorHAnsi" w:hAnsiTheme="minorHAnsi" w:cstheme="minorHAnsi"/>
            <w:sz w:val="22"/>
            <w:szCs w:val="22"/>
          </w:rPr>
          <w:tab/>
        </w:r>
        <w:r w:rsidR="0021410B">
          <w:rPr>
            <w:rFonts w:asciiTheme="minorHAnsi" w:hAnsiTheme="minorHAnsi" w:cstheme="minorHAnsi"/>
            <w:sz w:val="22"/>
            <w:szCs w:val="22"/>
          </w:rPr>
          <w:tab/>
        </w:r>
        <w:r w:rsidR="0021410B">
          <w:rPr>
            <w:rFonts w:asciiTheme="minorHAnsi" w:hAnsiTheme="minorHAnsi" w:cstheme="minorHAnsi"/>
            <w:sz w:val="22"/>
            <w:szCs w:val="22"/>
          </w:rPr>
          <w:tab/>
        </w:r>
        <w:r w:rsidR="0021410B">
          <w:rPr>
            <w:rFonts w:asciiTheme="minorHAnsi" w:hAnsiTheme="minorHAnsi" w:cstheme="minorHAnsi"/>
            <w:sz w:val="22"/>
            <w:szCs w:val="22"/>
          </w:rPr>
          <w:tab/>
        </w:r>
        <w:r w:rsidR="0021410B">
          <w:rPr>
            <w:rFonts w:asciiTheme="minorHAnsi" w:hAnsiTheme="minorHAnsi" w:cstheme="minorHAnsi"/>
            <w:sz w:val="22"/>
            <w:szCs w:val="22"/>
          </w:rPr>
          <w:tab/>
        </w:r>
      </w:ins>
      <w:ins w:id="49" w:author="Mahendra Pandey" w:date="2023-04-11T09:45:00Z">
        <w:r w:rsidR="0021410B">
          <w:rPr>
            <w:rFonts w:asciiTheme="minorHAnsi" w:hAnsiTheme="minorHAnsi" w:cstheme="minorHAnsi"/>
            <w:sz w:val="22"/>
            <w:szCs w:val="22"/>
          </w:rPr>
          <w:t xml:space="preserve">               </w:t>
        </w:r>
      </w:ins>
      <w:ins w:id="50" w:author="Mahendra Pandey" w:date="2023-04-11T09:44:00Z">
        <w:r w:rsidR="0021410B">
          <w:rPr>
            <w:rFonts w:ascii="Consolas" w:hAnsi="Consolas"/>
            <w:highlight w:val="yellow"/>
          </w:rPr>
          <w:t>&lt;</w:t>
        </w:r>
        <w:proofErr w:type="spellStart"/>
        <w:r w:rsidR="0021410B">
          <w:rPr>
            <w:rFonts w:ascii="Consolas" w:hAnsi="Consolas"/>
            <w:highlight w:val="yellow"/>
          </w:rPr>
          <w:t>IsVirtualCardActive</w:t>
        </w:r>
        <w:proofErr w:type="spellEnd"/>
        <w:r w:rsidR="0021410B">
          <w:rPr>
            <w:rFonts w:ascii="Consolas" w:hAnsi="Consolas"/>
            <w:highlight w:val="yellow"/>
          </w:rPr>
          <w:t>&gt;</w:t>
        </w:r>
        <w:r w:rsidR="0021410B">
          <w:rPr>
            <w:rFonts w:ascii="Consolas" w:hAnsi="Consolas"/>
            <w:highlight w:val="yellow"/>
          </w:rPr>
          <w:t>Y</w:t>
        </w:r>
        <w:r w:rsidR="0021410B">
          <w:rPr>
            <w:rFonts w:ascii="Consolas" w:hAnsi="Consolas"/>
            <w:highlight w:val="yellow"/>
          </w:rPr>
          <w:t>&lt;/</w:t>
        </w:r>
        <w:proofErr w:type="spellStart"/>
        <w:r w:rsidR="0021410B">
          <w:rPr>
            <w:rFonts w:ascii="Consolas" w:hAnsi="Consolas"/>
            <w:highlight w:val="yellow"/>
          </w:rPr>
          <w:t>IsVirtualCardActive</w:t>
        </w:r>
        <w:proofErr w:type="spellEnd"/>
        <w:r w:rsidR="0021410B">
          <w:rPr>
            <w:rFonts w:ascii="Consolas" w:hAnsi="Consolas"/>
            <w:highlight w:val="yellow"/>
          </w:rPr>
          <w:t>&gt;</w:t>
        </w:r>
      </w:ins>
    </w:p>
    <w:p w14:paraId="3FB60976" w14:textId="2011F1E1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&lt;CustomerDeclaredLifestyleExpenditure&gt;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>&lt;/CustomerDeclaredLifestyleExpenditure&gt;</w:t>
      </w:r>
    </w:p>
    <w:p w14:paraId="4595D0C7" w14:textId="763FE20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F2F540" w14:textId="5179AF73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B79A1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0D690D" w14:textId="6C9FA90A" w:rsidR="00B97A35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51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51"/>
    </w:p>
    <w:p w14:paraId="39EAE692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9F480D" w14:paraId="5AC03C73" w14:textId="77777777" w:rsidTr="00F221DB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9F480D" w:rsidRDefault="00B2424C" w:rsidP="00F221DB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9F480D" w:rsidRDefault="00B2424C" w:rsidP="00F221DB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9F480D" w:rsidRDefault="00B2424C" w:rsidP="00F221DB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9F480D" w:rsidRDefault="00B2424C" w:rsidP="00F221DB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9F480D" w:rsidRDefault="00B2424C" w:rsidP="00F221DB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9F480D" w:rsidRDefault="00B2424C" w:rsidP="00F221DB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9F480D" w:rsidDel="005D518C" w14:paraId="5D1ABFB1" w14:textId="77777777" w:rsidTr="002551E0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B16F95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</w:t>
            </w:r>
            <w:r>
              <w:rPr>
                <w:rFonts w:asciiTheme="minorHAnsi" w:hAnsiTheme="minorHAnsi" w:cstheme="minorHAnsi"/>
              </w:rPr>
              <w:t>sponse</w:t>
            </w:r>
            <w:proofErr w:type="spellEnd"/>
          </w:p>
        </w:tc>
      </w:tr>
      <w:tr w:rsidR="00CE7CFC" w:rsidRPr="009F480D" w:rsidDel="005D518C" w14:paraId="346D6C80" w14:textId="77777777" w:rsidTr="00F221DB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B16F95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334865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2A9D4E03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9F480D" w:rsidDel="005D518C" w14:paraId="5653EA1D" w14:textId="77777777" w:rsidTr="00F221DB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B16F95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EF7A64" w:rsidRPr="00EF7A64">
              <w:rPr>
                <w:rFonts w:ascii="Verdana" w:hAnsi="Verdan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</w:tcPr>
          <w:p w14:paraId="3E02AA3C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B16F95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 w:rsidR="007C051F">
              <w:rPr>
                <w:rFonts w:ascii="Verdana" w:hAnsi="Verdana"/>
                <w:sz w:val="20"/>
                <w:szCs w:val="20"/>
              </w:rPr>
              <w:t>100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7F7F98B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0001&lt;/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sz w:val="20"/>
          <w:szCs w:val="20"/>
        </w:rPr>
        <w:t>0000</w:t>
      </w:r>
      <w:r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123123453&lt;/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>
        <w:rPr>
          <w:rFonts w:ascii="Courier New" w:eastAsiaTheme="minorHAnsi" w:hAnsi="Courier New" w:cs="Courier New"/>
          <w:sz w:val="20"/>
          <w:szCs w:val="20"/>
        </w:rPr>
        <w:t>|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451045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                </w:t>
      </w:r>
      <w:bookmarkStart w:id="52" w:name="_MON_1714461403"/>
      <w:bookmarkEnd w:id="52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15pt;height:49.8pt" o:ole="">
            <v:imagedata r:id="rId8" o:title=""/>
          </v:shape>
          <o:OLEObject Type="Embed" ProgID="Excel.Sheet.12" ShapeID="_x0000_i1025" DrawAspect="Icon" ObjectID="_1742711695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2E3BD7" w14:textId="77777777" w:rsidR="004B7FB1" w:rsidRDefault="004B7FB1" w:rsidP="00C75C39">
      <w:pPr>
        <w:spacing w:before="0" w:after="0" w:line="240" w:lineRule="auto"/>
      </w:pPr>
      <w:r>
        <w:separator/>
      </w:r>
    </w:p>
  </w:endnote>
  <w:endnote w:type="continuationSeparator" w:id="0">
    <w:p w14:paraId="0DACC434" w14:textId="77777777" w:rsidR="004B7FB1" w:rsidRDefault="004B7FB1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4F4B80" w:rsidRDefault="004F4B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4F4B80" w:rsidRDefault="004F4B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4F4B80" w:rsidRDefault="004F4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1058C0" w14:textId="77777777" w:rsidR="004B7FB1" w:rsidRDefault="004B7FB1" w:rsidP="00C75C39">
      <w:pPr>
        <w:spacing w:before="0" w:after="0" w:line="240" w:lineRule="auto"/>
      </w:pPr>
      <w:r>
        <w:separator/>
      </w:r>
    </w:p>
  </w:footnote>
  <w:footnote w:type="continuationSeparator" w:id="0">
    <w:p w14:paraId="7AC6BA46" w14:textId="77777777" w:rsidR="004B7FB1" w:rsidRDefault="004B7FB1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C75C39" w:rsidRDefault="00C75C39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hendra Pandey">
    <w15:presenceInfo w15:providerId="AD" w15:userId="S-1-5-21-1241872456-1058172877-1847928074-1447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609A2"/>
    <w:rsid w:val="0008005E"/>
    <w:rsid w:val="00082AF2"/>
    <w:rsid w:val="000A7C75"/>
    <w:rsid w:val="000B1CEC"/>
    <w:rsid w:val="000B3F55"/>
    <w:rsid w:val="000C1E00"/>
    <w:rsid w:val="000C6E85"/>
    <w:rsid w:val="000D0823"/>
    <w:rsid w:val="0012027E"/>
    <w:rsid w:val="001372D4"/>
    <w:rsid w:val="00180480"/>
    <w:rsid w:val="001A0025"/>
    <w:rsid w:val="001B22C2"/>
    <w:rsid w:val="001C3CA0"/>
    <w:rsid w:val="001C7DB8"/>
    <w:rsid w:val="001D3090"/>
    <w:rsid w:val="001D5DCE"/>
    <w:rsid w:val="001D6530"/>
    <w:rsid w:val="001E4F51"/>
    <w:rsid w:val="00203B26"/>
    <w:rsid w:val="0021410B"/>
    <w:rsid w:val="002156BA"/>
    <w:rsid w:val="002246E9"/>
    <w:rsid w:val="00224C99"/>
    <w:rsid w:val="0025621A"/>
    <w:rsid w:val="002677EB"/>
    <w:rsid w:val="00293FC3"/>
    <w:rsid w:val="00295733"/>
    <w:rsid w:val="002D3DBE"/>
    <w:rsid w:val="002E64E8"/>
    <w:rsid w:val="00322496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0EDB"/>
    <w:rsid w:val="003A38BD"/>
    <w:rsid w:val="003C57AD"/>
    <w:rsid w:val="003C7BE6"/>
    <w:rsid w:val="003D2275"/>
    <w:rsid w:val="003E3B6B"/>
    <w:rsid w:val="003F02D3"/>
    <w:rsid w:val="004064D6"/>
    <w:rsid w:val="0040794F"/>
    <w:rsid w:val="00421AC8"/>
    <w:rsid w:val="004476C7"/>
    <w:rsid w:val="0049498B"/>
    <w:rsid w:val="004B0462"/>
    <w:rsid w:val="004B2BD5"/>
    <w:rsid w:val="004B6C7D"/>
    <w:rsid w:val="004B7FB1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4A2D"/>
    <w:rsid w:val="006144E3"/>
    <w:rsid w:val="006330EE"/>
    <w:rsid w:val="0064628A"/>
    <w:rsid w:val="00675CB2"/>
    <w:rsid w:val="00690464"/>
    <w:rsid w:val="006C0890"/>
    <w:rsid w:val="006C5005"/>
    <w:rsid w:val="006E4F7B"/>
    <w:rsid w:val="006F23CB"/>
    <w:rsid w:val="0072152E"/>
    <w:rsid w:val="0073444A"/>
    <w:rsid w:val="00741AC3"/>
    <w:rsid w:val="007437EF"/>
    <w:rsid w:val="00750C78"/>
    <w:rsid w:val="00752015"/>
    <w:rsid w:val="0076378C"/>
    <w:rsid w:val="007774BB"/>
    <w:rsid w:val="007942AA"/>
    <w:rsid w:val="00795996"/>
    <w:rsid w:val="00796E2E"/>
    <w:rsid w:val="007A42FD"/>
    <w:rsid w:val="007B2AA8"/>
    <w:rsid w:val="007C051F"/>
    <w:rsid w:val="007D67A4"/>
    <w:rsid w:val="007E71E0"/>
    <w:rsid w:val="00817CE0"/>
    <w:rsid w:val="0082011B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D4A3A"/>
    <w:rsid w:val="008D6CA7"/>
    <w:rsid w:val="009040FF"/>
    <w:rsid w:val="0090568F"/>
    <w:rsid w:val="00910B7F"/>
    <w:rsid w:val="009117D2"/>
    <w:rsid w:val="009310F1"/>
    <w:rsid w:val="00950F5A"/>
    <w:rsid w:val="00973F14"/>
    <w:rsid w:val="00976E01"/>
    <w:rsid w:val="009833FE"/>
    <w:rsid w:val="0098642D"/>
    <w:rsid w:val="0099295E"/>
    <w:rsid w:val="0099602D"/>
    <w:rsid w:val="009A17E7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61741"/>
    <w:rsid w:val="00A6374F"/>
    <w:rsid w:val="00A854DE"/>
    <w:rsid w:val="00A90E33"/>
    <w:rsid w:val="00A91BB6"/>
    <w:rsid w:val="00AA13AF"/>
    <w:rsid w:val="00AA183D"/>
    <w:rsid w:val="00AA2FD5"/>
    <w:rsid w:val="00AB106A"/>
    <w:rsid w:val="00AB4829"/>
    <w:rsid w:val="00AB5832"/>
    <w:rsid w:val="00AD1356"/>
    <w:rsid w:val="00AD2F6B"/>
    <w:rsid w:val="00AE3285"/>
    <w:rsid w:val="00AF05E4"/>
    <w:rsid w:val="00AF090D"/>
    <w:rsid w:val="00AF6DCD"/>
    <w:rsid w:val="00B0037A"/>
    <w:rsid w:val="00B07621"/>
    <w:rsid w:val="00B21F60"/>
    <w:rsid w:val="00B2424C"/>
    <w:rsid w:val="00B479D9"/>
    <w:rsid w:val="00B73B5B"/>
    <w:rsid w:val="00B806B6"/>
    <w:rsid w:val="00B97A35"/>
    <w:rsid w:val="00BA046A"/>
    <w:rsid w:val="00BA0708"/>
    <w:rsid w:val="00BC3A36"/>
    <w:rsid w:val="00BE7AFC"/>
    <w:rsid w:val="00BF02C8"/>
    <w:rsid w:val="00C125BE"/>
    <w:rsid w:val="00C20907"/>
    <w:rsid w:val="00C3353B"/>
    <w:rsid w:val="00C72205"/>
    <w:rsid w:val="00C75C39"/>
    <w:rsid w:val="00C82047"/>
    <w:rsid w:val="00C82CA5"/>
    <w:rsid w:val="00C8532C"/>
    <w:rsid w:val="00C92753"/>
    <w:rsid w:val="00C951D5"/>
    <w:rsid w:val="00CC1D65"/>
    <w:rsid w:val="00CD0A19"/>
    <w:rsid w:val="00CD1643"/>
    <w:rsid w:val="00CD411F"/>
    <w:rsid w:val="00CE7CFC"/>
    <w:rsid w:val="00D036A9"/>
    <w:rsid w:val="00D114B4"/>
    <w:rsid w:val="00D33256"/>
    <w:rsid w:val="00D34F12"/>
    <w:rsid w:val="00D442ED"/>
    <w:rsid w:val="00D511DE"/>
    <w:rsid w:val="00D53482"/>
    <w:rsid w:val="00D55872"/>
    <w:rsid w:val="00D6772A"/>
    <w:rsid w:val="00D92FC1"/>
    <w:rsid w:val="00DB161C"/>
    <w:rsid w:val="00DB2056"/>
    <w:rsid w:val="00DD4D34"/>
    <w:rsid w:val="00E6410D"/>
    <w:rsid w:val="00E832DB"/>
    <w:rsid w:val="00E91A07"/>
    <w:rsid w:val="00E95360"/>
    <w:rsid w:val="00EC3519"/>
    <w:rsid w:val="00ED44AB"/>
    <w:rsid w:val="00ED6E49"/>
    <w:rsid w:val="00EE08A3"/>
    <w:rsid w:val="00EE1073"/>
    <w:rsid w:val="00EF0176"/>
    <w:rsid w:val="00EF7A64"/>
    <w:rsid w:val="00F245EC"/>
    <w:rsid w:val="00F24D32"/>
    <w:rsid w:val="00F4775E"/>
    <w:rsid w:val="00F62AB4"/>
    <w:rsid w:val="00F6610C"/>
    <w:rsid w:val="00F75251"/>
    <w:rsid w:val="00F83BAC"/>
    <w:rsid w:val="00F9045A"/>
    <w:rsid w:val="00FB5CE2"/>
    <w:rsid w:val="00FB632C"/>
    <w:rsid w:val="00FC531A"/>
    <w:rsid w:val="00FD2707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52AC8"/>
    <w:rsid w:val="0018699D"/>
    <w:rsid w:val="00262A25"/>
    <w:rsid w:val="00361475"/>
    <w:rsid w:val="0046214F"/>
    <w:rsid w:val="00475B09"/>
    <w:rsid w:val="004B2809"/>
    <w:rsid w:val="00596A29"/>
    <w:rsid w:val="006F1625"/>
    <w:rsid w:val="008972DA"/>
    <w:rsid w:val="00970AAD"/>
    <w:rsid w:val="00B544D0"/>
    <w:rsid w:val="00C23EA2"/>
    <w:rsid w:val="00CE572C"/>
    <w:rsid w:val="00CF17C2"/>
    <w:rsid w:val="00DA7093"/>
    <w:rsid w:val="00DE0F2C"/>
    <w:rsid w:val="00E0066B"/>
    <w:rsid w:val="00E5074F"/>
    <w:rsid w:val="00E81B77"/>
    <w:rsid w:val="00EF0258"/>
    <w:rsid w:val="00F04E7B"/>
    <w:rsid w:val="00F2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11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Mahendra Pandey</cp:lastModifiedBy>
  <cp:revision>97</cp:revision>
  <dcterms:created xsi:type="dcterms:W3CDTF">2022-05-20T14:06:00Z</dcterms:created>
  <dcterms:modified xsi:type="dcterms:W3CDTF">2023-04-11T05:48:00Z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