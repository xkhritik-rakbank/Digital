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978836" w14:textId="038A76DC" w:rsidR="00B2424C" w:rsidRPr="00A923FF" w:rsidRDefault="00BE7AFC" w:rsidP="00B2424C">
      <w:pPr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</w:p>
    <w:p w14:paraId="045146F4" w14:textId="77777777" w:rsidR="00B2424C" w:rsidRPr="00A923FF" w:rsidRDefault="00B2424C" w:rsidP="00B2424C">
      <w:pPr>
        <w:tabs>
          <w:tab w:val="left" w:pos="1665"/>
        </w:tabs>
        <w:rPr>
          <w:rFonts w:ascii="Verdana" w:hAnsi="Verdana"/>
          <w:sz w:val="20"/>
          <w:szCs w:val="20"/>
        </w:rPr>
      </w:pPr>
    </w:p>
    <w:p w14:paraId="3D1BAF1F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6A19FFBE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27500CE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5DAC9E13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4239246F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5378586" w14:textId="4386A4B7" w:rsidR="00B2424C" w:rsidRPr="00A923FF" w:rsidRDefault="0038482A" w:rsidP="00B2424C">
      <w:pPr>
        <w:pStyle w:val="TOC1"/>
        <w:rPr>
          <w:szCs w:val="20"/>
        </w:rPr>
      </w:pPr>
      <w:r>
        <w:rPr>
          <w:szCs w:val="20"/>
        </w:rPr>
        <w:t>CAS</w:t>
      </w:r>
      <w:r w:rsidR="00B2424C">
        <w:rPr>
          <w:szCs w:val="20"/>
        </w:rPr>
        <w:t xml:space="preserve">  MESSAGE FORMAT</w:t>
      </w:r>
      <w:r w:rsidR="00B2424C" w:rsidRPr="00A923FF">
        <w:rPr>
          <w:szCs w:val="20"/>
        </w:rPr>
        <w:t xml:space="preserve"> </w:t>
      </w:r>
      <w:r w:rsidR="00B2424C">
        <w:rPr>
          <w:szCs w:val="20"/>
        </w:rPr>
        <w:t xml:space="preserve">: </w:t>
      </w:r>
      <w:r w:rsidRPr="0038482A">
        <w:rPr>
          <w:szCs w:val="20"/>
        </w:rPr>
        <w:t>NOTIFY_APPLICATION</w:t>
      </w:r>
    </w:p>
    <w:p w14:paraId="5E0A3F4B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4A2B0360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6F2D5FA0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3ABA7097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1D7E2740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BB4864A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79075AA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6BFEB7BF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5DC150C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7202E2D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78982C64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0EBF371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76E6D3F2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105DD6F7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7B0C7DE5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946B4ED" w14:textId="77777777" w:rsidR="00B2424C" w:rsidRPr="00A923FF" w:rsidRDefault="00B2424C" w:rsidP="00B2424C">
      <w:pPr>
        <w:ind w:left="5760" w:firstLine="720"/>
        <w:jc w:val="center"/>
        <w:rPr>
          <w:rFonts w:ascii="Verdana" w:hAnsi="Verdana"/>
          <w:b/>
          <w:sz w:val="20"/>
          <w:szCs w:val="20"/>
        </w:rPr>
      </w:pPr>
      <w:r w:rsidRPr="00A923FF">
        <w:rPr>
          <w:rFonts w:ascii="Verdana" w:hAnsi="Verdana"/>
          <w:b/>
          <w:sz w:val="20"/>
          <w:szCs w:val="20"/>
        </w:rPr>
        <w:t>RAK Bank</w:t>
      </w:r>
    </w:p>
    <w:p w14:paraId="1897AFF5" w14:textId="77777777" w:rsidR="00B2424C" w:rsidRDefault="00B2424C" w:rsidP="00B2424C">
      <w:pPr>
        <w:jc w:val="right"/>
        <w:rPr>
          <w:rFonts w:cstheme="minorHAnsi"/>
          <w:color w:val="0070C0"/>
          <w:sz w:val="32"/>
          <w:szCs w:val="32"/>
        </w:rPr>
      </w:pPr>
      <w:r>
        <w:rPr>
          <w:rFonts w:ascii="Verdana" w:hAnsi="Verdana"/>
          <w:b/>
          <w:sz w:val="20"/>
          <w:szCs w:val="20"/>
        </w:rPr>
        <w:t>CRYSTAL Middleware</w:t>
      </w:r>
    </w:p>
    <w:p w14:paraId="0E4604E7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2F36BC8E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61EC549F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42774B14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758806A5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7E73D39C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3C8A08A0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1679ACD5" w14:textId="77777777" w:rsidR="00B2424C" w:rsidRPr="00A923FF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  <w:r w:rsidRPr="00A923FF">
        <w:rPr>
          <w:rFonts w:ascii="Verdana" w:hAnsi="Verdana"/>
          <w:b/>
          <w:sz w:val="20"/>
          <w:szCs w:val="20"/>
        </w:rPr>
        <w:lastRenderedPageBreak/>
        <w:t>REVISION HISTORY</w:t>
      </w:r>
    </w:p>
    <w:p w14:paraId="54E81E86" w14:textId="77777777" w:rsidR="00B2424C" w:rsidRPr="00A923FF" w:rsidRDefault="00B2424C" w:rsidP="00B2424C">
      <w:pPr>
        <w:rPr>
          <w:rFonts w:ascii="Verdana" w:hAnsi="Verdana" w:cs="Arial"/>
          <w:b/>
          <w:sz w:val="20"/>
          <w:szCs w:val="20"/>
        </w:rPr>
      </w:pPr>
    </w:p>
    <w:p w14:paraId="67E7EEE4" w14:textId="77777777" w:rsidR="00B2424C" w:rsidRPr="00A923FF" w:rsidRDefault="00B2424C" w:rsidP="00B2424C">
      <w:pPr>
        <w:rPr>
          <w:rFonts w:ascii="Verdana" w:hAnsi="Verdana" w:cs="Arial"/>
          <w:b/>
          <w:sz w:val="20"/>
          <w:szCs w:val="20"/>
        </w:rPr>
      </w:pPr>
    </w:p>
    <w:tbl>
      <w:tblPr>
        <w:tblW w:w="4989" w:type="pct"/>
        <w:tblInd w:w="-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14"/>
        <w:gridCol w:w="886"/>
        <w:gridCol w:w="2073"/>
        <w:gridCol w:w="1669"/>
        <w:gridCol w:w="1840"/>
        <w:gridCol w:w="2047"/>
      </w:tblGrid>
      <w:tr w:rsidR="00B2424C" w:rsidRPr="00A923FF" w14:paraId="2F976C40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47C49677" w14:textId="77777777" w:rsidR="00B2424C" w:rsidRPr="00A923FF" w:rsidRDefault="00B2424C" w:rsidP="00D2307F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No.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5BCD33D0" w14:textId="77777777" w:rsidR="00B2424C" w:rsidRPr="00A923FF" w:rsidRDefault="00B2424C" w:rsidP="00D2307F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Version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6A499192" w14:textId="77777777" w:rsidR="00B2424C" w:rsidRPr="00A923FF" w:rsidRDefault="00B2424C" w:rsidP="00D2307F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Description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2362742B" w14:textId="77777777" w:rsidR="00B2424C" w:rsidRPr="00A923FF" w:rsidRDefault="00B2424C" w:rsidP="00D2307F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Author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130F5F34" w14:textId="77777777" w:rsidR="00B2424C" w:rsidRPr="00A923FF" w:rsidRDefault="00B2424C" w:rsidP="00D2307F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Date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4FC40F9A" w14:textId="77777777" w:rsidR="00B2424C" w:rsidRPr="00A923FF" w:rsidRDefault="00B2424C" w:rsidP="00D2307F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Comments</w:t>
            </w:r>
          </w:p>
        </w:tc>
      </w:tr>
      <w:tr w:rsidR="00B2424C" w:rsidRPr="00A923FF" w14:paraId="094FFC59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209CE7" w14:textId="77777777" w:rsidR="00B2424C" w:rsidRPr="00A923FF" w:rsidRDefault="00B2424C" w:rsidP="00D2307F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3038F7" w14:textId="77777777" w:rsidR="00B2424C" w:rsidRPr="00A923FF" w:rsidRDefault="00B2424C" w:rsidP="00D2307F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1.0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06168D" w14:textId="77777777" w:rsidR="00B2424C" w:rsidRPr="00A923FF" w:rsidRDefault="00B2424C" w:rsidP="00D2307F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Initial Version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BE941" w14:textId="77777777" w:rsidR="00B2424C" w:rsidRPr="00A923FF" w:rsidRDefault="00875824" w:rsidP="00D2307F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Vinoth 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503346" w14:textId="77777777" w:rsidR="00B2424C" w:rsidRPr="00A923FF" w:rsidRDefault="00875824" w:rsidP="00D2307F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19/05/2022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5CBDFA7" w14:textId="77777777" w:rsidR="00B2424C" w:rsidRPr="00A923FF" w:rsidRDefault="00B2424C" w:rsidP="00D2307F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064D6" w:rsidRPr="00A923FF" w14:paraId="5005A840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66DA23" w14:textId="04147220" w:rsidR="004064D6" w:rsidRPr="00A923FF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CB4B88" w14:textId="1F6AE50F" w:rsidR="004064D6" w:rsidRPr="00A923FF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1.1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1D5993" w14:textId="7166D4D7" w:rsidR="004064D6" w:rsidRPr="00A923FF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sz w:val="20"/>
                <w:szCs w:val="20"/>
              </w:rPr>
              <w:t>Digital_CC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process related added here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24CF2" w14:textId="42B3995D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Vinoth 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EB302" w14:textId="312C8D5C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29/08/2022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4363E6D" w14:textId="77777777" w:rsidR="004064D6" w:rsidRPr="00A923FF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064D6" w:rsidRPr="00A923FF" w14:paraId="4AF08787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48B4F9" w14:textId="088C1997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53848F" w14:textId="03E6B082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1.2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111C17" w14:textId="639DFB23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‘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R</w:t>
            </w:r>
            <w:r w:rsidRPr="004064D6">
              <w:rPr>
                <w:rFonts w:ascii="Verdana" w:hAnsi="Verdana"/>
                <w:sz w:val="20"/>
                <w:szCs w:val="20"/>
              </w:rPr>
              <w:t>ejectReason</w:t>
            </w:r>
            <w:r>
              <w:rPr>
                <w:rFonts w:ascii="Verdana" w:hAnsi="Verdana"/>
                <w:sz w:val="20"/>
                <w:szCs w:val="20"/>
              </w:rPr>
              <w:t>Code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>’ new tag added for ‘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DigitalAO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>’ Process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6F9CC3" w14:textId="6C488D41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Vinoth 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DDA8BA" w14:textId="559B5D7D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15/09/2022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89EB0C7" w14:textId="77777777" w:rsidR="004064D6" w:rsidRPr="00A923FF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530150" w:rsidRPr="00A923FF" w14:paraId="0EA6564C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FCD565" w14:textId="1E494A26" w:rsidR="00530150" w:rsidRDefault="00530150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932EC7" w14:textId="7CAE518B" w:rsidR="00530150" w:rsidRDefault="00530150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1.3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764CC7" w14:textId="50A42412" w:rsidR="00530150" w:rsidRDefault="00530150" w:rsidP="00530150">
            <w:pPr>
              <w:rPr>
                <w:rFonts w:ascii="Verdana" w:hAnsi="Verdana"/>
                <w:sz w:val="20"/>
                <w:szCs w:val="20"/>
              </w:rPr>
            </w:pPr>
            <w:r w:rsidRPr="00530150">
              <w:rPr>
                <w:rFonts w:ascii="Verdana" w:hAnsi="Verdana"/>
                <w:sz w:val="20"/>
                <w:szCs w:val="20"/>
              </w:rPr>
              <w:t xml:space="preserve">CustomerDeclaredLifestyleExpenditure,AECBMonthly,StressTestingBuffer,TotalAssessedIncome,TotalDeductions,NetDisposableIncome,AffordabilityAssessmentRatio &amp; </w:t>
            </w:r>
            <w:proofErr w:type="spellStart"/>
            <w:r w:rsidRPr="00530150">
              <w:rPr>
                <w:rFonts w:ascii="Verdana" w:hAnsi="Verdana"/>
                <w:sz w:val="20"/>
                <w:szCs w:val="20"/>
              </w:rPr>
              <w:t>CardType</w:t>
            </w:r>
            <w:proofErr w:type="spellEnd"/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6C48E1" w14:textId="720445CD" w:rsidR="00530150" w:rsidRDefault="00530150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Vinoth 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34D0BB" w14:textId="2F0F2290" w:rsidR="00530150" w:rsidRDefault="00530150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21/09/2022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B386C7B" w14:textId="77777777" w:rsidR="00530150" w:rsidRPr="00A923FF" w:rsidRDefault="00530150" w:rsidP="00530150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1A0025" w:rsidRPr="00A923FF" w14:paraId="282F65D8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22C8F0" w14:textId="3D62C6EB" w:rsidR="001A0025" w:rsidRDefault="001A0025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83A275" w14:textId="1175E8BC" w:rsidR="001A0025" w:rsidRDefault="001A0025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1.4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FC6BB2" w14:textId="7228E3F4" w:rsidR="001A0025" w:rsidRPr="00530150" w:rsidRDefault="001A0025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Event name added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BC7BFC" w14:textId="77EA8CAE" w:rsidR="001A0025" w:rsidRDefault="001A0025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Pradipkumar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ED30D1" w14:textId="316A5172" w:rsidR="001A0025" w:rsidRDefault="001A0025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06/02/2023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176733B" w14:textId="77777777" w:rsidR="001A0025" w:rsidRPr="00A923FF" w:rsidRDefault="001A0025" w:rsidP="00530150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ED44AB" w:rsidRPr="00A923FF" w14:paraId="6698416F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1BB7C4" w14:textId="7A131CD5" w:rsidR="00ED44AB" w:rsidRDefault="00ED44AB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6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65CAE5" w14:textId="4A460B98" w:rsidR="00ED44AB" w:rsidRDefault="00ED44AB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1.5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59439" w14:textId="3F6BB1B6" w:rsidR="00ED44AB" w:rsidRDefault="00ED44AB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Added new field ‘</w:t>
            </w:r>
            <w:proofErr w:type="spellStart"/>
            <w:r w:rsidRPr="00ED44AB">
              <w:rPr>
                <w:rFonts w:ascii="Verdana" w:hAnsi="Verdana"/>
                <w:sz w:val="20"/>
                <w:szCs w:val="20"/>
              </w:rPr>
              <w:t>IsVirtualCardActive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’ 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B4312A" w14:textId="218D702E" w:rsidR="00ED44AB" w:rsidRDefault="00ED44AB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Mahendra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CEE5CF" w14:textId="30EEC389" w:rsidR="00ED44AB" w:rsidRDefault="00ED44AB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11/04/2023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D530FF7" w14:textId="77777777" w:rsidR="00ED44AB" w:rsidRPr="00A923FF" w:rsidRDefault="00ED44AB" w:rsidP="00530150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B44F14" w:rsidRPr="00A923FF" w14:paraId="7FDCC00B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4A9D05" w14:textId="52C067C5" w:rsidR="00B44F14" w:rsidRDefault="00B44F14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7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768237" w14:textId="3A59E17C" w:rsidR="00B44F14" w:rsidRDefault="00B44F14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1.6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6E30B3" w14:textId="62B72219" w:rsidR="00B44F14" w:rsidRDefault="00B44F14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Added new fields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FirstName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MiddleName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LastName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FullName</w:t>
            </w:r>
            <w:proofErr w:type="spellEnd"/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4F3020" w14:textId="26A40FB2" w:rsidR="00B44F14" w:rsidRDefault="00B44F14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Mahendra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F60116" w14:textId="6825A825" w:rsidR="00B44F14" w:rsidRDefault="00B44F14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31/05/2023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3946B14" w14:textId="77777777" w:rsidR="00B44F14" w:rsidRPr="00A923FF" w:rsidRDefault="00B44F14" w:rsidP="00530150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357D2" w:rsidRPr="00A923FF" w14:paraId="1C7F1C87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AF42A5" w14:textId="53761DAA" w:rsidR="004357D2" w:rsidRDefault="004357D2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8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9C9700" w14:textId="755CEC8E" w:rsidR="004357D2" w:rsidRDefault="004357D2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1.7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59936C" w14:textId="5F19DE15" w:rsidR="004357D2" w:rsidRDefault="00B90088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Added new fi</w:t>
            </w:r>
            <w:r w:rsidR="004357D2">
              <w:rPr>
                <w:rFonts w:ascii="Verdana" w:hAnsi="Verdana"/>
                <w:sz w:val="20"/>
                <w:szCs w:val="20"/>
              </w:rPr>
              <w:t>e</w:t>
            </w:r>
            <w:r>
              <w:rPr>
                <w:rFonts w:ascii="Verdana" w:hAnsi="Verdana"/>
                <w:sz w:val="20"/>
                <w:szCs w:val="20"/>
              </w:rPr>
              <w:t>l</w:t>
            </w:r>
            <w:r w:rsidR="004357D2">
              <w:rPr>
                <w:rFonts w:ascii="Verdana" w:hAnsi="Verdana"/>
                <w:sz w:val="20"/>
                <w:szCs w:val="20"/>
              </w:rPr>
              <w:t>ds as part of DOC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796774" w14:textId="4D143584" w:rsidR="004357D2" w:rsidRDefault="004357D2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Pradipkumar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82C973" w14:textId="11EBE5EE" w:rsidR="004357D2" w:rsidRDefault="004357D2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03/07/2023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C770171" w14:textId="77777777" w:rsidR="004357D2" w:rsidRPr="00A923FF" w:rsidRDefault="004357D2" w:rsidP="00530150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0267F5" w:rsidRPr="00A923FF" w14:paraId="48C6EC85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96FE0B" w14:textId="126C95D7" w:rsidR="000267F5" w:rsidRDefault="000267F5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lastRenderedPageBreak/>
              <w:t>9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9CD1D4" w14:textId="755B7679" w:rsidR="000267F5" w:rsidRDefault="000267F5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1.8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2A5FCC" w14:textId="0812C68B" w:rsidR="000267F5" w:rsidRDefault="000267F5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Added new field as part of DOA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A9EE46" w14:textId="5DEB1C67" w:rsidR="000267F5" w:rsidRDefault="000267F5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Pradipkumar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26D31C" w14:textId="08DF74B5" w:rsidR="000267F5" w:rsidRDefault="008A5574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17</w:t>
            </w:r>
            <w:r w:rsidR="000267F5">
              <w:rPr>
                <w:rFonts w:ascii="Verdana" w:hAnsi="Verdana"/>
                <w:sz w:val="20"/>
                <w:szCs w:val="20"/>
              </w:rPr>
              <w:t>/08/2023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A7DD7A6" w14:textId="77777777" w:rsidR="000267F5" w:rsidRPr="00A923FF" w:rsidRDefault="000267F5" w:rsidP="00530150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CA65E0" w:rsidRPr="00A923FF" w14:paraId="29B54587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756E93" w14:textId="2A39189F" w:rsidR="00CA65E0" w:rsidRDefault="00CA65E0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2009E6" w14:textId="1C99EEAD" w:rsidR="00CA65E0" w:rsidRDefault="00CA65E0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1.9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285FD9" w14:textId="67407FFA" w:rsidR="00CA65E0" w:rsidRDefault="00CA65E0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Added new field as part of DOA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F1D084" w14:textId="5EB8D071" w:rsidR="00CA65E0" w:rsidRDefault="00CA65E0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Pradipkumar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D912C6" w14:textId="28C5ABEF" w:rsidR="00CA65E0" w:rsidRDefault="00CA65E0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07/09/2023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AB1FFF5" w14:textId="77777777" w:rsidR="00CA65E0" w:rsidRPr="00A923FF" w:rsidRDefault="00CA65E0" w:rsidP="00530150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694695" w:rsidRPr="00A923FF" w14:paraId="6FB1636F" w14:textId="77777777" w:rsidTr="009C5131">
        <w:trPr>
          <w:trHeight w:val="495"/>
          <w:ins w:id="0" w:author="Lakshmi Narayana" w:date="2023-09-19T10:31:00Z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B805ED" w14:textId="5CBA09C2" w:rsidR="00694695" w:rsidRDefault="00694695" w:rsidP="00694695">
            <w:pPr>
              <w:rPr>
                <w:ins w:id="1" w:author="Lakshmi Narayana" w:date="2023-09-19T10:31:00Z"/>
                <w:rFonts w:ascii="Verdana" w:hAnsi="Verdana"/>
                <w:sz w:val="20"/>
                <w:szCs w:val="20"/>
              </w:rPr>
            </w:pPr>
            <w:ins w:id="2" w:author="Lakshmi Narayana" w:date="2023-09-19T10:32:00Z">
              <w:r>
                <w:rPr>
                  <w:rFonts w:ascii="Verdana" w:hAnsi="Verdana"/>
                  <w:sz w:val="20"/>
                  <w:szCs w:val="20"/>
                </w:rPr>
                <w:t>11</w:t>
              </w:r>
            </w:ins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82D23" w14:textId="14BBB495" w:rsidR="00694695" w:rsidRDefault="00694695" w:rsidP="00694695">
            <w:pPr>
              <w:rPr>
                <w:ins w:id="3" w:author="Lakshmi Narayana" w:date="2023-09-19T10:31:00Z"/>
                <w:rFonts w:ascii="Verdana" w:hAnsi="Verdana"/>
                <w:sz w:val="20"/>
                <w:szCs w:val="20"/>
              </w:rPr>
            </w:pPr>
            <w:ins w:id="4" w:author="Lakshmi Narayana" w:date="2023-09-19T10:32:00Z">
              <w:r>
                <w:rPr>
                  <w:rFonts w:ascii="Verdana" w:hAnsi="Verdana"/>
                  <w:sz w:val="20"/>
                  <w:szCs w:val="20"/>
                </w:rPr>
                <w:t>2.0</w:t>
              </w:r>
            </w:ins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881F7" w14:textId="3BA4CADF" w:rsidR="00694695" w:rsidRDefault="00652753" w:rsidP="00694695">
            <w:pPr>
              <w:rPr>
                <w:ins w:id="5" w:author="Lakshmi Narayana" w:date="2023-09-19T10:31:00Z"/>
                <w:rFonts w:ascii="Verdana" w:hAnsi="Verdana"/>
                <w:sz w:val="20"/>
                <w:szCs w:val="20"/>
              </w:rPr>
            </w:pPr>
            <w:ins w:id="6" w:author="Lakshmi Narayana" w:date="2023-09-19T11:46:00Z">
              <w:r>
                <w:rPr>
                  <w:rFonts w:ascii="Verdana" w:hAnsi="Verdana"/>
                  <w:sz w:val="20"/>
                  <w:szCs w:val="20"/>
                </w:rPr>
                <w:t>Added new field “</w:t>
              </w:r>
              <w:proofErr w:type="spellStart"/>
              <w:r w:rsidRPr="00EC7B9A">
                <w:rPr>
                  <w:rFonts w:ascii="Verdana" w:hAnsi="Verdana"/>
                  <w:sz w:val="20"/>
                  <w:szCs w:val="20"/>
                </w:rPr>
                <w:t>EmployerCode</w:t>
              </w:r>
              <w:proofErr w:type="spellEnd"/>
              <w:r>
                <w:rPr>
                  <w:rFonts w:ascii="Verdana" w:hAnsi="Verdana"/>
                  <w:sz w:val="20"/>
                  <w:szCs w:val="20"/>
                </w:rPr>
                <w:t>”</w:t>
              </w:r>
              <w:r>
                <w:rPr>
                  <w:rFonts w:ascii="Verdana" w:hAnsi="Verdana"/>
                  <w:sz w:val="20"/>
                  <w:szCs w:val="20"/>
                </w:rPr>
                <w:t xml:space="preserve"> in response</w:t>
              </w:r>
              <w:r>
                <w:rPr>
                  <w:rFonts w:ascii="Verdana" w:hAnsi="Verdana"/>
                  <w:sz w:val="20"/>
                  <w:szCs w:val="20"/>
                </w:rPr>
                <w:t xml:space="preserve"> as part of DOA</w:t>
              </w:r>
            </w:ins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1EA9F0" w14:textId="4C419A3C" w:rsidR="00694695" w:rsidRDefault="00694695" w:rsidP="00694695">
            <w:pPr>
              <w:rPr>
                <w:ins w:id="7" w:author="Lakshmi Narayana" w:date="2023-09-19T10:31:00Z"/>
                <w:rFonts w:ascii="Verdana" w:hAnsi="Verdana"/>
                <w:sz w:val="20"/>
                <w:szCs w:val="20"/>
              </w:rPr>
            </w:pPr>
            <w:ins w:id="8" w:author="Lakshmi Narayana" w:date="2023-09-19T10:32:00Z">
              <w:r>
                <w:rPr>
                  <w:rFonts w:ascii="Verdana" w:hAnsi="Verdana"/>
                  <w:sz w:val="20"/>
                  <w:szCs w:val="20"/>
                </w:rPr>
                <w:t>Lakshmi Narayana</w:t>
              </w:r>
            </w:ins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6A216B" w14:textId="2FC99310" w:rsidR="00694695" w:rsidRDefault="008F697D" w:rsidP="00694695">
            <w:pPr>
              <w:rPr>
                <w:ins w:id="9" w:author="Lakshmi Narayana" w:date="2023-09-19T10:31:00Z"/>
                <w:rFonts w:ascii="Verdana" w:hAnsi="Verdana"/>
                <w:sz w:val="20"/>
                <w:szCs w:val="20"/>
              </w:rPr>
            </w:pPr>
            <w:ins w:id="10" w:author="Lakshmi Narayana" w:date="2023-09-19T10:32:00Z">
              <w:r>
                <w:rPr>
                  <w:rFonts w:ascii="Verdana" w:hAnsi="Verdana"/>
                  <w:sz w:val="20"/>
                  <w:szCs w:val="20"/>
                </w:rPr>
                <w:t>19</w:t>
              </w:r>
              <w:r w:rsidR="00694695">
                <w:rPr>
                  <w:rFonts w:ascii="Verdana" w:hAnsi="Verdana"/>
                  <w:sz w:val="20"/>
                  <w:szCs w:val="20"/>
                </w:rPr>
                <w:t>/09/2023</w:t>
              </w:r>
            </w:ins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290FFC7" w14:textId="77777777" w:rsidR="00694695" w:rsidRPr="00A923FF" w:rsidRDefault="00694695" w:rsidP="00694695">
            <w:pPr>
              <w:rPr>
                <w:ins w:id="11" w:author="Lakshmi Narayana" w:date="2023-09-19T10:31:00Z"/>
                <w:rFonts w:ascii="Verdana" w:hAnsi="Verdana"/>
                <w:sz w:val="20"/>
                <w:szCs w:val="20"/>
              </w:rPr>
            </w:pPr>
          </w:p>
        </w:tc>
      </w:tr>
    </w:tbl>
    <w:p w14:paraId="5C90A910" w14:textId="77777777" w:rsidR="003408A9" w:rsidRDefault="003408A9" w:rsidP="00B2424C"/>
    <w:p w14:paraId="34B2B6A3" w14:textId="77777777" w:rsidR="00B2424C" w:rsidRDefault="00B2424C" w:rsidP="00B2424C"/>
    <w:p w14:paraId="47154D4D" w14:textId="77777777" w:rsidR="00B2424C" w:rsidRDefault="00B2424C" w:rsidP="00B2424C"/>
    <w:p w14:paraId="174364C2" w14:textId="77777777" w:rsidR="00B2424C" w:rsidRDefault="00B2424C" w:rsidP="00B2424C"/>
    <w:p w14:paraId="0F7D1B87" w14:textId="77777777" w:rsidR="00B2424C" w:rsidRDefault="00B2424C" w:rsidP="00B2424C"/>
    <w:p w14:paraId="4D95D499" w14:textId="77777777" w:rsidR="00B2424C" w:rsidRDefault="00B2424C" w:rsidP="00B2424C">
      <w:bookmarkStart w:id="12" w:name="_GoBack"/>
      <w:bookmarkEnd w:id="12"/>
    </w:p>
    <w:p w14:paraId="0809C129" w14:textId="77777777" w:rsidR="00B2424C" w:rsidRDefault="00B2424C" w:rsidP="00B2424C"/>
    <w:p w14:paraId="7943F19F" w14:textId="77777777" w:rsidR="00B2424C" w:rsidRDefault="00B2424C" w:rsidP="00B2424C"/>
    <w:p w14:paraId="3E9955A6" w14:textId="77777777" w:rsidR="00B2424C" w:rsidRDefault="00B2424C" w:rsidP="00B2424C"/>
    <w:p w14:paraId="1B77A8EF" w14:textId="77777777" w:rsidR="00B2424C" w:rsidRDefault="00B2424C" w:rsidP="00B2424C"/>
    <w:p w14:paraId="58989451" w14:textId="77777777" w:rsidR="00B2424C" w:rsidRDefault="00B2424C" w:rsidP="00B2424C"/>
    <w:p w14:paraId="707EC9CE" w14:textId="77777777" w:rsidR="00B2424C" w:rsidRDefault="00B2424C" w:rsidP="00B2424C"/>
    <w:p w14:paraId="4D10D6DB" w14:textId="1E7055F5" w:rsidR="00B2424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13" w:name="_Toc466206726"/>
      <w:r>
        <w:rPr>
          <w:rFonts w:cs="Arial"/>
        </w:rPr>
        <w:t xml:space="preserve">Notify Application </w:t>
      </w:r>
      <w:r w:rsidR="00D114B4">
        <w:rPr>
          <w:rFonts w:cs="Arial"/>
        </w:rPr>
        <w:t>Status (</w:t>
      </w:r>
      <w:r w:rsidRPr="007E71E0">
        <w:rPr>
          <w:rFonts w:cs="Arial"/>
        </w:rPr>
        <w:t>NOTIFY_APPLICATION</w:t>
      </w:r>
      <w:r>
        <w:rPr>
          <w:rFonts w:cstheme="minorHAnsi"/>
          <w:color w:val="0070C0"/>
        </w:rPr>
        <w:t>)</w:t>
      </w:r>
    </w:p>
    <w:p w14:paraId="1A0F61E8" w14:textId="77777777" w:rsidR="00B2424C" w:rsidRPr="00AB071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r w:rsidRPr="00AB071C">
        <w:rPr>
          <w:rFonts w:cstheme="minorHAnsi"/>
          <w:color w:val="0070C0"/>
        </w:rPr>
        <w:t>Description</w:t>
      </w:r>
      <w:bookmarkEnd w:id="13"/>
    </w:p>
    <w:p w14:paraId="5B2BCCA8" w14:textId="77777777" w:rsidR="00B2424C" w:rsidRDefault="00B2424C" w:rsidP="00B2424C">
      <w:pPr>
        <w:rPr>
          <w:rFonts w:cs="Arial"/>
        </w:rPr>
      </w:pPr>
      <w:r>
        <w:rPr>
          <w:rFonts w:cs="Arial"/>
        </w:rPr>
        <w:t xml:space="preserve">This service is used to notify the Update application/Work item status. </w:t>
      </w:r>
    </w:p>
    <w:p w14:paraId="3A573EE5" w14:textId="77777777" w:rsidR="00B2424C" w:rsidRPr="009F480D" w:rsidRDefault="00B2424C" w:rsidP="00B2424C">
      <w:pPr>
        <w:rPr>
          <w:rFonts w:cs="Arial"/>
        </w:rPr>
      </w:pPr>
      <w:r w:rsidRPr="009F480D">
        <w:rPr>
          <w:rFonts w:cs="Arial"/>
          <w:u w:val="single"/>
        </w:rPr>
        <w:t>Interfacing Source System</w:t>
      </w:r>
      <w:r w:rsidRPr="009F480D">
        <w:rPr>
          <w:rFonts w:cs="Arial"/>
        </w:rPr>
        <w:t xml:space="preserve">: </w:t>
      </w:r>
      <w:r>
        <w:rPr>
          <w:rFonts w:cs="Arial"/>
        </w:rPr>
        <w:t>CAS</w:t>
      </w:r>
    </w:p>
    <w:p w14:paraId="4014A651" w14:textId="77777777" w:rsidR="00B2424C" w:rsidRPr="009F480D" w:rsidRDefault="00B2424C" w:rsidP="00B2424C">
      <w:pPr>
        <w:rPr>
          <w:rFonts w:cs="Arial"/>
        </w:rPr>
      </w:pPr>
      <w:r w:rsidRPr="009F480D">
        <w:rPr>
          <w:rFonts w:cs="Arial"/>
          <w:u w:val="single"/>
        </w:rPr>
        <w:t>Interfacing Target System:</w:t>
      </w:r>
      <w:r w:rsidRPr="009F480D">
        <w:rPr>
          <w:rFonts w:cs="Arial"/>
        </w:rPr>
        <w:t xml:space="preserve"> </w:t>
      </w:r>
      <w:r>
        <w:rPr>
          <w:rFonts w:cs="Arial"/>
        </w:rPr>
        <w:t>DEH</w:t>
      </w:r>
    </w:p>
    <w:p w14:paraId="733D4412" w14:textId="77777777" w:rsidR="00B2424C" w:rsidRPr="00D53482" w:rsidRDefault="00B2424C" w:rsidP="00B2424C">
      <w:pPr>
        <w:rPr>
          <w:rFonts w:cs="Arial"/>
        </w:rPr>
      </w:pPr>
      <w:r w:rsidRPr="009F480D">
        <w:rPr>
          <w:rFonts w:cs="Arial"/>
          <w:u w:val="single"/>
        </w:rPr>
        <w:t>Message Format Name:</w:t>
      </w:r>
      <w:r w:rsidRPr="009F480D">
        <w:rPr>
          <w:rFonts w:cs="Arial"/>
        </w:rPr>
        <w:t xml:space="preserve"> </w:t>
      </w:r>
      <w:r w:rsidRPr="007E71E0">
        <w:rPr>
          <w:rFonts w:cs="Arial"/>
        </w:rPr>
        <w:t>NOTIFY_APPLICATION</w:t>
      </w:r>
    </w:p>
    <w:p w14:paraId="10694DCB" w14:textId="77777777" w:rsidR="00B2424C" w:rsidRPr="00AB071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14" w:name="_Toc466206727"/>
      <w:r w:rsidRPr="00AB071C">
        <w:rPr>
          <w:rFonts w:cstheme="minorHAnsi"/>
          <w:color w:val="0070C0"/>
        </w:rPr>
        <w:t>Applicable Functionalities</w:t>
      </w:r>
      <w:bookmarkEnd w:id="14"/>
    </w:p>
    <w:p w14:paraId="32DA23E9" w14:textId="77777777" w:rsidR="00B2424C" w:rsidRPr="00AB071C" w:rsidRDefault="00B2424C" w:rsidP="00B2424C">
      <w:pPr>
        <w:rPr>
          <w:rFonts w:cstheme="minorHAnsi"/>
        </w:rPr>
      </w:pPr>
    </w:p>
    <w:tbl>
      <w:tblPr>
        <w:tblStyle w:val="TableGrid0"/>
        <w:tblW w:w="4966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" w:type="dxa"/>
          <w:left w:w="108" w:type="dxa"/>
          <w:right w:w="59" w:type="dxa"/>
        </w:tblCellMar>
        <w:tblLook w:val="04A0" w:firstRow="1" w:lastRow="0" w:firstColumn="1" w:lastColumn="0" w:noHBand="0" w:noVBand="1"/>
      </w:tblPr>
      <w:tblGrid>
        <w:gridCol w:w="1637"/>
        <w:gridCol w:w="1587"/>
        <w:gridCol w:w="2515"/>
        <w:gridCol w:w="3547"/>
      </w:tblGrid>
      <w:tr w:rsidR="00B2424C" w:rsidRPr="00AB071C" w14:paraId="17636D13" w14:textId="77777777" w:rsidTr="00D2307F">
        <w:trPr>
          <w:cantSplit/>
          <w:trHeight w:val="334"/>
          <w:tblHeader/>
        </w:trPr>
        <w:tc>
          <w:tcPr>
            <w:tcW w:w="881" w:type="pct"/>
            <w:shd w:val="clear" w:color="auto" w:fill="95B3D7" w:themeFill="accent1" w:themeFillTint="99"/>
          </w:tcPr>
          <w:p w14:paraId="75A08033" w14:textId="77777777" w:rsidR="00B2424C" w:rsidRPr="00AB071C" w:rsidRDefault="00B2424C" w:rsidP="00D2307F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User Type</w:t>
            </w:r>
          </w:p>
        </w:tc>
        <w:tc>
          <w:tcPr>
            <w:tcW w:w="854" w:type="pct"/>
            <w:shd w:val="clear" w:color="auto" w:fill="95B3D7" w:themeFill="accent1" w:themeFillTint="99"/>
          </w:tcPr>
          <w:p w14:paraId="29632D93" w14:textId="77777777" w:rsidR="00B2424C" w:rsidRPr="00AB071C" w:rsidRDefault="00B2424C" w:rsidP="00D2307F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Modules (Functional RS)</w:t>
            </w:r>
          </w:p>
        </w:tc>
        <w:tc>
          <w:tcPr>
            <w:tcW w:w="1354" w:type="pct"/>
            <w:shd w:val="clear" w:color="auto" w:fill="95B3D7" w:themeFill="accent1" w:themeFillTint="99"/>
          </w:tcPr>
          <w:p w14:paraId="5CD81C6B" w14:textId="77777777" w:rsidR="00B2424C" w:rsidRPr="00AB071C" w:rsidRDefault="00B2424C" w:rsidP="00D2307F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Functionality</w:t>
            </w:r>
          </w:p>
        </w:tc>
        <w:tc>
          <w:tcPr>
            <w:tcW w:w="1910" w:type="pct"/>
            <w:shd w:val="clear" w:color="auto" w:fill="95B3D7" w:themeFill="accent1" w:themeFillTint="99"/>
          </w:tcPr>
          <w:p w14:paraId="69C721AA" w14:textId="77777777" w:rsidR="00B2424C" w:rsidRPr="00AB071C" w:rsidRDefault="00B2424C" w:rsidP="00D2307F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Purpose </w:t>
            </w:r>
          </w:p>
        </w:tc>
      </w:tr>
      <w:tr w:rsidR="00B2424C" w:rsidRPr="00AB071C" w14:paraId="23B9AFBD" w14:textId="77777777" w:rsidTr="00D2307F">
        <w:trPr>
          <w:cantSplit/>
          <w:trHeight w:val="286"/>
        </w:trPr>
        <w:tc>
          <w:tcPr>
            <w:tcW w:w="881" w:type="pct"/>
          </w:tcPr>
          <w:p w14:paraId="5C5C1E1C" w14:textId="77777777" w:rsidR="00B2424C" w:rsidRPr="00AA76F2" w:rsidRDefault="00B2424C" w:rsidP="00D2307F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 w:rsidRPr="00AA76F2">
              <w:rPr>
                <w:rFonts w:asciiTheme="minorHAnsi" w:hAnsiTheme="minorHAnsi" w:cstheme="minorHAnsi"/>
                <w:sz w:val="22"/>
                <w:szCs w:val="22"/>
              </w:rPr>
              <w:t>Retail</w:t>
            </w:r>
          </w:p>
        </w:tc>
        <w:tc>
          <w:tcPr>
            <w:tcW w:w="854" w:type="pct"/>
          </w:tcPr>
          <w:p w14:paraId="54FBF874" w14:textId="77777777" w:rsidR="00B2424C" w:rsidRPr="00AA76F2" w:rsidRDefault="00B2424C" w:rsidP="00D2307F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Retail Account Onboarding.</w:t>
            </w:r>
          </w:p>
        </w:tc>
        <w:tc>
          <w:tcPr>
            <w:tcW w:w="1354" w:type="pct"/>
          </w:tcPr>
          <w:p w14:paraId="617763A3" w14:textId="77777777" w:rsidR="00B2424C" w:rsidRPr="007E6E0C" w:rsidRDefault="00B2424C" w:rsidP="00D2307F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Update Work item status to DEH</w:t>
            </w:r>
          </w:p>
          <w:p w14:paraId="3C365AD4" w14:textId="77777777" w:rsidR="00B2424C" w:rsidRPr="00AA76F2" w:rsidRDefault="00B2424C" w:rsidP="00D2307F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10" w:type="pct"/>
          </w:tcPr>
          <w:p w14:paraId="0C473F1A" w14:textId="77777777" w:rsidR="00B2424C" w:rsidRDefault="00B2424C" w:rsidP="00D2307F">
            <w:pPr>
              <w:pStyle w:val="DBSBody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T</w:t>
            </w:r>
            <w:r w:rsidRPr="00B16F95">
              <w:rPr>
                <w:rFonts w:ascii="Verdana" w:hAnsi="Verdana"/>
              </w:rPr>
              <w:t xml:space="preserve">o </w:t>
            </w:r>
            <w:r>
              <w:rPr>
                <w:rFonts w:ascii="Verdana" w:hAnsi="Verdana"/>
              </w:rPr>
              <w:t>update application/</w:t>
            </w:r>
            <w:proofErr w:type="spellStart"/>
            <w:r>
              <w:rPr>
                <w:rFonts w:ascii="Verdana" w:hAnsi="Verdana"/>
              </w:rPr>
              <w:t>workitem</w:t>
            </w:r>
            <w:proofErr w:type="spellEnd"/>
            <w:r>
              <w:rPr>
                <w:rFonts w:ascii="Verdana" w:hAnsi="Verdana"/>
              </w:rPr>
              <w:t xml:space="preserve"> status in DEH. </w:t>
            </w:r>
          </w:p>
          <w:p w14:paraId="244C71E2" w14:textId="77777777" w:rsidR="00B2424C" w:rsidRPr="00B47E55" w:rsidRDefault="00B2424C" w:rsidP="00D2307F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Verdana" w:hAnsi="Verdana"/>
              </w:rPr>
              <w:t>It can also notify DEH to request for additional documents from the customer. (or update prospect data in DEH)</w:t>
            </w:r>
          </w:p>
        </w:tc>
      </w:tr>
    </w:tbl>
    <w:p w14:paraId="2597A7D3" w14:textId="77777777" w:rsidR="00B2424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15" w:name="_Toc466206728"/>
      <w:r w:rsidRPr="009F480D">
        <w:rPr>
          <w:rFonts w:cstheme="minorHAnsi"/>
          <w:color w:val="0070C0"/>
        </w:rPr>
        <w:t>Request</w:t>
      </w:r>
      <w:r>
        <w:rPr>
          <w:rFonts w:cstheme="minorHAnsi"/>
          <w:color w:val="0070C0"/>
        </w:rPr>
        <w:t xml:space="preserve"> Description</w:t>
      </w:r>
      <w:bookmarkEnd w:id="15"/>
    </w:p>
    <w:p w14:paraId="460E0C0A" w14:textId="3BB9506D" w:rsidR="00B2424C" w:rsidRPr="009F480D" w:rsidRDefault="00B2424C" w:rsidP="00B2424C"/>
    <w:tbl>
      <w:tblPr>
        <w:tblW w:w="963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4050"/>
        <w:gridCol w:w="1350"/>
        <w:gridCol w:w="1890"/>
      </w:tblGrid>
      <w:tr w:rsidR="00690464" w:rsidRPr="009F480D" w14:paraId="1CE28BD0" w14:textId="77777777" w:rsidTr="00570CEF">
        <w:trPr>
          <w:cantSplit/>
          <w:trHeight w:val="488"/>
          <w:tblHeader/>
        </w:trPr>
        <w:tc>
          <w:tcPr>
            <w:tcW w:w="2340" w:type="dxa"/>
            <w:shd w:val="clear" w:color="auto" w:fill="B8CCE4" w:themeFill="accent1" w:themeFillTint="66"/>
          </w:tcPr>
          <w:p w14:paraId="23F0B2ED" w14:textId="77777777" w:rsidR="00690464" w:rsidRPr="009F480D" w:rsidRDefault="00690464" w:rsidP="00690464">
            <w:pPr>
              <w:ind w:left="90"/>
              <w:rPr>
                <w:rFonts w:cs="Arial"/>
                <w:b/>
              </w:rPr>
            </w:pPr>
            <w:r w:rsidRPr="009F480D">
              <w:rPr>
                <w:rFonts w:cs="Arial"/>
                <w:b/>
              </w:rPr>
              <w:t xml:space="preserve">Field Name </w:t>
            </w:r>
          </w:p>
        </w:tc>
        <w:tc>
          <w:tcPr>
            <w:tcW w:w="4050" w:type="dxa"/>
            <w:shd w:val="clear" w:color="auto" w:fill="B8CCE4" w:themeFill="accent1" w:themeFillTint="66"/>
          </w:tcPr>
          <w:p w14:paraId="640CF906" w14:textId="77777777" w:rsidR="00690464" w:rsidRPr="009F480D" w:rsidRDefault="00690464" w:rsidP="00690464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Description </w:t>
            </w:r>
          </w:p>
        </w:tc>
        <w:tc>
          <w:tcPr>
            <w:tcW w:w="1350" w:type="dxa"/>
            <w:shd w:val="clear" w:color="auto" w:fill="B8CCE4" w:themeFill="accent1" w:themeFillTint="66"/>
          </w:tcPr>
          <w:p w14:paraId="60BA4D98" w14:textId="77777777" w:rsidR="00690464" w:rsidRPr="009F480D" w:rsidRDefault="00690464" w:rsidP="00690464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Data Type (Max Length/ Format) </w:t>
            </w:r>
          </w:p>
        </w:tc>
        <w:tc>
          <w:tcPr>
            <w:tcW w:w="1890" w:type="dxa"/>
            <w:shd w:val="clear" w:color="auto" w:fill="B8CCE4" w:themeFill="accent1" w:themeFillTint="66"/>
          </w:tcPr>
          <w:p w14:paraId="663FA811" w14:textId="77777777" w:rsidR="00690464" w:rsidRPr="009F480D" w:rsidRDefault="00690464" w:rsidP="00690464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Mandatory (M)/ </w:t>
            </w:r>
          </w:p>
          <w:p w14:paraId="331F8AF0" w14:textId="77777777" w:rsidR="00690464" w:rsidRPr="009F480D" w:rsidRDefault="00690464" w:rsidP="00690464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Optional (O)/ </w:t>
            </w:r>
          </w:p>
          <w:p w14:paraId="5C21EF34" w14:textId="77777777" w:rsidR="00690464" w:rsidRPr="009F480D" w:rsidRDefault="00690464" w:rsidP="00690464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Conditional(C) </w:t>
            </w:r>
          </w:p>
        </w:tc>
      </w:tr>
      <w:tr w:rsidR="00CE7CFC" w:rsidRPr="009F480D" w:rsidDel="005D518C" w14:paraId="23457866" w14:textId="77777777" w:rsidTr="00D2307F">
        <w:tblPrEx>
          <w:tblLook w:val="04A0" w:firstRow="1" w:lastRow="0" w:firstColumn="1" w:lastColumn="0" w:noHBand="0" w:noVBand="1"/>
        </w:tblPrEx>
        <w:tc>
          <w:tcPr>
            <w:tcW w:w="9630" w:type="dxa"/>
            <w:gridSpan w:val="4"/>
          </w:tcPr>
          <w:p w14:paraId="3A1A6FF2" w14:textId="77777777" w:rsidR="00CE7CFC" w:rsidRDefault="00CE7CFC" w:rsidP="00690464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4E5523">
              <w:rPr>
                <w:rFonts w:asciiTheme="minorHAnsi" w:hAnsiTheme="minorHAnsi" w:cstheme="minorHAnsi"/>
              </w:rPr>
              <w:t>NotifyApplicationStatusRequest</w:t>
            </w:r>
            <w:proofErr w:type="spellEnd"/>
          </w:p>
        </w:tc>
      </w:tr>
      <w:tr w:rsidR="00690464" w:rsidRPr="009F480D" w:rsidDel="005D518C" w14:paraId="005FBC2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B28A098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3A7D5E">
              <w:rPr>
                <w:rFonts w:ascii="Verdana" w:hAnsi="Verdana" w:cs="Arial"/>
                <w:sz w:val="20"/>
                <w:szCs w:val="20"/>
              </w:rPr>
              <w:t>BankId</w:t>
            </w:r>
            <w:proofErr w:type="spellEnd"/>
            <w:r w:rsidRPr="003A7D5E">
              <w:rPr>
                <w:rFonts w:ascii="Verdana" w:hAnsi="Verdana" w:cs="Arial"/>
                <w:sz w:val="20"/>
                <w:szCs w:val="20"/>
              </w:rPr>
              <w:t xml:space="preserve"> </w:t>
            </w:r>
          </w:p>
        </w:tc>
        <w:tc>
          <w:tcPr>
            <w:tcW w:w="4050" w:type="dxa"/>
          </w:tcPr>
          <w:p w14:paraId="20A5C242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 w:rsidRPr="003A7D5E">
              <w:rPr>
                <w:rFonts w:ascii="Verdana" w:hAnsi="Verdana" w:cs="Arial"/>
                <w:sz w:val="20"/>
                <w:szCs w:val="20"/>
              </w:rPr>
              <w:t xml:space="preserve">Bank id, defaulted to “RAK” </w:t>
            </w:r>
          </w:p>
        </w:tc>
        <w:tc>
          <w:tcPr>
            <w:tcW w:w="1350" w:type="dxa"/>
          </w:tcPr>
          <w:p w14:paraId="121A2C0E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 w:rsidRPr="00E2332B">
              <w:rPr>
                <w:rFonts w:ascii="Verdana" w:hAnsi="Verdana"/>
                <w:sz w:val="20"/>
                <w:szCs w:val="20"/>
              </w:rPr>
              <w:t>String (9)</w:t>
            </w:r>
          </w:p>
        </w:tc>
        <w:tc>
          <w:tcPr>
            <w:tcW w:w="1890" w:type="dxa"/>
          </w:tcPr>
          <w:p w14:paraId="1118D2E8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Mandatory</w:t>
            </w:r>
          </w:p>
        </w:tc>
      </w:tr>
      <w:tr w:rsidR="00690464" w:rsidRPr="009F480D" w:rsidDel="005D518C" w14:paraId="2E8C6F8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3C16AD8" w14:textId="1AC70F40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845CA5">
              <w:rPr>
                <w:rFonts w:ascii="Verdana" w:hAnsi="Verdana" w:cs="Arial"/>
                <w:sz w:val="20"/>
                <w:szCs w:val="20"/>
              </w:rPr>
              <w:t>Process</w:t>
            </w:r>
            <w:r w:rsidR="0082011B" w:rsidRPr="00845CA5">
              <w:rPr>
                <w:rFonts w:ascii="Verdana" w:hAnsi="Verdana" w:cs="Arial"/>
                <w:sz w:val="20"/>
                <w:szCs w:val="20"/>
              </w:rPr>
              <w:t>_</w:t>
            </w:r>
            <w:r w:rsidRPr="00845CA5">
              <w:rPr>
                <w:rFonts w:ascii="Verdana" w:hAnsi="Verdana" w:cs="Arial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4050" w:type="dxa"/>
          </w:tcPr>
          <w:p w14:paraId="5E2CE265" w14:textId="77777777" w:rsidR="00690464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>
              <w:rPr>
                <w:rFonts w:ascii="Verdana" w:hAnsi="Verdana" w:cs="Arial"/>
                <w:sz w:val="20"/>
                <w:szCs w:val="20"/>
              </w:rPr>
              <w:t>ProcessName</w:t>
            </w:r>
            <w:proofErr w:type="spellEnd"/>
            <w:r>
              <w:rPr>
                <w:rFonts w:ascii="Verdana" w:hAnsi="Verdana" w:cs="Arial"/>
                <w:sz w:val="20"/>
                <w:szCs w:val="20"/>
              </w:rPr>
              <w:t xml:space="preserve"> for which status is being updated</w:t>
            </w:r>
          </w:p>
          <w:p w14:paraId="7AF62391" w14:textId="77777777" w:rsidR="00690464" w:rsidRPr="003A7D5E" w:rsidRDefault="00690464" w:rsidP="00690464">
            <w:pPr>
              <w:pStyle w:val="DBSBody"/>
              <w:rPr>
                <w:rFonts w:ascii="Verdana" w:hAnsi="Verdana" w:cs="Arial"/>
              </w:rPr>
            </w:pPr>
          </w:p>
        </w:tc>
        <w:tc>
          <w:tcPr>
            <w:tcW w:w="1350" w:type="dxa"/>
          </w:tcPr>
          <w:p w14:paraId="4FBF5A93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(50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7B029EA1" w14:textId="77777777" w:rsidR="00690464" w:rsidRPr="003A7D5E" w:rsidRDefault="00690464" w:rsidP="0069046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D036A9" w:rsidRPr="009F480D" w:rsidDel="005D518C" w14:paraId="4A40BE99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069C28F2" w14:textId="3A54ABA7" w:rsidR="00D036A9" w:rsidRPr="004064D6" w:rsidRDefault="00D036A9" w:rsidP="00690464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064D6">
              <w:rPr>
                <w:rFonts w:ascii="Verdana" w:hAnsi="Verdana"/>
                <w:sz w:val="20"/>
                <w:szCs w:val="20"/>
              </w:rPr>
              <w:t>Subprocess_Name</w:t>
            </w:r>
            <w:proofErr w:type="spellEnd"/>
          </w:p>
        </w:tc>
        <w:tc>
          <w:tcPr>
            <w:tcW w:w="4050" w:type="dxa"/>
          </w:tcPr>
          <w:p w14:paraId="2FDB75CD" w14:textId="00AE934E" w:rsidR="00D036A9" w:rsidRPr="004064D6" w:rsidRDefault="00845CA5" w:rsidP="00690464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064D6">
              <w:rPr>
                <w:rFonts w:ascii="Verdana" w:hAnsi="Verdana"/>
                <w:sz w:val="20"/>
                <w:szCs w:val="20"/>
              </w:rPr>
              <w:t>Subprocess_Name</w:t>
            </w:r>
            <w:proofErr w:type="spellEnd"/>
            <w:r w:rsidRPr="004064D6">
              <w:rPr>
                <w:rFonts w:ascii="Verdana" w:hAnsi="Verdana"/>
                <w:sz w:val="20"/>
                <w:szCs w:val="20"/>
              </w:rPr>
              <w:t xml:space="preserve"> - (If </w:t>
            </w:r>
            <w:proofErr w:type="spellStart"/>
            <w:r w:rsidRPr="004064D6">
              <w:rPr>
                <w:rFonts w:ascii="Verdana" w:hAnsi="Verdana"/>
                <w:sz w:val="20"/>
                <w:szCs w:val="20"/>
              </w:rPr>
              <w:t>Process_Name</w:t>
            </w:r>
            <w:proofErr w:type="spellEnd"/>
            <w:r w:rsidRPr="004064D6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064D6">
              <w:rPr>
                <w:rFonts w:ascii="Verdana" w:hAnsi="Verdana"/>
                <w:sz w:val="20"/>
                <w:szCs w:val="20"/>
              </w:rPr>
              <w:t>Digital_CC</w:t>
            </w:r>
            <w:proofErr w:type="spellEnd"/>
            <w:r w:rsidRPr="004064D6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350" w:type="dxa"/>
          </w:tcPr>
          <w:p w14:paraId="1143018F" w14:textId="09792F86" w:rsidR="00D036A9" w:rsidRPr="004064D6" w:rsidRDefault="00D036A9" w:rsidP="009833FE">
            <w:pPr>
              <w:rPr>
                <w:rFonts w:ascii="Verdana" w:hAnsi="Verdana"/>
                <w:sz w:val="20"/>
                <w:szCs w:val="20"/>
              </w:rPr>
            </w:pPr>
            <w:r w:rsidRPr="004064D6">
              <w:rPr>
                <w:rFonts w:ascii="Verdana" w:hAnsi="Verdana"/>
                <w:sz w:val="20"/>
                <w:szCs w:val="20"/>
              </w:rPr>
              <w:t>String (</w:t>
            </w:r>
            <w:r w:rsidR="009833FE" w:rsidRPr="004064D6">
              <w:rPr>
                <w:rFonts w:ascii="Verdana" w:hAnsi="Verdana"/>
                <w:sz w:val="20"/>
                <w:szCs w:val="20"/>
              </w:rPr>
              <w:t>50</w:t>
            </w:r>
            <w:r w:rsidRPr="004064D6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529F7462" w14:textId="11B642E3" w:rsidR="00D036A9" w:rsidRPr="004064D6" w:rsidRDefault="00D036A9" w:rsidP="00690464">
            <w:pPr>
              <w:pStyle w:val="Default"/>
              <w:rPr>
                <w:rFonts w:ascii="Verdana" w:eastAsia="MS Mincho" w:hAnsi="Verdana" w:cs="Times New Roman"/>
                <w:color w:val="auto"/>
                <w:sz w:val="20"/>
                <w:szCs w:val="20"/>
              </w:rPr>
            </w:pPr>
            <w:r w:rsidRPr="004064D6">
              <w:rPr>
                <w:rFonts w:ascii="Verdana" w:eastAsia="MS Mincho" w:hAnsi="Verdana" w:cs="Times New Roman"/>
                <w:color w:val="auto"/>
                <w:sz w:val="20"/>
                <w:szCs w:val="20"/>
              </w:rPr>
              <w:t>Conditional Mandatory</w:t>
            </w:r>
          </w:p>
        </w:tc>
      </w:tr>
      <w:tr w:rsidR="00690464" w:rsidRPr="009F480D" w:rsidDel="005D518C" w14:paraId="59F7FF81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C9FCE15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>
              <w:rPr>
                <w:rFonts w:ascii="Verdana" w:hAnsi="Verdana" w:cs="Arial"/>
                <w:sz w:val="20"/>
                <w:szCs w:val="20"/>
              </w:rPr>
              <w:t>ChannelId</w:t>
            </w:r>
            <w:proofErr w:type="spellEnd"/>
          </w:p>
        </w:tc>
        <w:tc>
          <w:tcPr>
            <w:tcW w:w="4050" w:type="dxa"/>
          </w:tcPr>
          <w:p w14:paraId="79B1EA5F" w14:textId="77777777" w:rsidR="00690464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Channel id of the client that created the SR in CAS system. </w:t>
            </w:r>
          </w:p>
          <w:p w14:paraId="39792A2F" w14:textId="77777777" w:rsidR="00690464" w:rsidRPr="003A7D5E" w:rsidRDefault="00690464" w:rsidP="004B0462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Allowed values : </w:t>
            </w:r>
            <w:r w:rsidR="004B0462">
              <w:rPr>
                <w:rFonts w:ascii="Verdana" w:hAnsi="Verdana" w:cs="Arial"/>
                <w:sz w:val="20"/>
                <w:szCs w:val="20"/>
              </w:rPr>
              <w:t>DEH</w:t>
            </w:r>
          </w:p>
        </w:tc>
        <w:tc>
          <w:tcPr>
            <w:tcW w:w="1350" w:type="dxa"/>
          </w:tcPr>
          <w:p w14:paraId="785427A9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(10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4F826F63" w14:textId="77777777" w:rsidR="00690464" w:rsidRPr="003A7D5E" w:rsidRDefault="00690464" w:rsidP="0069046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690464" w:rsidRPr="009F480D" w:rsidDel="005D518C" w14:paraId="6CC7A79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A11F033" w14:textId="77777777" w:rsidR="00690464" w:rsidRPr="00FC50DB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6551AE">
              <w:rPr>
                <w:rFonts w:ascii="Verdana" w:hAnsi="Verdana" w:cs="Arial"/>
                <w:sz w:val="20"/>
                <w:szCs w:val="20"/>
              </w:rPr>
              <w:t>WorkitemNumber</w:t>
            </w:r>
            <w:proofErr w:type="spellEnd"/>
          </w:p>
        </w:tc>
        <w:tc>
          <w:tcPr>
            <w:tcW w:w="4050" w:type="dxa"/>
          </w:tcPr>
          <w:p w14:paraId="3D38A36D" w14:textId="77777777" w:rsidR="00690464" w:rsidRPr="007E1CA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 w:rsidRPr="006551AE">
              <w:rPr>
                <w:rFonts w:ascii="Verdana" w:hAnsi="Verdana" w:cs="Arial"/>
                <w:sz w:val="20"/>
                <w:szCs w:val="20"/>
              </w:rPr>
              <w:t xml:space="preserve">This field holds the Request Number created in </w:t>
            </w:r>
            <w:r w:rsidR="00371B6E">
              <w:rPr>
                <w:rFonts w:ascii="Verdana" w:hAnsi="Verdana" w:cs="Arial"/>
                <w:sz w:val="20"/>
                <w:szCs w:val="20"/>
              </w:rPr>
              <w:t>CAS</w:t>
            </w:r>
            <w:r w:rsidRPr="006551AE">
              <w:rPr>
                <w:rFonts w:ascii="Verdana" w:hAnsi="Verdana" w:cs="Arial"/>
                <w:sz w:val="20"/>
                <w:szCs w:val="20"/>
              </w:rPr>
              <w:t xml:space="preserve"> </w:t>
            </w:r>
            <w:r>
              <w:rPr>
                <w:rFonts w:ascii="Verdana" w:hAnsi="Verdana" w:cs="Arial"/>
                <w:sz w:val="20"/>
                <w:szCs w:val="20"/>
              </w:rPr>
              <w:t>system for which status is to be notified</w:t>
            </w:r>
          </w:p>
          <w:p w14:paraId="40E270B4" w14:textId="77777777" w:rsidR="00690464" w:rsidRPr="007E1CA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50" w:type="dxa"/>
          </w:tcPr>
          <w:p w14:paraId="4A0A76A4" w14:textId="22023BB3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</w:t>
            </w:r>
            <w:r w:rsidR="00F83BAC">
              <w:rPr>
                <w:rFonts w:ascii="Verdana" w:hAnsi="Verdana"/>
                <w:sz w:val="20"/>
                <w:szCs w:val="20"/>
              </w:rPr>
              <w:t>3</w:t>
            </w:r>
            <w:r w:rsidR="0090568F" w:rsidRPr="0090568F">
              <w:rPr>
                <w:rFonts w:ascii="Verdana" w:hAnsi="Verdana"/>
                <w:sz w:val="20"/>
                <w:szCs w:val="20"/>
              </w:rPr>
              <w:t>0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0E7655D6" w14:textId="77777777" w:rsidR="00690464" w:rsidRPr="003A7D5E" w:rsidRDefault="00690464" w:rsidP="0069046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AD1356" w:rsidRPr="009F480D" w:rsidDel="005D518C" w14:paraId="78C7381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B2B77CD" w14:textId="7961CDFD" w:rsidR="00AD1356" w:rsidRPr="00845CA5" w:rsidRDefault="00AD1356" w:rsidP="00AD1356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845CA5">
              <w:rPr>
                <w:rFonts w:ascii="Verdana" w:hAnsi="Verdana" w:cs="Arial"/>
                <w:sz w:val="20"/>
                <w:szCs w:val="20"/>
              </w:rPr>
              <w:t>ProspectId</w:t>
            </w:r>
            <w:proofErr w:type="spellEnd"/>
          </w:p>
        </w:tc>
        <w:tc>
          <w:tcPr>
            <w:tcW w:w="4050" w:type="dxa"/>
          </w:tcPr>
          <w:p w14:paraId="4D9FE151" w14:textId="6A16AFCD" w:rsidR="00AD1356" w:rsidRPr="00845CA5" w:rsidRDefault="00AD1356" w:rsidP="00AD1356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845CA5">
              <w:rPr>
                <w:rFonts w:ascii="Verdana" w:hAnsi="Verdana" w:cs="Arial"/>
                <w:sz w:val="20"/>
                <w:szCs w:val="20"/>
              </w:rPr>
              <w:t>ProspectId</w:t>
            </w:r>
            <w:proofErr w:type="spellEnd"/>
            <w:r w:rsidRPr="00845CA5">
              <w:rPr>
                <w:rFonts w:ascii="Verdana" w:hAnsi="Verdana" w:cs="Arial"/>
                <w:sz w:val="20"/>
                <w:szCs w:val="20"/>
              </w:rPr>
              <w:t xml:space="preserve">  has to be passed which DEH sent to IBPS</w:t>
            </w:r>
          </w:p>
        </w:tc>
        <w:tc>
          <w:tcPr>
            <w:tcW w:w="1350" w:type="dxa"/>
          </w:tcPr>
          <w:p w14:paraId="0993C55C" w14:textId="219A13E9" w:rsidR="00AD1356" w:rsidRPr="00845CA5" w:rsidRDefault="00AD1356" w:rsidP="00AD1356">
            <w:pPr>
              <w:rPr>
                <w:rFonts w:ascii="Verdana" w:hAnsi="Verdana"/>
                <w:sz w:val="20"/>
                <w:szCs w:val="20"/>
              </w:rPr>
            </w:pPr>
            <w:r w:rsidRPr="00845CA5">
              <w:rPr>
                <w:rFonts w:ascii="Verdana" w:hAnsi="Verdana"/>
                <w:sz w:val="20"/>
                <w:szCs w:val="20"/>
              </w:rPr>
              <w:t>String (10)</w:t>
            </w:r>
          </w:p>
        </w:tc>
        <w:tc>
          <w:tcPr>
            <w:tcW w:w="1890" w:type="dxa"/>
          </w:tcPr>
          <w:p w14:paraId="0507013D" w14:textId="2EFA9A67" w:rsidR="00AD1356" w:rsidRPr="00845CA5" w:rsidRDefault="00AD135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45CA5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AD1356" w:rsidRPr="009F480D" w:rsidDel="005D518C" w14:paraId="3D47DE9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27441B0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E</w:t>
            </w:r>
            <w:r w:rsidRPr="00A91BB6">
              <w:rPr>
                <w:rFonts w:ascii="Verdana" w:hAnsi="Verdana" w:cs="Arial"/>
              </w:rPr>
              <w:t>vent</w:t>
            </w:r>
          </w:p>
        </w:tc>
        <w:tc>
          <w:tcPr>
            <w:tcW w:w="4050" w:type="dxa"/>
          </w:tcPr>
          <w:p w14:paraId="0108D8E1" w14:textId="77777777" w:rsidR="00AD1356" w:rsidRPr="004064D6" w:rsidRDefault="00AD135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4064D6">
              <w:rPr>
                <w:rFonts w:ascii="Verdana" w:hAnsi="Verdana"/>
                <w:sz w:val="20"/>
                <w:szCs w:val="20"/>
              </w:rPr>
              <w:t>Allowed values:</w:t>
            </w:r>
          </w:p>
          <w:p w14:paraId="4B74DE58" w14:textId="77777777" w:rsidR="00AD1356" w:rsidRPr="004064D6" w:rsidRDefault="00AD135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</w:p>
          <w:p w14:paraId="5D82AF0F" w14:textId="77777777" w:rsidR="00AD1356" w:rsidRPr="004064D6" w:rsidRDefault="00AD135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4064D6">
              <w:rPr>
                <w:rFonts w:ascii="Verdana" w:hAnsi="Verdana"/>
                <w:sz w:val="20"/>
                <w:szCs w:val="20"/>
              </w:rPr>
              <w:t>“STATUS_CHANGE”- Application status change.</w:t>
            </w:r>
          </w:p>
          <w:p w14:paraId="7982B6A0" w14:textId="77777777" w:rsidR="00AD1356" w:rsidRPr="004064D6" w:rsidRDefault="00AD135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</w:p>
          <w:p w14:paraId="26A512B6" w14:textId="77777777" w:rsidR="00AD1356" w:rsidRDefault="00AD135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4064D6">
              <w:rPr>
                <w:rFonts w:ascii="Verdana" w:hAnsi="Verdana"/>
                <w:sz w:val="20"/>
                <w:szCs w:val="20"/>
              </w:rPr>
              <w:t>“REQUEST_CUSTOMER_QUERY” - Request for any additional details/ queries from the customer</w:t>
            </w:r>
          </w:p>
          <w:p w14:paraId="40A40154" w14:textId="77777777" w:rsidR="004B2BD5" w:rsidRDefault="004B2BD5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</w:p>
          <w:p w14:paraId="6ED3C4A9" w14:textId="4C59D069" w:rsidR="004B2BD5" w:rsidRDefault="004B2BD5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21410B">
              <w:rPr>
                <w:rFonts w:ascii="Verdana" w:hAnsi="Verdana"/>
                <w:sz w:val="20"/>
                <w:szCs w:val="20"/>
              </w:rPr>
              <w:t>“</w:t>
            </w:r>
            <w:r w:rsidRPr="0021410B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NAME_STATUS_CHANGE</w:t>
            </w:r>
            <w:r w:rsidRPr="0021410B">
              <w:rPr>
                <w:rFonts w:ascii="Verdana" w:hAnsi="Verdana"/>
                <w:sz w:val="20"/>
                <w:szCs w:val="20"/>
              </w:rPr>
              <w:t>”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</w:p>
          <w:p w14:paraId="3A938B2A" w14:textId="77777777" w:rsidR="00187678" w:rsidRDefault="00187678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</w:p>
          <w:p w14:paraId="494EA825" w14:textId="10C740A7" w:rsidR="00187678" w:rsidRPr="00187678" w:rsidRDefault="00187678" w:rsidP="00AD1356">
            <w:pPr>
              <w:pStyle w:val="Default"/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</w:pPr>
            <w:r w:rsidRPr="00E20C26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“One_pager_signed”</w:t>
            </w:r>
          </w:p>
          <w:p w14:paraId="6B2B7825" w14:textId="77777777" w:rsidR="00AD1356" w:rsidRPr="004064D6" w:rsidRDefault="00AD1356" w:rsidP="00AD1356">
            <w:pPr>
              <w:pStyle w:val="tabletext"/>
              <w:rPr>
                <w:rFonts w:ascii="Verdana" w:eastAsiaTheme="minorHAnsi" w:hAnsi="Verdana" w:cs="Arial"/>
                <w:color w:val="000000"/>
              </w:rPr>
            </w:pPr>
          </w:p>
          <w:p w14:paraId="25CB89E4" w14:textId="5B56530F" w:rsidR="007942AA" w:rsidRPr="004064D6" w:rsidRDefault="007942AA" w:rsidP="00AD1356">
            <w:pPr>
              <w:pStyle w:val="tabletext"/>
              <w:rPr>
                <w:rFonts w:ascii="Verdana" w:eastAsiaTheme="minorHAnsi" w:hAnsi="Verdana" w:cs="Arial"/>
                <w:color w:val="000000"/>
              </w:rPr>
            </w:pPr>
            <w:r w:rsidRPr="004064D6">
              <w:rPr>
                <w:rFonts w:ascii="Verdana" w:eastAsiaTheme="minorHAnsi" w:hAnsi="Verdana" w:cs="Arial"/>
                <w:color w:val="000000"/>
              </w:rPr>
              <w:t xml:space="preserve">- (If </w:t>
            </w:r>
            <w:proofErr w:type="spellStart"/>
            <w:r w:rsidRPr="004064D6">
              <w:rPr>
                <w:rFonts w:ascii="Verdana" w:eastAsiaTheme="minorHAnsi" w:hAnsi="Verdana" w:cs="Arial"/>
                <w:color w:val="000000"/>
              </w:rPr>
              <w:t>Process_Name</w:t>
            </w:r>
            <w:proofErr w:type="spellEnd"/>
            <w:r w:rsidRPr="004064D6">
              <w:rPr>
                <w:rFonts w:ascii="Verdana" w:eastAsiaTheme="minorHAnsi" w:hAnsi="Verdana" w:cs="Arial"/>
                <w:color w:val="000000"/>
              </w:rPr>
              <w:t xml:space="preserve"> </w:t>
            </w:r>
            <w:proofErr w:type="spellStart"/>
            <w:r w:rsidR="00F245EC" w:rsidRPr="004064D6">
              <w:rPr>
                <w:rFonts w:ascii="Verdana" w:eastAsiaTheme="minorHAnsi" w:hAnsi="Verdana" w:cs="Arial"/>
                <w:color w:val="000000"/>
              </w:rPr>
              <w:t>DigitalAO</w:t>
            </w:r>
            <w:proofErr w:type="spellEnd"/>
            <w:r w:rsidRPr="004064D6">
              <w:rPr>
                <w:rFonts w:ascii="Verdana" w:eastAsiaTheme="minorHAnsi" w:hAnsi="Verdana" w:cs="Arial"/>
                <w:color w:val="000000"/>
              </w:rPr>
              <w:t>)</w:t>
            </w:r>
          </w:p>
        </w:tc>
        <w:tc>
          <w:tcPr>
            <w:tcW w:w="1350" w:type="dxa"/>
          </w:tcPr>
          <w:p w14:paraId="0C75A508" w14:textId="77777777" w:rsidR="00AD1356" w:rsidRPr="004064D6" w:rsidRDefault="00AD1356" w:rsidP="00AD1356">
            <w:pPr>
              <w:rPr>
                <w:rFonts w:ascii="Verdana" w:eastAsiaTheme="minorHAnsi" w:hAnsi="Verdana" w:cs="Arial"/>
                <w:color w:val="000000"/>
                <w:sz w:val="20"/>
                <w:szCs w:val="20"/>
              </w:rPr>
            </w:pPr>
            <w:r w:rsidRPr="004064D6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lastRenderedPageBreak/>
              <w:t>String (100)</w:t>
            </w:r>
          </w:p>
        </w:tc>
        <w:tc>
          <w:tcPr>
            <w:tcW w:w="1890" w:type="dxa"/>
          </w:tcPr>
          <w:p w14:paraId="1848D609" w14:textId="4681F5DB" w:rsidR="00AD1356" w:rsidRPr="004064D6" w:rsidRDefault="007942AA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4064D6">
              <w:rPr>
                <w:rFonts w:ascii="Verdana" w:hAnsi="Verdana"/>
                <w:sz w:val="20"/>
                <w:szCs w:val="20"/>
              </w:rPr>
              <w:t>Conditional Mandatory</w:t>
            </w:r>
          </w:p>
        </w:tc>
      </w:tr>
      <w:tr w:rsidR="00AD1356" w:rsidRPr="009F480D" w:rsidDel="005D518C" w14:paraId="10642E0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093390CA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W</w:t>
            </w:r>
            <w:r w:rsidRPr="0090568F">
              <w:rPr>
                <w:rFonts w:ascii="Verdana" w:hAnsi="Verdana" w:cs="Arial"/>
              </w:rPr>
              <w:t>orkItemStatus</w:t>
            </w:r>
            <w:proofErr w:type="spellEnd"/>
          </w:p>
        </w:tc>
        <w:tc>
          <w:tcPr>
            <w:tcW w:w="4050" w:type="dxa"/>
          </w:tcPr>
          <w:p w14:paraId="1A465CDE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90568F">
              <w:rPr>
                <w:rFonts w:ascii="Verdana" w:hAnsi="Verdana" w:cs="Arial"/>
              </w:rPr>
              <w:t>application or prospect status</w:t>
            </w:r>
          </w:p>
        </w:tc>
        <w:tc>
          <w:tcPr>
            <w:tcW w:w="1350" w:type="dxa"/>
          </w:tcPr>
          <w:p w14:paraId="18656F11" w14:textId="36B2BE11" w:rsidR="00AD1356" w:rsidRPr="003A7D5E" w:rsidRDefault="004064D6" w:rsidP="00AD1356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(30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06629E6B" w14:textId="77777777" w:rsidR="00AD1356" w:rsidRPr="003A7D5E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90568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4064D6" w:rsidRPr="009F480D" w:rsidDel="005D518C" w14:paraId="39574849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1E244CA" w14:textId="6BB2DB90" w:rsidR="004064D6" w:rsidRPr="00530150" w:rsidRDefault="006F23CB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530150">
              <w:rPr>
                <w:rFonts w:ascii="Verdana" w:hAnsi="Verdana" w:cs="Arial"/>
              </w:rPr>
              <w:t>RejectReason</w:t>
            </w:r>
            <w:proofErr w:type="spellEnd"/>
          </w:p>
        </w:tc>
        <w:tc>
          <w:tcPr>
            <w:tcW w:w="4050" w:type="dxa"/>
          </w:tcPr>
          <w:p w14:paraId="28927B80" w14:textId="479E03AC" w:rsidR="004064D6" w:rsidRPr="00530150" w:rsidRDefault="004064D6" w:rsidP="00AD1356">
            <w:pPr>
              <w:pStyle w:val="tabletext"/>
              <w:rPr>
                <w:rFonts w:ascii="Verdana" w:hAnsi="Verdana" w:cs="Arial"/>
              </w:rPr>
            </w:pPr>
            <w:r w:rsidRPr="00530150">
              <w:rPr>
                <w:rFonts w:ascii="Verdana" w:hAnsi="Verdana" w:cs="Arial"/>
              </w:rPr>
              <w:t>Reject reason has to be pass here</w:t>
            </w:r>
          </w:p>
          <w:p w14:paraId="1698A476" w14:textId="77777777" w:rsidR="004064D6" w:rsidRPr="00530150" w:rsidRDefault="004064D6" w:rsidP="00AD1356">
            <w:pPr>
              <w:pStyle w:val="tabletext"/>
              <w:rPr>
                <w:rFonts w:ascii="Verdana" w:hAnsi="Verdana" w:cs="Arial"/>
              </w:rPr>
            </w:pPr>
          </w:p>
          <w:p w14:paraId="0075D0AE" w14:textId="78E9F6DD" w:rsidR="004064D6" w:rsidRPr="00530150" w:rsidRDefault="004064D6" w:rsidP="00AD1356">
            <w:pPr>
              <w:pStyle w:val="tabletext"/>
              <w:rPr>
                <w:rFonts w:ascii="Verdana" w:hAnsi="Verdana" w:cs="Arial"/>
              </w:rPr>
            </w:pPr>
            <w:r w:rsidRPr="00530150">
              <w:rPr>
                <w:rFonts w:ascii="Verdana" w:hAnsi="Verdana" w:cs="Arial"/>
              </w:rPr>
              <w:t xml:space="preserve">- (If </w:t>
            </w:r>
            <w:proofErr w:type="spellStart"/>
            <w:r w:rsidRPr="00530150">
              <w:rPr>
                <w:rFonts w:ascii="Verdana" w:hAnsi="Verdana" w:cs="Arial"/>
              </w:rPr>
              <w:t>Process_Name</w:t>
            </w:r>
            <w:proofErr w:type="spellEnd"/>
            <w:r w:rsidRPr="00530150">
              <w:rPr>
                <w:rFonts w:ascii="Verdana" w:hAnsi="Verdana" w:cs="Arial"/>
              </w:rPr>
              <w:t xml:space="preserve"> </w:t>
            </w:r>
            <w:proofErr w:type="spellStart"/>
            <w:r w:rsidRPr="00530150">
              <w:rPr>
                <w:rFonts w:ascii="Verdana" w:hAnsi="Verdana" w:cs="Arial"/>
              </w:rPr>
              <w:t>DigitalAO</w:t>
            </w:r>
            <w:proofErr w:type="spellEnd"/>
            <w:r w:rsidRPr="00530150">
              <w:rPr>
                <w:rFonts w:ascii="Verdana" w:hAnsi="Verdana" w:cs="Arial"/>
              </w:rPr>
              <w:t>)</w:t>
            </w:r>
          </w:p>
        </w:tc>
        <w:tc>
          <w:tcPr>
            <w:tcW w:w="1350" w:type="dxa"/>
          </w:tcPr>
          <w:p w14:paraId="42D347C7" w14:textId="1FB180EC" w:rsidR="004064D6" w:rsidRPr="00530150" w:rsidRDefault="004064D6" w:rsidP="00AD1356">
            <w:pPr>
              <w:rPr>
                <w:rFonts w:ascii="Verdana" w:hAnsi="Verdana"/>
                <w:sz w:val="20"/>
                <w:szCs w:val="20"/>
              </w:rPr>
            </w:pPr>
            <w:r w:rsidRPr="00530150">
              <w:rPr>
                <w:rFonts w:ascii="Verdana" w:hAnsi="Verdana"/>
                <w:sz w:val="20"/>
                <w:szCs w:val="20"/>
              </w:rPr>
              <w:t>String (20)</w:t>
            </w:r>
          </w:p>
        </w:tc>
        <w:tc>
          <w:tcPr>
            <w:tcW w:w="1890" w:type="dxa"/>
          </w:tcPr>
          <w:p w14:paraId="533FFA82" w14:textId="77777777" w:rsidR="004064D6" w:rsidRPr="00530150" w:rsidRDefault="004064D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530150">
              <w:rPr>
                <w:rFonts w:ascii="Verdana" w:hAnsi="Verdana"/>
                <w:sz w:val="20"/>
                <w:szCs w:val="20"/>
              </w:rPr>
              <w:t>Conditional</w:t>
            </w:r>
          </w:p>
          <w:p w14:paraId="3E756959" w14:textId="587A21E5" w:rsidR="004064D6" w:rsidRPr="00530150" w:rsidRDefault="004064D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530150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69B11B3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E46EDD4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U</w:t>
            </w:r>
            <w:r w:rsidRPr="0090568F">
              <w:rPr>
                <w:rFonts w:ascii="Verdana" w:hAnsi="Verdana" w:cs="Arial"/>
              </w:rPr>
              <w:t>pdProspectReqd</w:t>
            </w:r>
            <w:proofErr w:type="spellEnd"/>
          </w:p>
        </w:tc>
        <w:tc>
          <w:tcPr>
            <w:tcW w:w="4050" w:type="dxa"/>
          </w:tcPr>
          <w:p w14:paraId="321EC0B3" w14:textId="77777777" w:rsidR="00AD1356" w:rsidRDefault="00AD1356" w:rsidP="00AD1356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>
              <w:rPr>
                <w:rFonts w:ascii="Verdana" w:eastAsia="Calibri" w:hAnsi="Verdana"/>
                <w:sz w:val="20"/>
                <w:szCs w:val="20"/>
              </w:rPr>
              <w:t>Allowed values:</w:t>
            </w:r>
          </w:p>
          <w:p w14:paraId="60D34F0B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‘</w:t>
            </w:r>
            <w:r w:rsidRPr="00CD1643">
              <w:rPr>
                <w:rFonts w:ascii="Verdana" w:hAnsi="Verdana" w:cs="Arial"/>
                <w:b/>
              </w:rPr>
              <w:t>TRUE</w:t>
            </w:r>
            <w:r>
              <w:rPr>
                <w:rFonts w:ascii="Verdana" w:hAnsi="Verdana" w:cs="Arial"/>
              </w:rPr>
              <w:t>’ OR ‘</w:t>
            </w:r>
            <w:r w:rsidRPr="00CD1643">
              <w:rPr>
                <w:rFonts w:ascii="Verdana" w:hAnsi="Verdana" w:cs="Arial"/>
                <w:b/>
              </w:rPr>
              <w:t>FALSE</w:t>
            </w:r>
            <w:r>
              <w:rPr>
                <w:rFonts w:ascii="Verdana" w:hAnsi="Verdana" w:cs="Arial"/>
              </w:rPr>
              <w:t>’</w:t>
            </w:r>
          </w:p>
        </w:tc>
        <w:tc>
          <w:tcPr>
            <w:tcW w:w="1350" w:type="dxa"/>
          </w:tcPr>
          <w:p w14:paraId="258C45CB" w14:textId="77777777" w:rsidR="00AD1356" w:rsidRPr="003A7D5E" w:rsidRDefault="00AD1356" w:rsidP="00AD1356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(5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115E4CB3" w14:textId="77777777" w:rsidR="00AD1356" w:rsidRPr="003A7D5E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90568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005067DD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A6EAD14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A</w:t>
            </w:r>
            <w:r w:rsidRPr="001E4F51">
              <w:rPr>
                <w:rFonts w:ascii="Verdana" w:hAnsi="Verdana" w:cs="Arial"/>
              </w:rPr>
              <w:t>ddnalDocsReqd</w:t>
            </w:r>
            <w:proofErr w:type="spellEnd"/>
          </w:p>
        </w:tc>
        <w:tc>
          <w:tcPr>
            <w:tcW w:w="4050" w:type="dxa"/>
          </w:tcPr>
          <w:p w14:paraId="12F2C1C5" w14:textId="77777777" w:rsidR="00AD1356" w:rsidRDefault="00AD1356" w:rsidP="00AD1356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>
              <w:rPr>
                <w:rFonts w:ascii="Verdana" w:eastAsia="Calibri" w:hAnsi="Verdana"/>
                <w:sz w:val="20"/>
                <w:szCs w:val="20"/>
              </w:rPr>
              <w:t>Allowed values:</w:t>
            </w:r>
          </w:p>
          <w:p w14:paraId="06004C75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‘</w:t>
            </w:r>
            <w:r w:rsidRPr="00CD1643">
              <w:rPr>
                <w:rFonts w:ascii="Verdana" w:hAnsi="Verdana" w:cs="Arial"/>
                <w:b/>
              </w:rPr>
              <w:t>TRUE</w:t>
            </w:r>
            <w:r>
              <w:rPr>
                <w:rFonts w:ascii="Verdana" w:hAnsi="Verdana" w:cs="Arial"/>
              </w:rPr>
              <w:t>’ OR ‘</w:t>
            </w:r>
            <w:r w:rsidRPr="00CD1643">
              <w:rPr>
                <w:rFonts w:ascii="Verdana" w:hAnsi="Verdana" w:cs="Arial"/>
                <w:b/>
              </w:rPr>
              <w:t>FALSE</w:t>
            </w:r>
            <w:r>
              <w:rPr>
                <w:rFonts w:ascii="Verdana" w:hAnsi="Verdana" w:cs="Arial"/>
              </w:rPr>
              <w:t>’</w:t>
            </w:r>
          </w:p>
        </w:tc>
        <w:tc>
          <w:tcPr>
            <w:tcW w:w="1350" w:type="dxa"/>
          </w:tcPr>
          <w:p w14:paraId="5481C639" w14:textId="77777777" w:rsidR="00AD1356" w:rsidRPr="003A7D5E" w:rsidRDefault="00AD1356" w:rsidP="00AD1356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(5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119E4882" w14:textId="77777777" w:rsidR="00AD1356" w:rsidRPr="003A7D5E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90568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187678" w:rsidRPr="009F480D" w:rsidDel="005D518C" w14:paraId="014B2227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AA98AF3" w14:textId="3FEC544B" w:rsidR="00187678" w:rsidRPr="000F3AC3" w:rsidRDefault="00187678" w:rsidP="00AD1356">
            <w:pPr>
              <w:pStyle w:val="tabletext"/>
              <w:rPr>
                <w:rFonts w:ascii="Verdana" w:hAnsi="Verdana" w:cs="Arial"/>
              </w:rPr>
            </w:pPr>
            <w:r w:rsidRPr="000F3AC3">
              <w:rPr>
                <w:rFonts w:ascii="Verdana" w:hAnsi="Verdana" w:cs="Arial"/>
              </w:rPr>
              <w:t>SignedOnePgDocName</w:t>
            </w:r>
          </w:p>
        </w:tc>
        <w:tc>
          <w:tcPr>
            <w:tcW w:w="4050" w:type="dxa"/>
          </w:tcPr>
          <w:p w14:paraId="05447ACD" w14:textId="70B3CC22" w:rsidR="00187678" w:rsidRPr="000F3AC3" w:rsidRDefault="00187678" w:rsidP="00187678">
            <w:pPr>
              <w:rPr>
                <w:rFonts w:ascii="Calibri" w:eastAsiaTheme="minorHAnsi" w:hAnsi="Calibri"/>
              </w:rPr>
            </w:pPr>
            <w:r w:rsidRPr="000F3AC3">
              <w:t xml:space="preserve">mandatory for Event - </w:t>
            </w:r>
            <w:r w:rsidRPr="000F3AC3">
              <w:rPr>
                <w:b/>
                <w:bCs/>
              </w:rPr>
              <w:t>One_pager_signed</w:t>
            </w:r>
          </w:p>
        </w:tc>
        <w:tc>
          <w:tcPr>
            <w:tcW w:w="1350" w:type="dxa"/>
          </w:tcPr>
          <w:p w14:paraId="2F27BAE1" w14:textId="24A579F5" w:rsidR="00187678" w:rsidRPr="000F3AC3" w:rsidRDefault="00187678" w:rsidP="00AD1356">
            <w:pPr>
              <w:rPr>
                <w:rFonts w:ascii="Verdana" w:hAnsi="Verdana"/>
                <w:sz w:val="20"/>
                <w:szCs w:val="20"/>
              </w:rPr>
            </w:pPr>
            <w:r w:rsidRPr="000F3AC3">
              <w:t>String(100)</w:t>
            </w:r>
          </w:p>
        </w:tc>
        <w:tc>
          <w:tcPr>
            <w:tcW w:w="1890" w:type="dxa"/>
          </w:tcPr>
          <w:p w14:paraId="22390A41" w14:textId="3E98EF91" w:rsidR="00187678" w:rsidRPr="000F3AC3" w:rsidRDefault="00187678" w:rsidP="00AD1356">
            <w:pPr>
              <w:pStyle w:val="Default"/>
              <w:rPr>
                <w:rFonts w:ascii="Verdana" w:hAnsi="Verdana"/>
                <w:color w:val="auto"/>
                <w:sz w:val="20"/>
                <w:szCs w:val="20"/>
              </w:rPr>
            </w:pPr>
            <w:r w:rsidRPr="000F3AC3">
              <w:rPr>
                <w:color w:val="auto"/>
              </w:rPr>
              <w:t>conditional mandatory</w:t>
            </w:r>
          </w:p>
        </w:tc>
      </w:tr>
      <w:tr w:rsidR="00AD1356" w:rsidRPr="009F480D" w:rsidDel="005D518C" w14:paraId="4209AE3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7AD4B73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A</w:t>
            </w:r>
            <w:r w:rsidRPr="00741AC3">
              <w:rPr>
                <w:rFonts w:ascii="Verdana" w:hAnsi="Verdana" w:cs="Arial"/>
              </w:rPr>
              <w:t>pplicationDetails</w:t>
            </w:r>
            <w:proofErr w:type="spellEnd"/>
          </w:p>
        </w:tc>
        <w:tc>
          <w:tcPr>
            <w:tcW w:w="4050" w:type="dxa"/>
          </w:tcPr>
          <w:p w14:paraId="3E343D2A" w14:textId="361C4F6E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602547">
              <w:rPr>
                <w:rFonts w:asciiTheme="minorHAnsi" w:hAnsiTheme="minorHAnsi" w:cstheme="minorHAnsi"/>
                <w:szCs w:val="24"/>
              </w:rPr>
              <w:t xml:space="preserve">Start of </w:t>
            </w:r>
            <w:proofErr w:type="spellStart"/>
            <w:r w:rsidRPr="00741AC3">
              <w:rPr>
                <w:rFonts w:ascii="Verdana" w:hAnsi="Verdana" w:cs="Arial"/>
              </w:rPr>
              <w:t>applicationDetails</w:t>
            </w:r>
            <w:proofErr w:type="spellEnd"/>
            <w:r w:rsidRPr="00602547">
              <w:rPr>
                <w:rFonts w:asciiTheme="minorHAnsi" w:hAnsiTheme="minorHAnsi" w:cstheme="minorHAnsi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Cs w:val="24"/>
              </w:rPr>
              <w:t xml:space="preserve">grid </w:t>
            </w:r>
            <w:r w:rsidRPr="00602547">
              <w:rPr>
                <w:rFonts w:asciiTheme="minorHAnsi" w:hAnsiTheme="minorHAnsi" w:cstheme="minorHAnsi"/>
                <w:szCs w:val="24"/>
              </w:rPr>
              <w:t>details</w:t>
            </w:r>
          </w:p>
        </w:tc>
        <w:tc>
          <w:tcPr>
            <w:tcW w:w="1350" w:type="dxa"/>
          </w:tcPr>
          <w:p w14:paraId="751B59EF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35561252" w14:textId="77777777" w:rsidR="00AD1356" w:rsidRPr="0040794F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90568F">
              <w:rPr>
                <w:rFonts w:ascii="Verdana" w:eastAsiaTheme="minorHAnsi" w:hAnsi="Verdana" w:cs="Arial"/>
                <w:color w:val="000000"/>
              </w:rPr>
              <w:t>Optional</w:t>
            </w:r>
          </w:p>
        </w:tc>
      </w:tr>
      <w:tr w:rsidR="00AD1356" w:rsidRPr="009F480D" w:rsidDel="005D518C" w14:paraId="4374066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086DCA21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741AC3">
              <w:rPr>
                <w:rFonts w:ascii="Verdana" w:hAnsi="Verdana" w:cs="Arial"/>
              </w:rPr>
              <w:t>Remarks</w:t>
            </w:r>
          </w:p>
        </w:tc>
        <w:tc>
          <w:tcPr>
            <w:tcW w:w="4050" w:type="dxa"/>
          </w:tcPr>
          <w:p w14:paraId="76F00C68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Remarks of Application status</w:t>
            </w:r>
          </w:p>
        </w:tc>
        <w:tc>
          <w:tcPr>
            <w:tcW w:w="1350" w:type="dxa"/>
          </w:tcPr>
          <w:p w14:paraId="7218E95D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/>
              </w:rPr>
              <w:t>String (255</w:t>
            </w:r>
            <w:r w:rsidRPr="00E2332B">
              <w:rPr>
                <w:rFonts w:ascii="Verdana" w:hAnsi="Verdana"/>
              </w:rPr>
              <w:t>)</w:t>
            </w:r>
          </w:p>
        </w:tc>
        <w:tc>
          <w:tcPr>
            <w:tcW w:w="1890" w:type="dxa"/>
          </w:tcPr>
          <w:p w14:paraId="40BD9117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90568F">
              <w:rPr>
                <w:rFonts w:ascii="Verdana" w:eastAsiaTheme="minorHAnsi" w:hAnsi="Verdana" w:cs="Arial"/>
                <w:color w:val="000000"/>
              </w:rPr>
              <w:t>Optional</w:t>
            </w:r>
          </w:p>
        </w:tc>
      </w:tr>
      <w:tr w:rsidR="00AD1356" w:rsidRPr="009F480D" w:rsidDel="005D518C" w14:paraId="53045FD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525AE13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FreeField</w:t>
            </w:r>
            <w:r w:rsidRPr="00741AC3">
              <w:rPr>
                <w:rFonts w:ascii="Verdana" w:hAnsi="Verdana" w:cs="Arial"/>
              </w:rPr>
              <w:t>1</w:t>
            </w:r>
          </w:p>
        </w:tc>
        <w:tc>
          <w:tcPr>
            <w:tcW w:w="4050" w:type="dxa"/>
          </w:tcPr>
          <w:p w14:paraId="2193EBE4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Future free fields</w:t>
            </w:r>
          </w:p>
        </w:tc>
        <w:tc>
          <w:tcPr>
            <w:tcW w:w="1350" w:type="dxa"/>
          </w:tcPr>
          <w:p w14:paraId="42CD4D44" w14:textId="77777777" w:rsidR="00AD1356" w:rsidRDefault="00AD1356" w:rsidP="00AD1356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5919EF76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90568F">
              <w:rPr>
                <w:rFonts w:ascii="Verdana" w:eastAsiaTheme="minorHAnsi" w:hAnsi="Verdana" w:cs="Arial"/>
                <w:color w:val="000000"/>
              </w:rPr>
              <w:t>Optional</w:t>
            </w:r>
          </w:p>
        </w:tc>
      </w:tr>
      <w:tr w:rsidR="00AD1356" w:rsidRPr="009F480D" w:rsidDel="005D518C" w14:paraId="43BC276D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9DD1950" w14:textId="77777777" w:rsidR="00AD1356" w:rsidRDefault="00AD1356" w:rsidP="00AD1356">
            <w:r w:rsidRPr="009B3289">
              <w:rPr>
                <w:rFonts w:ascii="Verdana" w:hAnsi="Verdana" w:cs="Arial"/>
              </w:rPr>
              <w:t>FreeField</w:t>
            </w:r>
            <w:r>
              <w:rPr>
                <w:rFonts w:ascii="Verdana" w:hAnsi="Verdana" w:cs="Arial"/>
              </w:rPr>
              <w:t>2</w:t>
            </w:r>
          </w:p>
        </w:tc>
        <w:tc>
          <w:tcPr>
            <w:tcW w:w="4050" w:type="dxa"/>
          </w:tcPr>
          <w:p w14:paraId="6220EEF9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Future free fields</w:t>
            </w:r>
          </w:p>
        </w:tc>
        <w:tc>
          <w:tcPr>
            <w:tcW w:w="1350" w:type="dxa"/>
          </w:tcPr>
          <w:p w14:paraId="247CA94A" w14:textId="77777777" w:rsidR="00AD1356" w:rsidRDefault="00AD1356" w:rsidP="00AD1356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5D7745C3" w14:textId="77777777" w:rsidR="00AD1356" w:rsidRDefault="00AD1356" w:rsidP="00AD1356">
            <w:r w:rsidRPr="004F1ACE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4EFF9627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441556B" w14:textId="77777777" w:rsidR="00AD1356" w:rsidRDefault="00AD1356" w:rsidP="00AD1356">
            <w:r w:rsidRPr="009B3289">
              <w:rPr>
                <w:rFonts w:ascii="Verdana" w:hAnsi="Verdana" w:cs="Arial"/>
              </w:rPr>
              <w:t>FreeField</w:t>
            </w:r>
            <w:r>
              <w:rPr>
                <w:rFonts w:ascii="Verdana" w:hAnsi="Verdana" w:cs="Arial"/>
              </w:rPr>
              <w:t>3</w:t>
            </w:r>
          </w:p>
        </w:tc>
        <w:tc>
          <w:tcPr>
            <w:tcW w:w="4050" w:type="dxa"/>
          </w:tcPr>
          <w:p w14:paraId="7976B505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Future free fields</w:t>
            </w:r>
          </w:p>
        </w:tc>
        <w:tc>
          <w:tcPr>
            <w:tcW w:w="1350" w:type="dxa"/>
          </w:tcPr>
          <w:p w14:paraId="5A0B8823" w14:textId="77777777" w:rsidR="00AD1356" w:rsidRDefault="00AD1356" w:rsidP="00AD1356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0772825B" w14:textId="77777777" w:rsidR="00AD1356" w:rsidRDefault="00AD1356" w:rsidP="00AD1356">
            <w:r w:rsidRPr="004F1ACE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6A2CF9D1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E303FBE" w14:textId="77777777" w:rsidR="00AD1356" w:rsidRDefault="00AD1356" w:rsidP="00AD1356">
            <w:r w:rsidRPr="009B3289">
              <w:rPr>
                <w:rFonts w:ascii="Verdana" w:hAnsi="Verdana" w:cs="Arial"/>
              </w:rPr>
              <w:t>FreeField</w:t>
            </w:r>
            <w:r>
              <w:rPr>
                <w:rFonts w:ascii="Verdana" w:hAnsi="Verdana" w:cs="Arial"/>
              </w:rPr>
              <w:t>4</w:t>
            </w:r>
          </w:p>
        </w:tc>
        <w:tc>
          <w:tcPr>
            <w:tcW w:w="4050" w:type="dxa"/>
          </w:tcPr>
          <w:p w14:paraId="5C0A333D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Future free fields</w:t>
            </w:r>
          </w:p>
        </w:tc>
        <w:tc>
          <w:tcPr>
            <w:tcW w:w="1350" w:type="dxa"/>
          </w:tcPr>
          <w:p w14:paraId="0E5C957D" w14:textId="77777777" w:rsidR="00AD1356" w:rsidRDefault="00AD1356" w:rsidP="00AD1356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10DF8639" w14:textId="77777777" w:rsidR="00AD1356" w:rsidRDefault="00AD1356" w:rsidP="00AD1356">
            <w:r w:rsidRPr="004F1ACE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160AB17E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A78C135" w14:textId="77777777" w:rsidR="00AD1356" w:rsidRDefault="00AD1356" w:rsidP="00AD1356">
            <w:r w:rsidRPr="009B3289">
              <w:rPr>
                <w:rFonts w:ascii="Verdana" w:hAnsi="Verdana" w:cs="Arial"/>
              </w:rPr>
              <w:t>FreeField</w:t>
            </w:r>
            <w:r>
              <w:rPr>
                <w:rFonts w:ascii="Verdana" w:hAnsi="Verdana" w:cs="Arial"/>
              </w:rPr>
              <w:t>5</w:t>
            </w:r>
          </w:p>
        </w:tc>
        <w:tc>
          <w:tcPr>
            <w:tcW w:w="4050" w:type="dxa"/>
          </w:tcPr>
          <w:p w14:paraId="6598F8E0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Future free fields</w:t>
            </w:r>
          </w:p>
        </w:tc>
        <w:tc>
          <w:tcPr>
            <w:tcW w:w="1350" w:type="dxa"/>
          </w:tcPr>
          <w:p w14:paraId="3890956C" w14:textId="77777777" w:rsidR="00AD1356" w:rsidRDefault="00AD1356" w:rsidP="00AD1356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1DC1273B" w14:textId="77777777" w:rsidR="00AD1356" w:rsidRDefault="00AD1356" w:rsidP="00AD1356">
            <w:r w:rsidRPr="004F1ACE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40AA0E3B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347E4F3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A</w:t>
            </w:r>
            <w:r w:rsidRPr="00741AC3">
              <w:rPr>
                <w:rFonts w:ascii="Verdana" w:hAnsi="Verdana" w:cs="Arial"/>
              </w:rPr>
              <w:t>pplicationDetails</w:t>
            </w:r>
            <w:proofErr w:type="spellEnd"/>
          </w:p>
        </w:tc>
        <w:tc>
          <w:tcPr>
            <w:tcW w:w="4050" w:type="dxa"/>
          </w:tcPr>
          <w:p w14:paraId="6826FE44" w14:textId="39810B3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Theme="minorHAnsi" w:hAnsiTheme="minorHAnsi" w:cstheme="minorHAnsi"/>
                <w:szCs w:val="24"/>
              </w:rPr>
              <w:t>End</w:t>
            </w:r>
            <w:r w:rsidRPr="00602547">
              <w:rPr>
                <w:rFonts w:asciiTheme="minorHAnsi" w:hAnsiTheme="minorHAnsi" w:cstheme="minorHAnsi"/>
                <w:szCs w:val="24"/>
              </w:rPr>
              <w:t xml:space="preserve"> of </w:t>
            </w:r>
            <w:proofErr w:type="spellStart"/>
            <w:r w:rsidRPr="00741AC3">
              <w:rPr>
                <w:rFonts w:ascii="Verdana" w:hAnsi="Verdana" w:cs="Arial"/>
              </w:rPr>
              <w:t>applicationDetails</w:t>
            </w:r>
            <w:proofErr w:type="spellEnd"/>
            <w:r>
              <w:rPr>
                <w:rFonts w:asciiTheme="minorHAnsi" w:hAnsiTheme="minorHAnsi" w:cstheme="minorHAnsi"/>
                <w:szCs w:val="24"/>
              </w:rPr>
              <w:t xml:space="preserve"> grid </w:t>
            </w:r>
            <w:r w:rsidRPr="00602547">
              <w:rPr>
                <w:rFonts w:asciiTheme="minorHAnsi" w:hAnsiTheme="minorHAnsi" w:cstheme="minorHAnsi"/>
                <w:szCs w:val="24"/>
              </w:rPr>
              <w:t>details</w:t>
            </w:r>
          </w:p>
        </w:tc>
        <w:tc>
          <w:tcPr>
            <w:tcW w:w="1350" w:type="dxa"/>
          </w:tcPr>
          <w:p w14:paraId="3AF55530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70D1EE26" w14:textId="77777777" w:rsidR="00AD1356" w:rsidRPr="00AB4829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</w:p>
        </w:tc>
      </w:tr>
      <w:tr w:rsidR="00AD1356" w:rsidRPr="009F480D" w:rsidDel="005D518C" w14:paraId="1E8EC66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6F0D2F6" w14:textId="77777777" w:rsidR="00AD1356" w:rsidRPr="0099602D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U</w:t>
            </w:r>
            <w:r w:rsidRPr="001C3CA0">
              <w:rPr>
                <w:rFonts w:ascii="Verdana" w:hAnsi="Verdana" w:cs="Arial"/>
              </w:rPr>
              <w:t>pdateProspectDtlsFromBPM</w:t>
            </w:r>
            <w:proofErr w:type="spellEnd"/>
          </w:p>
        </w:tc>
        <w:tc>
          <w:tcPr>
            <w:tcW w:w="4050" w:type="dxa"/>
          </w:tcPr>
          <w:p w14:paraId="6FDA05ED" w14:textId="30E7D459" w:rsidR="00AD1356" w:rsidRDefault="00AD1356" w:rsidP="00AD1356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602547">
              <w:rPr>
                <w:rFonts w:asciiTheme="minorHAnsi" w:hAnsiTheme="minorHAnsi" w:cstheme="minorHAnsi"/>
                <w:szCs w:val="24"/>
              </w:rPr>
              <w:t xml:space="preserve">Start of </w:t>
            </w:r>
            <w:r>
              <w:rPr>
                <w:rFonts w:asciiTheme="minorHAnsi" w:hAnsiTheme="minorHAnsi" w:cstheme="minorHAnsi"/>
                <w:szCs w:val="24"/>
              </w:rPr>
              <w:t>‘</w:t>
            </w:r>
            <w:proofErr w:type="spellStart"/>
            <w:r>
              <w:rPr>
                <w:rFonts w:ascii="Verdana" w:hAnsi="Verdana" w:cs="Arial"/>
              </w:rPr>
              <w:t>U</w:t>
            </w:r>
            <w:r w:rsidRPr="001C3CA0">
              <w:rPr>
                <w:rFonts w:ascii="Verdana" w:hAnsi="Verdana" w:cs="Arial"/>
              </w:rPr>
              <w:t>pdateProspectDtlsFromBPM</w:t>
            </w:r>
            <w:proofErr w:type="spellEnd"/>
            <w:r>
              <w:rPr>
                <w:rFonts w:ascii="Verdana" w:hAnsi="Verdana" w:cs="Arial"/>
              </w:rPr>
              <w:t>’</w:t>
            </w:r>
            <w:r w:rsidRPr="00602547">
              <w:rPr>
                <w:rFonts w:asciiTheme="minorHAnsi" w:hAnsiTheme="minorHAnsi" w:cstheme="minorHAnsi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Cs w:val="24"/>
              </w:rPr>
              <w:t xml:space="preserve">grid </w:t>
            </w:r>
            <w:r w:rsidRPr="00602547">
              <w:rPr>
                <w:rFonts w:asciiTheme="minorHAnsi" w:hAnsiTheme="minorHAnsi" w:cstheme="minorHAnsi"/>
                <w:szCs w:val="24"/>
              </w:rPr>
              <w:t>details</w:t>
            </w:r>
            <w:r>
              <w:rPr>
                <w:rFonts w:asciiTheme="minorHAnsi" w:hAnsiTheme="minorHAnsi" w:cstheme="minorHAnsi"/>
                <w:szCs w:val="24"/>
              </w:rPr>
              <w:t xml:space="preserve"> </w:t>
            </w:r>
          </w:p>
          <w:p w14:paraId="1A2237C8" w14:textId="77777777" w:rsidR="00AD1356" w:rsidRDefault="00AD1356" w:rsidP="00AD1356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</w:p>
          <w:p w14:paraId="2DC2AFAD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If ‘</w:t>
            </w:r>
            <w:proofErr w:type="spellStart"/>
            <w:r>
              <w:rPr>
                <w:rFonts w:ascii="Verdana" w:hAnsi="Verdana" w:cs="Arial"/>
              </w:rPr>
              <w:t>U</w:t>
            </w:r>
            <w:r w:rsidRPr="0090568F">
              <w:rPr>
                <w:rFonts w:ascii="Verdana" w:hAnsi="Verdana" w:cs="Arial"/>
              </w:rPr>
              <w:t>pdProspectReqd</w:t>
            </w:r>
            <w:proofErr w:type="spellEnd"/>
            <w:r>
              <w:rPr>
                <w:rFonts w:ascii="Verdana" w:hAnsi="Verdana" w:cs="Arial"/>
              </w:rPr>
              <w:t xml:space="preserve">‘ </w:t>
            </w:r>
            <w:r w:rsidRPr="001C3CA0">
              <w:rPr>
                <w:rFonts w:ascii="Verdana" w:hAnsi="Verdana" w:cs="Arial"/>
              </w:rPr>
              <w:t xml:space="preserve">is </w:t>
            </w:r>
            <w:r w:rsidRPr="007C051F">
              <w:rPr>
                <w:rFonts w:ascii="Verdana" w:hAnsi="Verdana" w:cs="Arial"/>
                <w:b/>
              </w:rPr>
              <w:t>true</w:t>
            </w:r>
            <w:r>
              <w:rPr>
                <w:rFonts w:ascii="Verdana" w:hAnsi="Verdana" w:cs="Arial"/>
              </w:rPr>
              <w:t>, then only this grid has to be send</w:t>
            </w:r>
          </w:p>
        </w:tc>
        <w:tc>
          <w:tcPr>
            <w:tcW w:w="1350" w:type="dxa"/>
          </w:tcPr>
          <w:p w14:paraId="20DA4648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70C7081A" w14:textId="77777777" w:rsidR="00AD1356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D86BB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AD1356" w:rsidRPr="009F480D" w:rsidDel="005D518C" w14:paraId="11EC948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65D57AB" w14:textId="77777777" w:rsidR="00AD1356" w:rsidRPr="0099602D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PEP</w:t>
            </w:r>
            <w:r w:rsidRPr="001C3CA0">
              <w:rPr>
                <w:rFonts w:ascii="Verdana" w:hAnsi="Verdana" w:cs="Arial"/>
              </w:rPr>
              <w:t>Status</w:t>
            </w:r>
            <w:proofErr w:type="spellEnd"/>
          </w:p>
        </w:tc>
        <w:tc>
          <w:tcPr>
            <w:tcW w:w="4050" w:type="dxa"/>
          </w:tcPr>
          <w:p w14:paraId="25F9328F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PEP Status detail</w:t>
            </w:r>
          </w:p>
        </w:tc>
        <w:tc>
          <w:tcPr>
            <w:tcW w:w="1350" w:type="dxa"/>
          </w:tcPr>
          <w:p w14:paraId="64155FF4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B643ED">
              <w:rPr>
                <w:rFonts w:ascii="Verdana" w:hAnsi="Verdana"/>
              </w:rPr>
              <w:t>String (</w:t>
            </w:r>
            <w:r>
              <w:rPr>
                <w:rFonts w:ascii="Verdana" w:hAnsi="Verdana"/>
              </w:rPr>
              <w:t>1</w:t>
            </w:r>
            <w:r w:rsidRPr="00B643ED">
              <w:rPr>
                <w:rFonts w:ascii="Verdana" w:hAnsi="Verdana"/>
              </w:rPr>
              <w:t>0)</w:t>
            </w:r>
          </w:p>
        </w:tc>
        <w:tc>
          <w:tcPr>
            <w:tcW w:w="1890" w:type="dxa"/>
          </w:tcPr>
          <w:p w14:paraId="230F02D6" w14:textId="77777777" w:rsidR="00AD1356" w:rsidRDefault="00AD1356" w:rsidP="00AD1356">
            <w:r w:rsidRPr="007B7FA1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243D1548" w14:textId="77777777" w:rsidTr="00570CEF">
        <w:tblPrEx>
          <w:tblLook w:val="04A0" w:firstRow="1" w:lastRow="0" w:firstColumn="1" w:lastColumn="0" w:noHBand="0" w:noVBand="1"/>
        </w:tblPrEx>
        <w:trPr>
          <w:trHeight w:val="377"/>
        </w:trPr>
        <w:tc>
          <w:tcPr>
            <w:tcW w:w="2340" w:type="dxa"/>
          </w:tcPr>
          <w:p w14:paraId="3C09B44A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R</w:t>
            </w:r>
            <w:r w:rsidRPr="001C3CA0">
              <w:rPr>
                <w:rFonts w:ascii="Verdana" w:hAnsi="Verdana" w:cs="Arial"/>
              </w:rPr>
              <w:t>iskScore</w:t>
            </w:r>
            <w:proofErr w:type="spellEnd"/>
          </w:p>
        </w:tc>
        <w:tc>
          <w:tcPr>
            <w:tcW w:w="4050" w:type="dxa"/>
          </w:tcPr>
          <w:p w14:paraId="5B5640CA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Risk score details</w:t>
            </w:r>
          </w:p>
        </w:tc>
        <w:tc>
          <w:tcPr>
            <w:tcW w:w="1350" w:type="dxa"/>
          </w:tcPr>
          <w:p w14:paraId="17007148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B643ED">
              <w:rPr>
                <w:rFonts w:ascii="Verdana" w:hAnsi="Verdana"/>
              </w:rPr>
              <w:t>String (</w:t>
            </w:r>
            <w:r>
              <w:rPr>
                <w:rFonts w:ascii="Verdana" w:hAnsi="Verdana"/>
              </w:rPr>
              <w:t>2</w:t>
            </w:r>
            <w:r w:rsidRPr="00B643ED">
              <w:rPr>
                <w:rFonts w:ascii="Verdana" w:hAnsi="Verdana"/>
              </w:rPr>
              <w:t>0)</w:t>
            </w:r>
          </w:p>
        </w:tc>
        <w:tc>
          <w:tcPr>
            <w:tcW w:w="1890" w:type="dxa"/>
          </w:tcPr>
          <w:p w14:paraId="0706A037" w14:textId="77777777" w:rsidR="00AD1356" w:rsidRDefault="00AD1356" w:rsidP="00AD1356">
            <w:r w:rsidRPr="007B7FA1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419C5E8D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6662094" w14:textId="77777777" w:rsidR="00AD1356" w:rsidRPr="0099602D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KYC</w:t>
            </w:r>
            <w:r w:rsidRPr="001C3CA0">
              <w:rPr>
                <w:rFonts w:ascii="Verdana" w:hAnsi="Verdana" w:cs="Arial"/>
              </w:rPr>
              <w:t>ReviewDate</w:t>
            </w:r>
            <w:proofErr w:type="spellEnd"/>
          </w:p>
        </w:tc>
        <w:tc>
          <w:tcPr>
            <w:tcW w:w="4050" w:type="dxa"/>
          </w:tcPr>
          <w:p w14:paraId="26FCBB2A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1C3CA0">
              <w:rPr>
                <w:rFonts w:ascii="Verdana" w:hAnsi="Verdana" w:cs="Arial"/>
              </w:rPr>
              <w:t>K</w:t>
            </w:r>
            <w:r>
              <w:rPr>
                <w:rFonts w:ascii="Verdana" w:hAnsi="Verdana" w:cs="Arial"/>
              </w:rPr>
              <w:t xml:space="preserve">YC  </w:t>
            </w:r>
            <w:r w:rsidRPr="001C3CA0">
              <w:rPr>
                <w:rFonts w:ascii="Verdana" w:hAnsi="Verdana" w:cs="Arial"/>
              </w:rPr>
              <w:t>Review</w:t>
            </w:r>
            <w:r>
              <w:rPr>
                <w:rFonts w:ascii="Verdana" w:hAnsi="Verdana" w:cs="Arial"/>
              </w:rPr>
              <w:t xml:space="preserve"> </w:t>
            </w:r>
            <w:r w:rsidRPr="001C3CA0">
              <w:rPr>
                <w:rFonts w:ascii="Verdana" w:hAnsi="Verdana" w:cs="Arial"/>
              </w:rPr>
              <w:t>Date</w:t>
            </w:r>
            <w:r w:rsidRPr="0015081C">
              <w:rPr>
                <w:rFonts w:ascii="Verdana" w:hAnsi="Verdana" w:cs="Arial"/>
              </w:rPr>
              <w:t xml:space="preserve"> - Date format : </w:t>
            </w:r>
            <w:proofErr w:type="spellStart"/>
            <w:r w:rsidRPr="0015081C">
              <w:rPr>
                <w:rFonts w:ascii="Verdana" w:hAnsi="Verdana" w:cs="Arial"/>
              </w:rPr>
              <w:t>dd</w:t>
            </w:r>
            <w:proofErr w:type="spellEnd"/>
            <w:r w:rsidRPr="0015081C">
              <w:rPr>
                <w:rFonts w:ascii="Verdana" w:hAnsi="Verdana" w:cs="Arial"/>
              </w:rPr>
              <w:t>-mm-</w:t>
            </w:r>
            <w:proofErr w:type="spellStart"/>
            <w:r w:rsidRPr="0015081C">
              <w:rPr>
                <w:rFonts w:ascii="Verdana" w:hAnsi="Verdana" w:cs="Arial"/>
              </w:rPr>
              <w:t>yyyy</w:t>
            </w:r>
            <w:proofErr w:type="spellEnd"/>
          </w:p>
        </w:tc>
        <w:tc>
          <w:tcPr>
            <w:tcW w:w="1350" w:type="dxa"/>
          </w:tcPr>
          <w:p w14:paraId="48A4F53A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 xml:space="preserve">String </w:t>
            </w:r>
          </w:p>
        </w:tc>
        <w:tc>
          <w:tcPr>
            <w:tcW w:w="1890" w:type="dxa"/>
          </w:tcPr>
          <w:p w14:paraId="7B608A08" w14:textId="77777777" w:rsidR="00AD1356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7B7FA1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4B2BD5" w:rsidRPr="009F480D" w:rsidDel="005D518C" w14:paraId="18C7D6D9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9E03BC9" w14:textId="2E16B459" w:rsidR="004B2BD5" w:rsidRPr="0021410B" w:rsidRDefault="004B2BD5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lastRenderedPageBreak/>
              <w:t>UpdatedFirstName</w:t>
            </w:r>
            <w:proofErr w:type="spellEnd"/>
          </w:p>
        </w:tc>
        <w:tc>
          <w:tcPr>
            <w:tcW w:w="4050" w:type="dxa"/>
          </w:tcPr>
          <w:p w14:paraId="0A626F35" w14:textId="3C1861BB" w:rsidR="004B2BD5" w:rsidRPr="0021410B" w:rsidRDefault="004B2BD5" w:rsidP="004B2BD5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First name of the applicant, this field will be mandatory if event is “NAME_STATUS_CHANGE”</w:t>
            </w:r>
          </w:p>
        </w:tc>
        <w:tc>
          <w:tcPr>
            <w:tcW w:w="1350" w:type="dxa"/>
          </w:tcPr>
          <w:p w14:paraId="7D50E7EB" w14:textId="2DCD0389" w:rsidR="004B2BD5" w:rsidRPr="0021410B" w:rsidRDefault="004B2BD5" w:rsidP="00AD1356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 (30)</w:t>
            </w:r>
          </w:p>
        </w:tc>
        <w:tc>
          <w:tcPr>
            <w:tcW w:w="1890" w:type="dxa"/>
          </w:tcPr>
          <w:p w14:paraId="23DE0DE5" w14:textId="3518BB22" w:rsidR="004B2BD5" w:rsidRPr="0021410B" w:rsidRDefault="004B2BD5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21410B">
              <w:rPr>
                <w:rFonts w:ascii="Verdana" w:eastAsia="Times New Roman" w:hAnsi="Verdana"/>
                <w:color w:val="auto"/>
                <w:sz w:val="20"/>
                <w:szCs w:val="20"/>
              </w:rPr>
              <w:t>Conditional Mandatory</w:t>
            </w:r>
          </w:p>
        </w:tc>
      </w:tr>
      <w:tr w:rsidR="004B2BD5" w:rsidRPr="009F480D" w:rsidDel="005D518C" w14:paraId="3E70722F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AD46E17" w14:textId="027A3532" w:rsidR="004B2BD5" w:rsidRPr="0021410B" w:rsidRDefault="004B2BD5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UpdatedMiddleName</w:t>
            </w:r>
            <w:proofErr w:type="spellEnd"/>
          </w:p>
        </w:tc>
        <w:tc>
          <w:tcPr>
            <w:tcW w:w="4050" w:type="dxa"/>
          </w:tcPr>
          <w:p w14:paraId="729048C9" w14:textId="14E20C01" w:rsidR="004B2BD5" w:rsidRPr="0021410B" w:rsidRDefault="004B2BD5" w:rsidP="004B2BD5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Middlename</w:t>
            </w:r>
            <w:proofErr w:type="spellEnd"/>
            <w:r w:rsidRPr="0021410B">
              <w:rPr>
                <w:rFonts w:ascii="Verdana" w:hAnsi="Verdana" w:cs="Arial"/>
              </w:rPr>
              <w:t xml:space="preserve"> of the </w:t>
            </w:r>
            <w:proofErr w:type="spellStart"/>
            <w:r w:rsidRPr="0021410B">
              <w:rPr>
                <w:rFonts w:ascii="Verdana" w:hAnsi="Verdana" w:cs="Arial"/>
              </w:rPr>
              <w:t>applicant,this</w:t>
            </w:r>
            <w:proofErr w:type="spellEnd"/>
            <w:r w:rsidRPr="0021410B">
              <w:rPr>
                <w:rFonts w:ascii="Verdana" w:hAnsi="Verdana" w:cs="Arial"/>
              </w:rPr>
              <w:t xml:space="preserve"> field will be mandatory if event is “NAME_STATUS_CHANGE”</w:t>
            </w:r>
          </w:p>
        </w:tc>
        <w:tc>
          <w:tcPr>
            <w:tcW w:w="1350" w:type="dxa"/>
          </w:tcPr>
          <w:p w14:paraId="24453E88" w14:textId="618E4A70" w:rsidR="004B2BD5" w:rsidRPr="0021410B" w:rsidRDefault="004B2BD5" w:rsidP="00AD1356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 (30)</w:t>
            </w:r>
          </w:p>
        </w:tc>
        <w:tc>
          <w:tcPr>
            <w:tcW w:w="1890" w:type="dxa"/>
          </w:tcPr>
          <w:p w14:paraId="0F7CB675" w14:textId="0AAE0616" w:rsidR="004B2BD5" w:rsidRPr="0021410B" w:rsidRDefault="00421AC8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21410B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4B2BD5" w:rsidRPr="009F480D" w:rsidDel="005D518C" w14:paraId="34C0FCA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C2766A5" w14:textId="234F26F5" w:rsidR="004B2BD5" w:rsidRPr="0021410B" w:rsidRDefault="004B2BD5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UpdatedLastName</w:t>
            </w:r>
            <w:proofErr w:type="spellEnd"/>
          </w:p>
        </w:tc>
        <w:tc>
          <w:tcPr>
            <w:tcW w:w="4050" w:type="dxa"/>
          </w:tcPr>
          <w:p w14:paraId="3E99BEB4" w14:textId="16A12589" w:rsidR="004B2BD5" w:rsidRPr="0021410B" w:rsidRDefault="004B2BD5" w:rsidP="004B2BD5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Last name of the applicant, this field will be mandatory if event is “NAME_STATUS_CHANGE”</w:t>
            </w:r>
          </w:p>
        </w:tc>
        <w:tc>
          <w:tcPr>
            <w:tcW w:w="1350" w:type="dxa"/>
          </w:tcPr>
          <w:p w14:paraId="2B35D57C" w14:textId="4ACBFB7C" w:rsidR="004B2BD5" w:rsidRPr="0021410B" w:rsidRDefault="004B2BD5" w:rsidP="00AD1356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 (30)</w:t>
            </w:r>
          </w:p>
        </w:tc>
        <w:tc>
          <w:tcPr>
            <w:tcW w:w="1890" w:type="dxa"/>
          </w:tcPr>
          <w:p w14:paraId="4B4BC492" w14:textId="0D3F32BC" w:rsidR="004B2BD5" w:rsidRPr="0021410B" w:rsidRDefault="004B2BD5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21410B">
              <w:rPr>
                <w:rFonts w:ascii="Verdana" w:eastAsia="Times New Roman" w:hAnsi="Verdana"/>
                <w:color w:val="auto"/>
                <w:sz w:val="20"/>
                <w:szCs w:val="20"/>
              </w:rPr>
              <w:t>Conditional Mandatory</w:t>
            </w:r>
          </w:p>
        </w:tc>
      </w:tr>
      <w:tr w:rsidR="004B2BD5" w:rsidRPr="009F480D" w:rsidDel="005D518C" w14:paraId="70F1795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901F0E0" w14:textId="243E7757" w:rsidR="004B2BD5" w:rsidRPr="0021410B" w:rsidRDefault="004B2BD5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UpdatedFullName</w:t>
            </w:r>
            <w:proofErr w:type="spellEnd"/>
          </w:p>
        </w:tc>
        <w:tc>
          <w:tcPr>
            <w:tcW w:w="4050" w:type="dxa"/>
          </w:tcPr>
          <w:p w14:paraId="3A82B1FE" w14:textId="3D0C7B32" w:rsidR="004B2BD5" w:rsidRPr="0021410B" w:rsidRDefault="004B2BD5" w:rsidP="004B2BD5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Full name of the applicant, this field will be mandatory if event is “NAME_STATUS_CHANGE”</w:t>
            </w:r>
          </w:p>
        </w:tc>
        <w:tc>
          <w:tcPr>
            <w:tcW w:w="1350" w:type="dxa"/>
          </w:tcPr>
          <w:p w14:paraId="42F33756" w14:textId="02FC07DA" w:rsidR="004B2BD5" w:rsidRPr="0021410B" w:rsidRDefault="005513A0" w:rsidP="00AD1356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 (79</w:t>
            </w:r>
            <w:r w:rsidR="004B2BD5" w:rsidRPr="0021410B">
              <w:rPr>
                <w:rFonts w:ascii="Verdana" w:hAnsi="Verdana" w:cs="Arial"/>
              </w:rPr>
              <w:t>)</w:t>
            </w:r>
          </w:p>
        </w:tc>
        <w:tc>
          <w:tcPr>
            <w:tcW w:w="1890" w:type="dxa"/>
          </w:tcPr>
          <w:p w14:paraId="079EC4D3" w14:textId="4C89FF6F" w:rsidR="004B2BD5" w:rsidRPr="0021410B" w:rsidRDefault="004B2BD5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21410B">
              <w:rPr>
                <w:rFonts w:ascii="Verdana" w:eastAsia="Times New Roman" w:hAnsi="Verdana"/>
                <w:color w:val="auto"/>
                <w:sz w:val="20"/>
                <w:szCs w:val="20"/>
              </w:rPr>
              <w:t>Conditional Mandatory</w:t>
            </w:r>
          </w:p>
        </w:tc>
      </w:tr>
      <w:tr w:rsidR="00E20C26" w:rsidRPr="009F480D" w:rsidDel="005D518C" w14:paraId="5CF5E49B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41563F7" w14:textId="465CD93B" w:rsidR="00E20C26" w:rsidRPr="00E20C26" w:rsidRDefault="00E20C26" w:rsidP="00AD1356">
            <w:pPr>
              <w:pStyle w:val="tabletext"/>
              <w:rPr>
                <w:rFonts w:ascii="Verdana" w:hAnsi="Verdana" w:cs="Arial"/>
                <w:highlight w:val="yellow"/>
              </w:rPr>
            </w:pPr>
            <w:proofErr w:type="spellStart"/>
            <w:r w:rsidRPr="00E20C26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  <w:highlight w:val="yellow"/>
              </w:rPr>
              <w:t>UpdateEmploymentDtls</w:t>
            </w:r>
            <w:proofErr w:type="spellEnd"/>
          </w:p>
        </w:tc>
        <w:tc>
          <w:tcPr>
            <w:tcW w:w="4050" w:type="dxa"/>
          </w:tcPr>
          <w:p w14:paraId="2B5995ED" w14:textId="779B746C" w:rsidR="00E20C26" w:rsidRPr="00E20C26" w:rsidRDefault="00E20C26" w:rsidP="00E20C26">
            <w:pPr>
              <w:pStyle w:val="tabletext"/>
              <w:rPr>
                <w:rFonts w:asciiTheme="minorHAnsi" w:hAnsiTheme="minorHAnsi" w:cstheme="minorHAnsi"/>
                <w:szCs w:val="24"/>
                <w:highlight w:val="yellow"/>
              </w:rPr>
            </w:pPr>
            <w:r w:rsidRPr="00E20C26">
              <w:rPr>
                <w:rFonts w:asciiTheme="minorHAnsi" w:hAnsiTheme="minorHAnsi" w:cstheme="minorHAnsi"/>
                <w:szCs w:val="24"/>
                <w:highlight w:val="yellow"/>
              </w:rPr>
              <w:t xml:space="preserve">Start of  </w:t>
            </w:r>
            <w:r w:rsidRPr="00E20C26">
              <w:rPr>
                <w:rFonts w:ascii="Verdana" w:hAnsi="Verdana" w:cs="Arial"/>
                <w:highlight w:val="yellow"/>
              </w:rPr>
              <w:t>‘</w:t>
            </w:r>
            <w:proofErr w:type="spellStart"/>
            <w:r w:rsidRPr="00E20C26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  <w:highlight w:val="yellow"/>
              </w:rPr>
              <w:t>UpdateEmploymentDtls</w:t>
            </w:r>
            <w:proofErr w:type="spellEnd"/>
            <w:r w:rsidRPr="00E20C26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  <w:highlight w:val="yellow"/>
              </w:rPr>
              <w:t xml:space="preserve">’ </w:t>
            </w:r>
            <w:r w:rsidRPr="00E20C26">
              <w:rPr>
                <w:rFonts w:asciiTheme="minorHAnsi" w:hAnsiTheme="minorHAnsi" w:cstheme="minorHAnsi"/>
                <w:szCs w:val="24"/>
                <w:highlight w:val="yellow"/>
              </w:rPr>
              <w:t xml:space="preserve"> grid details </w:t>
            </w:r>
          </w:p>
          <w:p w14:paraId="33A8BDB8" w14:textId="77777777" w:rsidR="00E20C26" w:rsidRPr="00E20C26" w:rsidRDefault="00E20C26" w:rsidP="004B2BD5">
            <w:pPr>
              <w:pStyle w:val="tabletext"/>
              <w:rPr>
                <w:rFonts w:ascii="Verdana" w:hAnsi="Verdana" w:cs="Arial"/>
                <w:highlight w:val="yellow"/>
              </w:rPr>
            </w:pPr>
          </w:p>
        </w:tc>
        <w:tc>
          <w:tcPr>
            <w:tcW w:w="1350" w:type="dxa"/>
          </w:tcPr>
          <w:p w14:paraId="6B82FE27" w14:textId="77777777" w:rsidR="00E20C26" w:rsidRPr="00E20C26" w:rsidRDefault="00E20C26" w:rsidP="00AD1356">
            <w:pPr>
              <w:pStyle w:val="tabletext"/>
              <w:rPr>
                <w:rFonts w:ascii="Verdana" w:hAnsi="Verdana" w:cs="Arial"/>
                <w:highlight w:val="yellow"/>
              </w:rPr>
            </w:pPr>
          </w:p>
        </w:tc>
        <w:tc>
          <w:tcPr>
            <w:tcW w:w="1890" w:type="dxa"/>
          </w:tcPr>
          <w:p w14:paraId="1B5D14DB" w14:textId="77777777" w:rsidR="00E20C26" w:rsidRPr="00E20C26" w:rsidRDefault="00E20C2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  <w:highlight w:val="yellow"/>
              </w:rPr>
            </w:pPr>
          </w:p>
        </w:tc>
      </w:tr>
      <w:tr w:rsidR="00E20C26" w:rsidRPr="009F480D" w:rsidDel="005D518C" w14:paraId="32D85A17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1CB4976" w14:textId="0DBEA648" w:rsidR="00E20C26" w:rsidRPr="00E20C26" w:rsidRDefault="00E20C26" w:rsidP="00AD1356">
            <w:pPr>
              <w:pStyle w:val="tabletext"/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  <w:highlight w:val="yellow"/>
              </w:rPr>
            </w:pPr>
            <w:proofErr w:type="spellStart"/>
            <w:r w:rsidRPr="00E20C26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  <w:highlight w:val="yellow"/>
              </w:rPr>
              <w:t>EmployerCode</w:t>
            </w:r>
            <w:proofErr w:type="spellEnd"/>
          </w:p>
        </w:tc>
        <w:tc>
          <w:tcPr>
            <w:tcW w:w="4050" w:type="dxa"/>
          </w:tcPr>
          <w:p w14:paraId="7ECE089C" w14:textId="66950EB5" w:rsidR="00E20C26" w:rsidRPr="00E20C26" w:rsidRDefault="00E20C26" w:rsidP="004B2BD5">
            <w:pPr>
              <w:pStyle w:val="tabletext"/>
              <w:rPr>
                <w:rFonts w:ascii="Verdana" w:hAnsi="Verdana" w:cs="Arial"/>
                <w:highlight w:val="yellow"/>
              </w:rPr>
            </w:pPr>
            <w:r w:rsidRPr="00E20C26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  <w:highlight w:val="yellow"/>
              </w:rPr>
              <w:t xml:space="preserve">Employer Code in case of existing employer, if this field is passed - then </w:t>
            </w:r>
            <w:proofErr w:type="spellStart"/>
            <w:r w:rsidRPr="00E20C26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  <w:highlight w:val="yellow"/>
              </w:rPr>
              <w:t>IsNewEmpCodeCreationReqd</w:t>
            </w:r>
            <w:proofErr w:type="spellEnd"/>
            <w:r w:rsidRPr="00E20C26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  <w:highlight w:val="yellow"/>
              </w:rPr>
              <w:t xml:space="preserve"> should be false</w:t>
            </w:r>
          </w:p>
        </w:tc>
        <w:tc>
          <w:tcPr>
            <w:tcW w:w="1350" w:type="dxa"/>
          </w:tcPr>
          <w:p w14:paraId="412D3338" w14:textId="6E95622B" w:rsidR="00E20C26" w:rsidRPr="00E20C26" w:rsidRDefault="00E20C26" w:rsidP="00AD1356">
            <w:pPr>
              <w:pStyle w:val="tabletext"/>
              <w:rPr>
                <w:rFonts w:ascii="Verdana" w:hAnsi="Verdana" w:cs="Arial"/>
                <w:highlight w:val="yellow"/>
              </w:rPr>
            </w:pPr>
            <w:r w:rsidRPr="00E20C26">
              <w:rPr>
                <w:rFonts w:ascii="Verdana" w:hAnsi="Verdana" w:cs="Arial"/>
                <w:highlight w:val="yellow"/>
              </w:rPr>
              <w:t>String</w:t>
            </w:r>
          </w:p>
        </w:tc>
        <w:tc>
          <w:tcPr>
            <w:tcW w:w="1890" w:type="dxa"/>
          </w:tcPr>
          <w:p w14:paraId="7E12D092" w14:textId="17E37356" w:rsidR="00E20C26" w:rsidRPr="0007195D" w:rsidRDefault="0007195D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  <w:highlight w:val="yellow"/>
              </w:rPr>
            </w:pPr>
            <w:r w:rsidRPr="0007195D">
              <w:rPr>
                <w:rFonts w:ascii="Verdana" w:eastAsia="Times New Roman" w:hAnsi="Verdana"/>
                <w:color w:val="auto"/>
                <w:sz w:val="20"/>
                <w:szCs w:val="20"/>
                <w:highlight w:val="yellow"/>
              </w:rPr>
              <w:t>Conditional Mandatory</w:t>
            </w:r>
          </w:p>
        </w:tc>
      </w:tr>
      <w:tr w:rsidR="00E20C26" w:rsidRPr="009F480D" w:rsidDel="005D518C" w14:paraId="0D50F23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D090AC3" w14:textId="558DCB1B" w:rsidR="00E20C26" w:rsidRPr="00E20C26" w:rsidRDefault="00E20C26" w:rsidP="00AD1356">
            <w:pPr>
              <w:pStyle w:val="tabletext"/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  <w:highlight w:val="yellow"/>
              </w:rPr>
            </w:pPr>
            <w:proofErr w:type="spellStart"/>
            <w:r w:rsidRPr="00E20C26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  <w:highlight w:val="yellow"/>
              </w:rPr>
              <w:t>EmployerName</w:t>
            </w:r>
            <w:proofErr w:type="spellEnd"/>
          </w:p>
        </w:tc>
        <w:tc>
          <w:tcPr>
            <w:tcW w:w="4050" w:type="dxa"/>
          </w:tcPr>
          <w:p w14:paraId="6EEEC037" w14:textId="01E015AE" w:rsidR="00E20C26" w:rsidRPr="00E20C26" w:rsidRDefault="00E20C26" w:rsidP="004B2BD5">
            <w:pPr>
              <w:pStyle w:val="tabletext"/>
              <w:rPr>
                <w:rFonts w:ascii="Verdana" w:hAnsi="Verdana" w:cs="Arial"/>
                <w:highlight w:val="yellow"/>
              </w:rPr>
            </w:pPr>
            <w:r w:rsidRPr="00E20C26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  <w:highlight w:val="yellow"/>
              </w:rPr>
              <w:t>Company or employer's name of the applicant- Applicable only for salaried</w:t>
            </w:r>
          </w:p>
        </w:tc>
        <w:tc>
          <w:tcPr>
            <w:tcW w:w="1350" w:type="dxa"/>
          </w:tcPr>
          <w:p w14:paraId="5850F4F7" w14:textId="12B2B855" w:rsidR="00E20C26" w:rsidRPr="00E20C26" w:rsidRDefault="00E20C26" w:rsidP="00AD1356">
            <w:pPr>
              <w:pStyle w:val="tabletext"/>
              <w:rPr>
                <w:rFonts w:ascii="Verdana" w:hAnsi="Verdana" w:cs="Arial"/>
                <w:highlight w:val="yellow"/>
              </w:rPr>
            </w:pPr>
            <w:r w:rsidRPr="00E20C26">
              <w:rPr>
                <w:rFonts w:ascii="Verdana" w:hAnsi="Verdana" w:cs="Arial"/>
                <w:highlight w:val="yellow"/>
              </w:rPr>
              <w:t>String(254)</w:t>
            </w:r>
          </w:p>
        </w:tc>
        <w:tc>
          <w:tcPr>
            <w:tcW w:w="1890" w:type="dxa"/>
          </w:tcPr>
          <w:p w14:paraId="34D292A7" w14:textId="2ABB3F47" w:rsidR="00E20C26" w:rsidRPr="0007195D" w:rsidRDefault="0007195D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  <w:highlight w:val="yellow"/>
              </w:rPr>
            </w:pPr>
            <w:r w:rsidRPr="0007195D">
              <w:rPr>
                <w:rFonts w:ascii="Verdana" w:eastAsia="Times New Roman" w:hAnsi="Verdana"/>
                <w:color w:val="auto"/>
                <w:sz w:val="20"/>
                <w:szCs w:val="20"/>
                <w:highlight w:val="yellow"/>
              </w:rPr>
              <w:t>Conditional Mandatory</w:t>
            </w:r>
          </w:p>
        </w:tc>
      </w:tr>
      <w:tr w:rsidR="00E20C26" w:rsidRPr="009F480D" w:rsidDel="005D518C" w14:paraId="07A06CA6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2DD400D" w14:textId="4C22A89C" w:rsidR="00E20C26" w:rsidRPr="00E20C26" w:rsidRDefault="00E20C26" w:rsidP="00AD1356">
            <w:pPr>
              <w:pStyle w:val="tabletext"/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  <w:highlight w:val="yellow"/>
              </w:rPr>
            </w:pPr>
            <w:proofErr w:type="spellStart"/>
            <w:r w:rsidRPr="00E20C26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  <w:highlight w:val="yellow"/>
              </w:rPr>
              <w:t>IsNewEmpCodeCreationReqd</w:t>
            </w:r>
            <w:proofErr w:type="spellEnd"/>
          </w:p>
        </w:tc>
        <w:tc>
          <w:tcPr>
            <w:tcW w:w="4050" w:type="dxa"/>
          </w:tcPr>
          <w:p w14:paraId="4B26BA37" w14:textId="77777777" w:rsidR="00E20C26" w:rsidRPr="00E20C26" w:rsidRDefault="00E20C26" w:rsidP="00E20C26">
            <w:pPr>
              <w:pStyle w:val="Default"/>
              <w:rPr>
                <w:rFonts w:ascii="Verdana" w:eastAsia="Calibri" w:hAnsi="Verdana"/>
                <w:sz w:val="20"/>
                <w:szCs w:val="20"/>
                <w:highlight w:val="yellow"/>
              </w:rPr>
            </w:pPr>
            <w:r w:rsidRPr="00E20C26">
              <w:rPr>
                <w:rFonts w:ascii="Verdana" w:eastAsia="Calibri" w:hAnsi="Verdana"/>
                <w:sz w:val="20"/>
                <w:szCs w:val="20"/>
                <w:highlight w:val="yellow"/>
              </w:rPr>
              <w:t>Allowed values:</w:t>
            </w:r>
          </w:p>
          <w:p w14:paraId="0CAC61B2" w14:textId="77777777" w:rsidR="00E20C26" w:rsidRPr="00E20C26" w:rsidRDefault="00E20C26" w:rsidP="00E20C26">
            <w:pPr>
              <w:pStyle w:val="tabletext"/>
              <w:rPr>
                <w:rFonts w:ascii="Verdana" w:hAnsi="Verdana" w:cs="Arial"/>
                <w:highlight w:val="yellow"/>
              </w:rPr>
            </w:pPr>
            <w:r w:rsidRPr="00E20C26">
              <w:rPr>
                <w:rFonts w:ascii="Verdana" w:hAnsi="Verdana" w:cs="Arial"/>
                <w:highlight w:val="yellow"/>
              </w:rPr>
              <w:t>‘</w:t>
            </w:r>
            <w:r w:rsidRPr="00E20C26">
              <w:rPr>
                <w:rFonts w:ascii="Verdana" w:hAnsi="Verdana" w:cs="Arial"/>
                <w:b/>
                <w:highlight w:val="yellow"/>
              </w:rPr>
              <w:t>TRUE</w:t>
            </w:r>
            <w:r w:rsidRPr="00E20C26">
              <w:rPr>
                <w:rFonts w:ascii="Verdana" w:hAnsi="Verdana" w:cs="Arial"/>
                <w:highlight w:val="yellow"/>
              </w:rPr>
              <w:t>’ OR ‘</w:t>
            </w:r>
            <w:r w:rsidRPr="00E20C26">
              <w:rPr>
                <w:rFonts w:ascii="Verdana" w:hAnsi="Verdana" w:cs="Arial"/>
                <w:b/>
                <w:highlight w:val="yellow"/>
              </w:rPr>
              <w:t>FALSE</w:t>
            </w:r>
            <w:r w:rsidRPr="00E20C26">
              <w:rPr>
                <w:rFonts w:ascii="Verdana" w:hAnsi="Verdana" w:cs="Arial"/>
                <w:highlight w:val="yellow"/>
              </w:rPr>
              <w:t>’</w:t>
            </w:r>
          </w:p>
          <w:p w14:paraId="4C2CA6F5" w14:textId="77777777" w:rsidR="00E20C26" w:rsidRPr="00E20C26" w:rsidRDefault="00E20C26" w:rsidP="00E20C26">
            <w:pPr>
              <w:pStyle w:val="tabletext"/>
              <w:rPr>
                <w:rFonts w:ascii="Verdana" w:hAnsi="Verdana" w:cs="Arial"/>
                <w:highlight w:val="yellow"/>
              </w:rPr>
            </w:pPr>
          </w:p>
          <w:p w14:paraId="3CEF0D63" w14:textId="730EC8FF" w:rsidR="00E20C26" w:rsidRPr="00E20C26" w:rsidRDefault="00E20C26" w:rsidP="00E20C26">
            <w:pPr>
              <w:pStyle w:val="tabletext"/>
              <w:rPr>
                <w:rFonts w:ascii="Verdana" w:hAnsi="Verdana" w:cs="Arial"/>
                <w:highlight w:val="yellow"/>
              </w:rPr>
            </w:pPr>
            <w:r w:rsidRPr="00E20C26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  <w:highlight w:val="yellow"/>
              </w:rPr>
              <w:t xml:space="preserve">This field should be true, if new </w:t>
            </w:r>
            <w:proofErr w:type="spellStart"/>
            <w:r w:rsidRPr="00E20C26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  <w:highlight w:val="yellow"/>
              </w:rPr>
              <w:t>emp</w:t>
            </w:r>
            <w:proofErr w:type="spellEnd"/>
            <w:r w:rsidRPr="00E20C26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  <w:highlight w:val="yellow"/>
              </w:rPr>
              <w:t xml:space="preserve"> code needs to be created in DEH</w:t>
            </w:r>
          </w:p>
        </w:tc>
        <w:tc>
          <w:tcPr>
            <w:tcW w:w="1350" w:type="dxa"/>
          </w:tcPr>
          <w:p w14:paraId="39E16090" w14:textId="6E67BABA" w:rsidR="00E20C26" w:rsidRPr="00E20C26" w:rsidRDefault="00E20C26" w:rsidP="00AD1356">
            <w:pPr>
              <w:pStyle w:val="tabletext"/>
              <w:rPr>
                <w:rFonts w:ascii="Verdana" w:hAnsi="Verdana" w:cs="Arial"/>
                <w:highlight w:val="yellow"/>
              </w:rPr>
            </w:pPr>
            <w:r w:rsidRPr="00E20C26">
              <w:rPr>
                <w:rFonts w:ascii="Verdana" w:hAnsi="Verdana" w:cs="Arial"/>
                <w:highlight w:val="yellow"/>
              </w:rPr>
              <w:t>String</w:t>
            </w:r>
          </w:p>
        </w:tc>
        <w:tc>
          <w:tcPr>
            <w:tcW w:w="1890" w:type="dxa"/>
          </w:tcPr>
          <w:p w14:paraId="164246BD" w14:textId="1A277232" w:rsidR="00E20C26" w:rsidRPr="0007195D" w:rsidRDefault="0007195D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  <w:highlight w:val="yellow"/>
              </w:rPr>
            </w:pPr>
            <w:r w:rsidRPr="0007195D">
              <w:rPr>
                <w:rFonts w:ascii="Verdana" w:eastAsia="Times New Roman" w:hAnsi="Verdana"/>
                <w:color w:val="auto"/>
                <w:sz w:val="20"/>
                <w:szCs w:val="20"/>
                <w:highlight w:val="yellow"/>
              </w:rPr>
              <w:t>Conditional Mandatory</w:t>
            </w:r>
          </w:p>
        </w:tc>
      </w:tr>
      <w:tr w:rsidR="00E20C26" w:rsidRPr="009F480D" w:rsidDel="005D518C" w14:paraId="203A47C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0D26C89F" w14:textId="5B518900" w:rsidR="00E20C26" w:rsidRPr="00E20C26" w:rsidRDefault="00E20C26" w:rsidP="00AD1356">
            <w:pPr>
              <w:pStyle w:val="tabletext"/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  <w:highlight w:val="yellow"/>
              </w:rPr>
            </w:pPr>
            <w:proofErr w:type="spellStart"/>
            <w:r w:rsidRPr="00E20C26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  <w:highlight w:val="yellow"/>
              </w:rPr>
              <w:t>UpdateEmploymentDtls</w:t>
            </w:r>
            <w:proofErr w:type="spellEnd"/>
          </w:p>
        </w:tc>
        <w:tc>
          <w:tcPr>
            <w:tcW w:w="4050" w:type="dxa"/>
          </w:tcPr>
          <w:p w14:paraId="26D98190" w14:textId="6397581B" w:rsidR="00E20C26" w:rsidRPr="00E20C26" w:rsidRDefault="00E20C26" w:rsidP="00E20C26">
            <w:pPr>
              <w:pStyle w:val="tabletext"/>
              <w:rPr>
                <w:rFonts w:asciiTheme="minorHAnsi" w:hAnsiTheme="minorHAnsi" w:cstheme="minorHAnsi"/>
                <w:szCs w:val="24"/>
                <w:highlight w:val="yellow"/>
              </w:rPr>
            </w:pPr>
            <w:r w:rsidRPr="00E20C26">
              <w:rPr>
                <w:rFonts w:asciiTheme="minorHAnsi" w:hAnsiTheme="minorHAnsi" w:cstheme="minorHAnsi"/>
                <w:szCs w:val="24"/>
                <w:highlight w:val="yellow"/>
              </w:rPr>
              <w:t xml:space="preserve">End  of  </w:t>
            </w:r>
            <w:r w:rsidRPr="00E20C26">
              <w:rPr>
                <w:rFonts w:ascii="Verdana" w:hAnsi="Verdana" w:cs="Arial"/>
                <w:highlight w:val="yellow"/>
              </w:rPr>
              <w:t>‘</w:t>
            </w:r>
            <w:proofErr w:type="spellStart"/>
            <w:r w:rsidRPr="00E20C26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  <w:highlight w:val="yellow"/>
              </w:rPr>
              <w:t>UpdateEmploymentDtls</w:t>
            </w:r>
            <w:proofErr w:type="spellEnd"/>
            <w:r w:rsidRPr="00E20C26">
              <w:rPr>
                <w:rFonts w:asciiTheme="minorHAnsi" w:hAnsiTheme="minorHAnsi" w:cstheme="minorHAnsi"/>
                <w:szCs w:val="24"/>
                <w:highlight w:val="yellow"/>
              </w:rPr>
              <w:t xml:space="preserve"> ‘ grid details </w:t>
            </w:r>
          </w:p>
          <w:p w14:paraId="23EB43EB" w14:textId="77777777" w:rsidR="00E20C26" w:rsidRPr="00E20C26" w:rsidRDefault="00E20C26" w:rsidP="004B2BD5">
            <w:pPr>
              <w:pStyle w:val="tabletext"/>
              <w:rPr>
                <w:rFonts w:ascii="Verdana" w:hAnsi="Verdana" w:cs="Arial"/>
                <w:highlight w:val="yellow"/>
              </w:rPr>
            </w:pPr>
          </w:p>
        </w:tc>
        <w:tc>
          <w:tcPr>
            <w:tcW w:w="1350" w:type="dxa"/>
          </w:tcPr>
          <w:p w14:paraId="13996524" w14:textId="77777777" w:rsidR="00E20C26" w:rsidRPr="00E20C26" w:rsidRDefault="00E20C26" w:rsidP="00AD1356">
            <w:pPr>
              <w:pStyle w:val="tabletext"/>
              <w:rPr>
                <w:rFonts w:ascii="Verdana" w:hAnsi="Verdana" w:cs="Arial"/>
                <w:highlight w:val="yellow"/>
              </w:rPr>
            </w:pPr>
          </w:p>
        </w:tc>
        <w:tc>
          <w:tcPr>
            <w:tcW w:w="1890" w:type="dxa"/>
          </w:tcPr>
          <w:p w14:paraId="7EC9D696" w14:textId="77777777" w:rsidR="00E20C26" w:rsidRPr="00E20C26" w:rsidRDefault="00E20C2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  <w:highlight w:val="yellow"/>
              </w:rPr>
            </w:pPr>
          </w:p>
        </w:tc>
      </w:tr>
      <w:tr w:rsidR="00AD1356" w:rsidRPr="009F480D" w:rsidDel="005D518C" w14:paraId="7D66EE58" w14:textId="77777777" w:rsidTr="00570CEF">
        <w:tblPrEx>
          <w:tblLook w:val="04A0" w:firstRow="1" w:lastRow="0" w:firstColumn="1" w:lastColumn="0" w:noHBand="0" w:noVBand="1"/>
        </w:tblPrEx>
        <w:trPr>
          <w:trHeight w:val="755"/>
        </w:trPr>
        <w:tc>
          <w:tcPr>
            <w:tcW w:w="2340" w:type="dxa"/>
          </w:tcPr>
          <w:p w14:paraId="26E414A0" w14:textId="77777777" w:rsidR="00AD1356" w:rsidRPr="0099602D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U</w:t>
            </w:r>
            <w:r w:rsidRPr="001C3CA0">
              <w:rPr>
                <w:rFonts w:ascii="Verdana" w:hAnsi="Verdana" w:cs="Arial"/>
              </w:rPr>
              <w:t>pdateProspectDtlsFromBPM</w:t>
            </w:r>
            <w:proofErr w:type="spellEnd"/>
          </w:p>
        </w:tc>
        <w:tc>
          <w:tcPr>
            <w:tcW w:w="4050" w:type="dxa"/>
          </w:tcPr>
          <w:p w14:paraId="16F809F5" w14:textId="3F1E2997" w:rsidR="00AD1356" w:rsidRDefault="00AD1356" w:rsidP="00AD1356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End</w:t>
            </w:r>
            <w:r w:rsidRPr="00602547">
              <w:rPr>
                <w:rFonts w:asciiTheme="minorHAnsi" w:hAnsiTheme="minorHAnsi" w:cstheme="minorHAnsi"/>
                <w:szCs w:val="24"/>
              </w:rPr>
              <w:t xml:space="preserve"> of </w:t>
            </w:r>
            <w:proofErr w:type="spellStart"/>
            <w:r>
              <w:rPr>
                <w:rFonts w:asciiTheme="minorHAnsi" w:hAnsiTheme="minorHAnsi" w:cstheme="minorHAnsi"/>
                <w:szCs w:val="24"/>
              </w:rPr>
              <w:t>U</w:t>
            </w:r>
            <w:r w:rsidRPr="001C3CA0">
              <w:rPr>
                <w:rFonts w:ascii="Verdana" w:hAnsi="Verdana" w:cs="Arial"/>
              </w:rPr>
              <w:t>pdateProspectDtlsFromBPM</w:t>
            </w:r>
            <w:proofErr w:type="spellEnd"/>
            <w:r w:rsidRPr="00602547">
              <w:rPr>
                <w:rFonts w:asciiTheme="minorHAnsi" w:hAnsiTheme="minorHAnsi" w:cstheme="minorHAnsi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Cs w:val="24"/>
              </w:rPr>
              <w:t xml:space="preserve">grid </w:t>
            </w:r>
            <w:r w:rsidRPr="00602547">
              <w:rPr>
                <w:rFonts w:asciiTheme="minorHAnsi" w:hAnsiTheme="minorHAnsi" w:cstheme="minorHAnsi"/>
                <w:szCs w:val="24"/>
              </w:rPr>
              <w:t>details</w:t>
            </w:r>
            <w:r>
              <w:rPr>
                <w:rFonts w:asciiTheme="minorHAnsi" w:hAnsiTheme="minorHAnsi" w:cstheme="minorHAnsi"/>
                <w:szCs w:val="24"/>
              </w:rPr>
              <w:t xml:space="preserve"> </w:t>
            </w:r>
          </w:p>
          <w:p w14:paraId="44A2A896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350" w:type="dxa"/>
          </w:tcPr>
          <w:p w14:paraId="2F2A5F41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07951583" w14:textId="77777777" w:rsidR="00AD1356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</w:p>
        </w:tc>
      </w:tr>
      <w:tr w:rsidR="00AD1356" w:rsidRPr="009F480D" w:rsidDel="005D518C" w14:paraId="49FC9B5E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0D2A92A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A</w:t>
            </w:r>
            <w:r w:rsidRPr="001E4F51">
              <w:rPr>
                <w:rFonts w:ascii="Verdana" w:hAnsi="Verdana" w:cs="Arial"/>
              </w:rPr>
              <w:t>dditionalDocumentDetails</w:t>
            </w:r>
            <w:proofErr w:type="spellEnd"/>
          </w:p>
        </w:tc>
        <w:tc>
          <w:tcPr>
            <w:tcW w:w="4050" w:type="dxa"/>
          </w:tcPr>
          <w:p w14:paraId="5CB0B28F" w14:textId="16B57942" w:rsidR="00AD1356" w:rsidRDefault="00AD1356" w:rsidP="00AD1356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602547">
              <w:rPr>
                <w:rFonts w:asciiTheme="minorHAnsi" w:hAnsiTheme="minorHAnsi" w:cstheme="minorHAnsi"/>
                <w:szCs w:val="24"/>
              </w:rPr>
              <w:t xml:space="preserve">Start of  </w:t>
            </w:r>
            <w:r>
              <w:rPr>
                <w:rFonts w:ascii="Verdana" w:hAnsi="Verdana" w:cs="Arial"/>
              </w:rPr>
              <w:t>‘</w:t>
            </w:r>
            <w:proofErr w:type="spellStart"/>
            <w:r>
              <w:rPr>
                <w:rFonts w:ascii="Verdana" w:hAnsi="Verdana" w:cs="Arial"/>
              </w:rPr>
              <w:t>A</w:t>
            </w:r>
            <w:r w:rsidRPr="001E4F51">
              <w:rPr>
                <w:rFonts w:ascii="Verdana" w:hAnsi="Verdana" w:cs="Arial"/>
              </w:rPr>
              <w:t>dditionalDocumentDetails</w:t>
            </w:r>
            <w:proofErr w:type="spellEnd"/>
            <w:r>
              <w:rPr>
                <w:rFonts w:ascii="Verdana" w:hAnsi="Verdana" w:cs="Arial"/>
              </w:rPr>
              <w:t>’</w:t>
            </w:r>
            <w:r w:rsidRPr="00602547">
              <w:rPr>
                <w:rFonts w:asciiTheme="minorHAnsi" w:hAnsiTheme="minorHAnsi" w:cstheme="minorHAnsi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Cs w:val="24"/>
              </w:rPr>
              <w:t xml:space="preserve">grid </w:t>
            </w:r>
            <w:r w:rsidRPr="00602547">
              <w:rPr>
                <w:rFonts w:asciiTheme="minorHAnsi" w:hAnsiTheme="minorHAnsi" w:cstheme="minorHAnsi"/>
                <w:szCs w:val="24"/>
              </w:rPr>
              <w:t>details</w:t>
            </w:r>
            <w:r>
              <w:rPr>
                <w:rFonts w:asciiTheme="minorHAnsi" w:hAnsiTheme="minorHAnsi" w:cstheme="minorHAnsi"/>
                <w:szCs w:val="24"/>
              </w:rPr>
              <w:t xml:space="preserve"> </w:t>
            </w:r>
          </w:p>
          <w:p w14:paraId="01BEECFF" w14:textId="77777777" w:rsidR="00AD1356" w:rsidRDefault="00AD1356" w:rsidP="00AD1356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</w:p>
          <w:p w14:paraId="1496AC56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If ‘</w:t>
            </w:r>
            <w:proofErr w:type="spellStart"/>
            <w:r w:rsidRPr="007C051F">
              <w:rPr>
                <w:rFonts w:ascii="Verdana" w:hAnsi="Verdana" w:cs="Arial"/>
                <w:b/>
              </w:rPr>
              <w:t>addnalDocsReqd</w:t>
            </w:r>
            <w:proofErr w:type="spellEnd"/>
            <w:r>
              <w:rPr>
                <w:rFonts w:ascii="Verdana" w:hAnsi="Verdana" w:cs="Arial"/>
              </w:rPr>
              <w:t xml:space="preserve"> ‘ </w:t>
            </w:r>
            <w:r w:rsidRPr="001C3CA0">
              <w:rPr>
                <w:rFonts w:ascii="Verdana" w:hAnsi="Verdana" w:cs="Arial"/>
              </w:rPr>
              <w:t>is tru</w:t>
            </w:r>
            <w:r>
              <w:rPr>
                <w:rFonts w:ascii="Verdana" w:hAnsi="Verdana" w:cs="Arial"/>
              </w:rPr>
              <w:t>e, then only this grid has to be send</w:t>
            </w:r>
          </w:p>
        </w:tc>
        <w:tc>
          <w:tcPr>
            <w:tcW w:w="1350" w:type="dxa"/>
          </w:tcPr>
          <w:p w14:paraId="735E0D79" w14:textId="77777777" w:rsidR="00AD1356" w:rsidRPr="003A7D5E" w:rsidRDefault="00AD1356" w:rsidP="00AD1356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90" w:type="dxa"/>
          </w:tcPr>
          <w:p w14:paraId="7A37CE91" w14:textId="77777777" w:rsidR="00AD1356" w:rsidRPr="003A7D5E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D86BB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AD1356" w:rsidRPr="009F480D" w:rsidDel="005D518C" w14:paraId="6B9B935B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AE14760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D</w:t>
            </w:r>
            <w:r w:rsidRPr="004B6C7D">
              <w:rPr>
                <w:rFonts w:ascii="Verdana" w:hAnsi="Verdana" w:cs="Arial"/>
              </w:rPr>
              <w:t>ocumentName</w:t>
            </w:r>
            <w:proofErr w:type="spellEnd"/>
          </w:p>
        </w:tc>
        <w:tc>
          <w:tcPr>
            <w:tcW w:w="4050" w:type="dxa"/>
          </w:tcPr>
          <w:p w14:paraId="2F7C3319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3C57AD">
              <w:rPr>
                <w:rFonts w:ascii="Verdana" w:hAnsi="Verdana" w:cs="Arial"/>
              </w:rPr>
              <w:t>Document Name</w:t>
            </w:r>
          </w:p>
        </w:tc>
        <w:tc>
          <w:tcPr>
            <w:tcW w:w="1350" w:type="dxa"/>
          </w:tcPr>
          <w:p w14:paraId="4AC11E6C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B643ED">
              <w:rPr>
                <w:rFonts w:ascii="Verdana" w:hAnsi="Verdana"/>
              </w:rPr>
              <w:t>String (</w:t>
            </w:r>
            <w:r>
              <w:rPr>
                <w:rFonts w:ascii="Verdana" w:hAnsi="Verdana"/>
              </w:rPr>
              <w:t>8</w:t>
            </w:r>
            <w:r w:rsidRPr="00B643ED">
              <w:rPr>
                <w:rFonts w:ascii="Verdana" w:hAnsi="Verdana"/>
              </w:rPr>
              <w:t>0)</w:t>
            </w:r>
          </w:p>
        </w:tc>
        <w:tc>
          <w:tcPr>
            <w:tcW w:w="1890" w:type="dxa"/>
          </w:tcPr>
          <w:p w14:paraId="6DB8F4FE" w14:textId="77777777" w:rsidR="00AD1356" w:rsidRDefault="00AD1356" w:rsidP="00AD1356">
            <w:r w:rsidRPr="006E3FD2">
              <w:rPr>
                <w:rFonts w:ascii="Verdana" w:eastAsia="Calibri" w:hAnsi="Verdana"/>
                <w:sz w:val="20"/>
                <w:szCs w:val="20"/>
              </w:rPr>
              <w:t>Mandatory</w:t>
            </w:r>
          </w:p>
        </w:tc>
      </w:tr>
      <w:tr w:rsidR="00AD1356" w:rsidRPr="009F480D" w:rsidDel="005D518C" w14:paraId="035544E1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A70F73B" w14:textId="77777777" w:rsidR="00AD1356" w:rsidRPr="0099602D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D</w:t>
            </w:r>
            <w:r w:rsidRPr="004B6C7D">
              <w:rPr>
                <w:rFonts w:ascii="Verdana" w:hAnsi="Verdana" w:cs="Arial"/>
              </w:rPr>
              <w:t>ocumentStatus</w:t>
            </w:r>
            <w:proofErr w:type="spellEnd"/>
          </w:p>
        </w:tc>
        <w:tc>
          <w:tcPr>
            <w:tcW w:w="4050" w:type="dxa"/>
          </w:tcPr>
          <w:p w14:paraId="6AC95EEF" w14:textId="77777777" w:rsidR="00AD1356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3C57AD">
              <w:rPr>
                <w:rFonts w:ascii="Verdana" w:hAnsi="Verdana" w:cs="Arial"/>
              </w:rPr>
              <w:t>Document Status</w:t>
            </w:r>
          </w:p>
        </w:tc>
        <w:tc>
          <w:tcPr>
            <w:tcW w:w="1350" w:type="dxa"/>
          </w:tcPr>
          <w:p w14:paraId="4A4BE21F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B643ED">
              <w:rPr>
                <w:rFonts w:ascii="Verdana" w:hAnsi="Verdana"/>
              </w:rPr>
              <w:t>String (</w:t>
            </w:r>
            <w:r>
              <w:rPr>
                <w:rFonts w:ascii="Verdana" w:hAnsi="Verdana"/>
              </w:rPr>
              <w:t>1</w:t>
            </w:r>
            <w:r w:rsidRPr="00B643ED">
              <w:rPr>
                <w:rFonts w:ascii="Verdana" w:hAnsi="Verdana"/>
              </w:rPr>
              <w:t>0)</w:t>
            </w:r>
          </w:p>
        </w:tc>
        <w:tc>
          <w:tcPr>
            <w:tcW w:w="1890" w:type="dxa"/>
          </w:tcPr>
          <w:p w14:paraId="5C2E9D4C" w14:textId="77777777" w:rsidR="00AD1356" w:rsidRDefault="00AD1356" w:rsidP="00AD1356">
            <w:r w:rsidRPr="006E3FD2">
              <w:rPr>
                <w:rFonts w:ascii="Verdana" w:eastAsia="Calibri" w:hAnsi="Verdana"/>
                <w:sz w:val="20"/>
                <w:szCs w:val="20"/>
              </w:rPr>
              <w:t>Mandatory</w:t>
            </w:r>
          </w:p>
        </w:tc>
      </w:tr>
      <w:tr w:rsidR="00AD1356" w:rsidRPr="009F480D" w:rsidDel="005D518C" w14:paraId="64888AC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9401E29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D</w:t>
            </w:r>
            <w:r w:rsidRPr="004B6C7D">
              <w:rPr>
                <w:rFonts w:ascii="Verdana" w:hAnsi="Verdana" w:cs="Arial"/>
              </w:rPr>
              <w:t>ocumentRemarks</w:t>
            </w:r>
            <w:proofErr w:type="spellEnd"/>
          </w:p>
        </w:tc>
        <w:tc>
          <w:tcPr>
            <w:tcW w:w="4050" w:type="dxa"/>
          </w:tcPr>
          <w:p w14:paraId="2BD21477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3C57AD">
              <w:rPr>
                <w:rFonts w:ascii="Verdana" w:hAnsi="Verdana" w:cs="Arial"/>
              </w:rPr>
              <w:t>Document Remarks</w:t>
            </w:r>
          </w:p>
        </w:tc>
        <w:tc>
          <w:tcPr>
            <w:tcW w:w="1350" w:type="dxa"/>
          </w:tcPr>
          <w:p w14:paraId="3567F6AB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B643ED">
              <w:rPr>
                <w:rFonts w:ascii="Verdana" w:hAnsi="Verdana"/>
              </w:rPr>
              <w:t>String (</w:t>
            </w:r>
            <w:r>
              <w:rPr>
                <w:rFonts w:ascii="Verdana" w:hAnsi="Verdana"/>
              </w:rPr>
              <w:t>255</w:t>
            </w:r>
            <w:r w:rsidRPr="00B643ED">
              <w:rPr>
                <w:rFonts w:ascii="Verdana" w:hAnsi="Verdana"/>
              </w:rPr>
              <w:t>)</w:t>
            </w:r>
          </w:p>
        </w:tc>
        <w:tc>
          <w:tcPr>
            <w:tcW w:w="1890" w:type="dxa"/>
          </w:tcPr>
          <w:p w14:paraId="706EC500" w14:textId="77777777" w:rsidR="00AD1356" w:rsidRPr="00AB4829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7B7FA1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540AEFB6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54014C2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lastRenderedPageBreak/>
              <w:t>FreeField</w:t>
            </w:r>
            <w:r w:rsidRPr="00741AC3">
              <w:rPr>
                <w:rFonts w:ascii="Verdana" w:hAnsi="Verdana" w:cs="Arial"/>
              </w:rPr>
              <w:t>1</w:t>
            </w:r>
          </w:p>
        </w:tc>
        <w:tc>
          <w:tcPr>
            <w:tcW w:w="4050" w:type="dxa"/>
          </w:tcPr>
          <w:p w14:paraId="66693FF9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Future Free Field</w:t>
            </w:r>
          </w:p>
        </w:tc>
        <w:tc>
          <w:tcPr>
            <w:tcW w:w="1350" w:type="dxa"/>
          </w:tcPr>
          <w:p w14:paraId="6EC82A11" w14:textId="77777777" w:rsidR="00AD1356" w:rsidRDefault="00AD1356" w:rsidP="00AD1356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1002BCA0" w14:textId="77777777" w:rsidR="00AD1356" w:rsidRDefault="00AD1356" w:rsidP="00AD1356">
            <w:r w:rsidRPr="004F1ACE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26C3A0ED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29AEBB0" w14:textId="77777777" w:rsidR="00AD1356" w:rsidRDefault="00AD1356" w:rsidP="00AD1356">
            <w:r w:rsidRPr="009B3289">
              <w:rPr>
                <w:rFonts w:ascii="Verdana" w:hAnsi="Verdana" w:cs="Arial"/>
              </w:rPr>
              <w:t>FreeField</w:t>
            </w:r>
            <w:r>
              <w:rPr>
                <w:rFonts w:ascii="Verdana" w:hAnsi="Verdana" w:cs="Arial"/>
              </w:rPr>
              <w:t>2</w:t>
            </w:r>
          </w:p>
        </w:tc>
        <w:tc>
          <w:tcPr>
            <w:tcW w:w="4050" w:type="dxa"/>
          </w:tcPr>
          <w:p w14:paraId="4C509F38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Future Free Field</w:t>
            </w:r>
          </w:p>
        </w:tc>
        <w:tc>
          <w:tcPr>
            <w:tcW w:w="1350" w:type="dxa"/>
          </w:tcPr>
          <w:p w14:paraId="4BF910D8" w14:textId="77777777" w:rsidR="00AD1356" w:rsidRDefault="00AD1356" w:rsidP="00AD1356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2D07FEB8" w14:textId="77777777" w:rsidR="00AD1356" w:rsidRDefault="00AD1356" w:rsidP="00AD1356">
            <w:r w:rsidRPr="004F1ACE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5306F43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A0173E6" w14:textId="7A32C5A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A</w:t>
            </w:r>
            <w:r w:rsidRPr="001E4F51">
              <w:rPr>
                <w:rFonts w:ascii="Verdana" w:hAnsi="Verdana" w:cs="Arial"/>
              </w:rPr>
              <w:t>dditionalDocumentDetails</w:t>
            </w:r>
            <w:proofErr w:type="spellEnd"/>
          </w:p>
        </w:tc>
        <w:tc>
          <w:tcPr>
            <w:tcW w:w="4050" w:type="dxa"/>
          </w:tcPr>
          <w:p w14:paraId="64C80330" w14:textId="4A05D419" w:rsidR="00AD1356" w:rsidRPr="00F83BAC" w:rsidRDefault="00AD1356" w:rsidP="00AD1356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End </w:t>
            </w:r>
            <w:r w:rsidRPr="00602547">
              <w:rPr>
                <w:rFonts w:asciiTheme="minorHAnsi" w:hAnsiTheme="minorHAnsi" w:cstheme="minorHAnsi"/>
                <w:szCs w:val="24"/>
              </w:rPr>
              <w:t xml:space="preserve">of  </w:t>
            </w:r>
            <w:r>
              <w:rPr>
                <w:rFonts w:ascii="Verdana" w:hAnsi="Verdana" w:cs="Arial"/>
              </w:rPr>
              <w:t>‘</w:t>
            </w:r>
            <w:proofErr w:type="spellStart"/>
            <w:r>
              <w:rPr>
                <w:rFonts w:ascii="Verdana" w:hAnsi="Verdana" w:cs="Arial"/>
              </w:rPr>
              <w:t>A</w:t>
            </w:r>
            <w:r w:rsidRPr="001E4F51">
              <w:rPr>
                <w:rFonts w:ascii="Verdana" w:hAnsi="Verdana" w:cs="Arial"/>
              </w:rPr>
              <w:t>dditionalDocumentDetails</w:t>
            </w:r>
            <w:proofErr w:type="spellEnd"/>
            <w:r>
              <w:rPr>
                <w:rFonts w:ascii="Verdana" w:hAnsi="Verdana" w:cs="Arial"/>
              </w:rPr>
              <w:t>’</w:t>
            </w:r>
            <w:r w:rsidRPr="00602547">
              <w:rPr>
                <w:rFonts w:asciiTheme="minorHAnsi" w:hAnsiTheme="minorHAnsi" w:cstheme="minorHAnsi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Cs w:val="24"/>
              </w:rPr>
              <w:t xml:space="preserve">grid </w:t>
            </w:r>
            <w:r w:rsidRPr="00602547">
              <w:rPr>
                <w:rFonts w:asciiTheme="minorHAnsi" w:hAnsiTheme="minorHAnsi" w:cstheme="minorHAnsi"/>
                <w:szCs w:val="24"/>
              </w:rPr>
              <w:t>details</w:t>
            </w:r>
            <w:r>
              <w:rPr>
                <w:rFonts w:asciiTheme="minorHAnsi" w:hAnsiTheme="minorHAnsi" w:cstheme="minorHAnsi"/>
                <w:szCs w:val="24"/>
              </w:rPr>
              <w:t xml:space="preserve"> </w:t>
            </w:r>
          </w:p>
        </w:tc>
        <w:tc>
          <w:tcPr>
            <w:tcW w:w="1350" w:type="dxa"/>
          </w:tcPr>
          <w:p w14:paraId="682F30F6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7576361D" w14:textId="77777777" w:rsidR="00AD1356" w:rsidRPr="00AB4829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</w:p>
        </w:tc>
      </w:tr>
      <w:tr w:rsidR="00D442ED" w:rsidRPr="009F480D" w:rsidDel="005D518C" w14:paraId="52E5776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A233578" w14:textId="5C98A727" w:rsidR="00D442ED" w:rsidRPr="004064D6" w:rsidRDefault="00D442ED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DocRequired</w:t>
            </w:r>
            <w:proofErr w:type="spellEnd"/>
          </w:p>
        </w:tc>
        <w:tc>
          <w:tcPr>
            <w:tcW w:w="4050" w:type="dxa"/>
          </w:tcPr>
          <w:p w14:paraId="63C7354D" w14:textId="71FE9250" w:rsidR="00D442ED" w:rsidRPr="004064D6" w:rsidRDefault="00D442ED" w:rsidP="00AD1356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>)</w:t>
            </w:r>
            <w:r w:rsidR="001D3090" w:rsidRPr="004064D6">
              <w:rPr>
                <w:rFonts w:ascii="Verdana" w:hAnsi="Verdana" w:cs="Arial"/>
              </w:rPr>
              <w:t xml:space="preserve"> &amp; </w:t>
            </w:r>
            <w:proofErr w:type="spellStart"/>
            <w:r w:rsidR="001D3090" w:rsidRPr="004064D6">
              <w:rPr>
                <w:rFonts w:ascii="Verdana" w:hAnsi="Verdana" w:cs="Arial"/>
              </w:rPr>
              <w:t>Subprocess_Name</w:t>
            </w:r>
            <w:proofErr w:type="spellEnd"/>
            <w:r w:rsidR="00BE7AFC" w:rsidRPr="004064D6">
              <w:rPr>
                <w:rFonts w:ascii="Verdana" w:hAnsi="Verdana" w:cs="Arial"/>
              </w:rPr>
              <w:t xml:space="preserve"> </w:t>
            </w:r>
          </w:p>
        </w:tc>
        <w:tc>
          <w:tcPr>
            <w:tcW w:w="1350" w:type="dxa"/>
          </w:tcPr>
          <w:p w14:paraId="6C54BCB6" w14:textId="39839007" w:rsidR="00D442ED" w:rsidRPr="004064D6" w:rsidRDefault="00AB106A" w:rsidP="00D442ED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/>
              </w:rPr>
              <w:t xml:space="preserve">String </w:t>
            </w:r>
            <w:r w:rsidR="00D442ED" w:rsidRPr="004064D6">
              <w:rPr>
                <w:rFonts w:ascii="Verdana" w:hAnsi="Verdana"/>
              </w:rPr>
              <w:t>(1)</w:t>
            </w:r>
          </w:p>
        </w:tc>
        <w:tc>
          <w:tcPr>
            <w:tcW w:w="1890" w:type="dxa"/>
          </w:tcPr>
          <w:p w14:paraId="09D887FC" w14:textId="6FFD1B45" w:rsidR="00D442ED" w:rsidRPr="004064D6" w:rsidRDefault="00D442ED" w:rsidP="00D442ED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 xml:space="preserve">Conditional Mandatory </w:t>
            </w:r>
          </w:p>
        </w:tc>
      </w:tr>
      <w:tr w:rsidR="00DB161C" w:rsidRPr="009F480D" w:rsidDel="005D518C" w14:paraId="756C453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EEDBB9D" w14:textId="1B6971E3" w:rsidR="00DB161C" w:rsidRPr="004064D6" w:rsidRDefault="000B1CEC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D</w:t>
            </w:r>
            <w:r w:rsidR="00DB161C" w:rsidRPr="004064D6">
              <w:rPr>
                <w:rFonts w:ascii="Verdana" w:hAnsi="Verdana" w:cs="Arial"/>
              </w:rPr>
              <w:t>ocNameList</w:t>
            </w:r>
            <w:proofErr w:type="spellEnd"/>
          </w:p>
        </w:tc>
        <w:tc>
          <w:tcPr>
            <w:tcW w:w="4050" w:type="dxa"/>
          </w:tcPr>
          <w:p w14:paraId="483AC4E2" w14:textId="3742DF2B" w:rsidR="000B1CEC" w:rsidRPr="004064D6" w:rsidRDefault="000B1CEC" w:rsidP="000B1CEC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4064D6">
              <w:rPr>
                <w:rFonts w:asciiTheme="minorHAnsi" w:hAnsiTheme="minorHAnsi" w:cstheme="minorHAnsi"/>
                <w:szCs w:val="24"/>
              </w:rPr>
              <w:t xml:space="preserve">Start of  </w:t>
            </w:r>
            <w:r w:rsidRPr="004064D6">
              <w:rPr>
                <w:rFonts w:ascii="Verdana" w:hAnsi="Verdana" w:cs="Arial"/>
              </w:rPr>
              <w:t>‘</w:t>
            </w:r>
            <w:proofErr w:type="spellStart"/>
            <w:r w:rsidRPr="004064D6">
              <w:rPr>
                <w:rFonts w:ascii="Verdana" w:hAnsi="Verdana" w:cs="Arial"/>
              </w:rPr>
              <w:t>DocumentDetails</w:t>
            </w:r>
            <w:proofErr w:type="spellEnd"/>
            <w:r w:rsidRPr="004064D6">
              <w:rPr>
                <w:rFonts w:ascii="Verdana" w:hAnsi="Verdana" w:cs="Arial"/>
              </w:rPr>
              <w:t>’</w:t>
            </w:r>
            <w:r w:rsidRPr="004064D6">
              <w:rPr>
                <w:rFonts w:asciiTheme="minorHAnsi" w:hAnsiTheme="minorHAnsi" w:cstheme="minorHAnsi"/>
                <w:szCs w:val="24"/>
              </w:rPr>
              <w:t xml:space="preserve"> grid details </w:t>
            </w:r>
          </w:p>
          <w:p w14:paraId="2143302F" w14:textId="622C354C" w:rsidR="00DB161C" w:rsidRPr="004064D6" w:rsidRDefault="001D3090" w:rsidP="00AD1356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r w:rsidR="00B73B5B" w:rsidRPr="004064D6">
              <w:rPr>
                <w:rFonts w:ascii="Verdana" w:hAnsi="Verdana" w:cs="Arial"/>
              </w:rPr>
              <w:t>Repetitive Tag</w:t>
            </w:r>
          </w:p>
        </w:tc>
        <w:tc>
          <w:tcPr>
            <w:tcW w:w="1350" w:type="dxa"/>
          </w:tcPr>
          <w:p w14:paraId="299C2CC1" w14:textId="77777777" w:rsidR="00DB161C" w:rsidRPr="004064D6" w:rsidRDefault="00DB161C" w:rsidP="00D442ED">
            <w:pPr>
              <w:pStyle w:val="tabletext"/>
              <w:rPr>
                <w:rFonts w:ascii="Verdana" w:hAnsi="Verdana"/>
              </w:rPr>
            </w:pPr>
          </w:p>
        </w:tc>
        <w:tc>
          <w:tcPr>
            <w:tcW w:w="1890" w:type="dxa"/>
          </w:tcPr>
          <w:p w14:paraId="676DABFF" w14:textId="4BEDF6DB" w:rsidR="00DB161C" w:rsidRPr="004064D6" w:rsidRDefault="00BA046A" w:rsidP="00D442ED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0B1CEC" w:rsidRPr="009F480D" w:rsidDel="005D518C" w14:paraId="5411C238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2FE16A2" w14:textId="34B7BFAB" w:rsidR="000B1CEC" w:rsidRPr="004064D6" w:rsidRDefault="000B1CEC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DocumentName</w:t>
            </w:r>
            <w:proofErr w:type="spellEnd"/>
          </w:p>
        </w:tc>
        <w:tc>
          <w:tcPr>
            <w:tcW w:w="4050" w:type="dxa"/>
          </w:tcPr>
          <w:p w14:paraId="38B6FD20" w14:textId="6DAE421D" w:rsidR="000B1CEC" w:rsidRPr="004064D6" w:rsidRDefault="00D6772A" w:rsidP="000B1CEC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4064D6">
              <w:rPr>
                <w:rFonts w:asciiTheme="minorHAnsi" w:hAnsiTheme="minorHAnsi" w:cstheme="minorHAnsi"/>
                <w:szCs w:val="24"/>
              </w:rPr>
              <w:t>Name Of the Document</w:t>
            </w:r>
          </w:p>
        </w:tc>
        <w:tc>
          <w:tcPr>
            <w:tcW w:w="1350" w:type="dxa"/>
          </w:tcPr>
          <w:p w14:paraId="5F1977E9" w14:textId="0FEAD33F" w:rsidR="000B1CEC" w:rsidRPr="004064D6" w:rsidRDefault="00D6772A" w:rsidP="00D442ED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</w:t>
            </w:r>
          </w:p>
        </w:tc>
        <w:tc>
          <w:tcPr>
            <w:tcW w:w="1890" w:type="dxa"/>
          </w:tcPr>
          <w:p w14:paraId="6F1A03D4" w14:textId="3FFB2E0D" w:rsidR="000B1CEC" w:rsidRPr="004064D6" w:rsidRDefault="00BA046A" w:rsidP="00D442ED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Mandatory</w:t>
            </w:r>
          </w:p>
        </w:tc>
      </w:tr>
      <w:tr w:rsidR="000B1CEC" w:rsidRPr="009F480D" w:rsidDel="005D518C" w14:paraId="12E2C41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76BD9FB" w14:textId="048AB942" w:rsidR="000B1CEC" w:rsidRPr="004064D6" w:rsidRDefault="000B1CEC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MonthYear</w:t>
            </w:r>
            <w:proofErr w:type="spellEnd"/>
          </w:p>
        </w:tc>
        <w:tc>
          <w:tcPr>
            <w:tcW w:w="4050" w:type="dxa"/>
          </w:tcPr>
          <w:p w14:paraId="6F9632FE" w14:textId="101D1FC1" w:rsidR="000B1CEC" w:rsidRPr="004064D6" w:rsidRDefault="00D6772A" w:rsidP="000B1CEC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4064D6">
              <w:rPr>
                <w:rFonts w:asciiTheme="minorHAnsi" w:hAnsiTheme="minorHAnsi" w:cstheme="minorHAnsi"/>
                <w:szCs w:val="24"/>
              </w:rPr>
              <w:t>Month and Year for which Document is required (MM-YYYY)</w:t>
            </w:r>
          </w:p>
        </w:tc>
        <w:tc>
          <w:tcPr>
            <w:tcW w:w="1350" w:type="dxa"/>
          </w:tcPr>
          <w:p w14:paraId="702F3F0B" w14:textId="58F88425" w:rsidR="000B1CEC" w:rsidRPr="004064D6" w:rsidRDefault="00D6772A" w:rsidP="00D442ED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</w:t>
            </w:r>
          </w:p>
        </w:tc>
        <w:tc>
          <w:tcPr>
            <w:tcW w:w="1890" w:type="dxa"/>
          </w:tcPr>
          <w:p w14:paraId="5F92841A" w14:textId="77777777" w:rsidR="000B1CEC" w:rsidRPr="004064D6" w:rsidRDefault="000B1CEC" w:rsidP="00D442ED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</w:p>
        </w:tc>
      </w:tr>
      <w:tr w:rsidR="000B1CEC" w:rsidRPr="009F480D" w:rsidDel="005D518C" w14:paraId="2EDD951E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8254BD1" w14:textId="602F99C7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DocNameList</w:t>
            </w:r>
            <w:proofErr w:type="spellEnd"/>
          </w:p>
        </w:tc>
        <w:tc>
          <w:tcPr>
            <w:tcW w:w="4050" w:type="dxa"/>
          </w:tcPr>
          <w:p w14:paraId="59DA77F3" w14:textId="31FF7E30" w:rsidR="000B1CEC" w:rsidRPr="004064D6" w:rsidRDefault="000B1CEC" w:rsidP="000B1CEC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4064D6">
              <w:rPr>
                <w:rFonts w:asciiTheme="minorHAnsi" w:hAnsiTheme="minorHAnsi" w:cstheme="minorHAnsi"/>
                <w:szCs w:val="24"/>
              </w:rPr>
              <w:t xml:space="preserve">End of  </w:t>
            </w:r>
            <w:r w:rsidRPr="004064D6">
              <w:rPr>
                <w:rFonts w:ascii="Verdana" w:hAnsi="Verdana" w:cs="Arial"/>
              </w:rPr>
              <w:t>‘</w:t>
            </w:r>
            <w:proofErr w:type="spellStart"/>
            <w:r w:rsidRPr="004064D6">
              <w:rPr>
                <w:rFonts w:ascii="Verdana" w:hAnsi="Verdana" w:cs="Arial"/>
              </w:rPr>
              <w:t>DocumentDetails</w:t>
            </w:r>
            <w:proofErr w:type="spellEnd"/>
            <w:r w:rsidRPr="004064D6">
              <w:rPr>
                <w:rFonts w:ascii="Verdana" w:hAnsi="Verdana" w:cs="Arial"/>
              </w:rPr>
              <w:t>’</w:t>
            </w:r>
            <w:r w:rsidRPr="004064D6">
              <w:rPr>
                <w:rFonts w:asciiTheme="minorHAnsi" w:hAnsiTheme="minorHAnsi" w:cstheme="minorHAnsi"/>
                <w:szCs w:val="24"/>
              </w:rPr>
              <w:t xml:space="preserve"> grid details </w:t>
            </w:r>
            <w:r w:rsidR="00B73B5B" w:rsidRPr="004064D6">
              <w:rPr>
                <w:rFonts w:asciiTheme="minorHAnsi" w:hAnsiTheme="minorHAnsi" w:cstheme="minorHAnsi"/>
                <w:szCs w:val="24"/>
              </w:rPr>
              <w:t xml:space="preserve">- </w:t>
            </w:r>
            <w:r w:rsidR="00B73B5B" w:rsidRPr="004064D6">
              <w:rPr>
                <w:rFonts w:ascii="Verdana" w:hAnsi="Verdana" w:cs="Arial"/>
              </w:rPr>
              <w:t>Repetitive Tag</w:t>
            </w:r>
          </w:p>
        </w:tc>
        <w:tc>
          <w:tcPr>
            <w:tcW w:w="1350" w:type="dxa"/>
          </w:tcPr>
          <w:p w14:paraId="2D389C1D" w14:textId="77777777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</w:p>
        </w:tc>
        <w:tc>
          <w:tcPr>
            <w:tcW w:w="1890" w:type="dxa"/>
          </w:tcPr>
          <w:p w14:paraId="6FC9E185" w14:textId="77777777" w:rsidR="000B1CEC" w:rsidRPr="004064D6" w:rsidRDefault="000B1CEC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</w:p>
        </w:tc>
      </w:tr>
      <w:tr w:rsidR="000B1CEC" w:rsidRPr="009F480D" w:rsidDel="005D518C" w14:paraId="33211D6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18973B0" w14:textId="33C17433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ActionedDate</w:t>
            </w:r>
            <w:proofErr w:type="spellEnd"/>
          </w:p>
        </w:tc>
        <w:tc>
          <w:tcPr>
            <w:tcW w:w="4050" w:type="dxa"/>
          </w:tcPr>
          <w:p w14:paraId="6127D3AB" w14:textId="52EFC3FC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Date format : </w:t>
            </w:r>
            <w:proofErr w:type="spellStart"/>
            <w:r w:rsidRPr="004064D6">
              <w:rPr>
                <w:rFonts w:ascii="Verdana" w:hAnsi="Verdana" w:cs="Arial"/>
              </w:rPr>
              <w:t>dd</w:t>
            </w:r>
            <w:proofErr w:type="spellEnd"/>
            <w:r w:rsidRPr="004064D6">
              <w:rPr>
                <w:rFonts w:ascii="Verdana" w:hAnsi="Verdana" w:cs="Arial"/>
              </w:rPr>
              <w:t>-mm-</w:t>
            </w:r>
            <w:proofErr w:type="spellStart"/>
            <w:r w:rsidRPr="004064D6">
              <w:rPr>
                <w:rFonts w:ascii="Verdana" w:hAnsi="Verdana" w:cs="Arial"/>
              </w:rPr>
              <w:t>yyyy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r w:rsidR="001D3090" w:rsidRPr="004064D6">
              <w:rPr>
                <w:rFonts w:ascii="Verdana" w:hAnsi="Verdana" w:cs="Arial"/>
              </w:rPr>
              <w:t xml:space="preserve"> (If </w:t>
            </w:r>
            <w:proofErr w:type="spellStart"/>
            <w:r w:rsidR="001D3090" w:rsidRPr="004064D6">
              <w:rPr>
                <w:rFonts w:ascii="Verdana" w:hAnsi="Verdana" w:cs="Arial"/>
              </w:rPr>
              <w:t>Process_Name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="001D3090" w:rsidRPr="004064D6">
              <w:rPr>
                <w:rFonts w:ascii="Verdana" w:hAnsi="Verdana" w:cs="Arial"/>
              </w:rPr>
              <w:t>Digital_CC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="001D3090"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4FF031D1" w14:textId="75A591AC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 w:cs="Arial"/>
              </w:rPr>
              <w:t>String(10)</w:t>
            </w:r>
          </w:p>
        </w:tc>
        <w:tc>
          <w:tcPr>
            <w:tcW w:w="1890" w:type="dxa"/>
          </w:tcPr>
          <w:p w14:paraId="4CB411F1" w14:textId="711E7063" w:rsidR="000B1CEC" w:rsidRPr="004064D6" w:rsidRDefault="000B1CEC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0B1CEC" w:rsidRPr="009F480D" w:rsidDel="005D518C" w14:paraId="54693EA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D5554F0" w14:textId="2F5EA447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>Decision</w:t>
            </w:r>
          </w:p>
        </w:tc>
        <w:tc>
          <w:tcPr>
            <w:tcW w:w="4050" w:type="dxa"/>
          </w:tcPr>
          <w:p w14:paraId="4DA88162" w14:textId="21428644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Decision </w:t>
            </w:r>
            <w:r w:rsidR="001D3090" w:rsidRPr="004064D6">
              <w:rPr>
                <w:rFonts w:ascii="Verdana" w:hAnsi="Verdana" w:cs="Arial"/>
              </w:rPr>
              <w:t xml:space="preserve"> (If </w:t>
            </w:r>
            <w:proofErr w:type="spellStart"/>
            <w:r w:rsidR="001D3090" w:rsidRPr="004064D6">
              <w:rPr>
                <w:rFonts w:ascii="Verdana" w:hAnsi="Verdana" w:cs="Arial"/>
              </w:rPr>
              <w:t>Process_Name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="001D3090" w:rsidRPr="004064D6">
              <w:rPr>
                <w:rFonts w:ascii="Verdana" w:hAnsi="Verdana" w:cs="Arial"/>
              </w:rPr>
              <w:t>Digital_CC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="001D3090"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547872BA" w14:textId="64306CC4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/>
              </w:rPr>
              <w:t>String (20)</w:t>
            </w:r>
          </w:p>
        </w:tc>
        <w:tc>
          <w:tcPr>
            <w:tcW w:w="1890" w:type="dxa"/>
          </w:tcPr>
          <w:p w14:paraId="2BD63984" w14:textId="77777777" w:rsidR="000B1CEC" w:rsidRPr="004064D6" w:rsidRDefault="000B1CEC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</w:p>
        </w:tc>
      </w:tr>
      <w:tr w:rsidR="000B1CEC" w:rsidRPr="009F480D" w:rsidDel="005D518C" w14:paraId="6ACF3C99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E7167D2" w14:textId="61479CFC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DecisionDate</w:t>
            </w:r>
            <w:proofErr w:type="spellEnd"/>
          </w:p>
        </w:tc>
        <w:tc>
          <w:tcPr>
            <w:tcW w:w="4050" w:type="dxa"/>
          </w:tcPr>
          <w:p w14:paraId="0FA8D196" w14:textId="4561F09E" w:rsidR="000B1CEC" w:rsidRPr="004064D6" w:rsidRDefault="001D3090" w:rsidP="001D3090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Date format : </w:t>
            </w:r>
            <w:proofErr w:type="spellStart"/>
            <w:r w:rsidRPr="004064D6">
              <w:rPr>
                <w:rFonts w:ascii="Verdana" w:hAnsi="Verdana" w:cs="Arial"/>
              </w:rPr>
              <w:t>dd</w:t>
            </w:r>
            <w:proofErr w:type="spellEnd"/>
            <w:r w:rsidRPr="004064D6">
              <w:rPr>
                <w:rFonts w:ascii="Verdana" w:hAnsi="Verdana" w:cs="Arial"/>
              </w:rPr>
              <w:t>-mm-</w:t>
            </w:r>
            <w:proofErr w:type="spellStart"/>
            <w:r w:rsidRPr="004064D6">
              <w:rPr>
                <w:rFonts w:ascii="Verdana" w:hAnsi="Verdana" w:cs="Arial"/>
              </w:rPr>
              <w:t>yyyy</w:t>
            </w:r>
            <w:proofErr w:type="spellEnd"/>
            <w:r w:rsidRPr="004064D6">
              <w:rPr>
                <w:rFonts w:ascii="Verdana" w:hAnsi="Verdana" w:cs="Arial"/>
              </w:rPr>
              <w:t xml:space="preserve">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5A7D295A" w14:textId="124A3B9B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 w:cs="Arial"/>
              </w:rPr>
              <w:t>String(10)</w:t>
            </w:r>
          </w:p>
        </w:tc>
        <w:tc>
          <w:tcPr>
            <w:tcW w:w="1890" w:type="dxa"/>
          </w:tcPr>
          <w:p w14:paraId="0EA854F0" w14:textId="7A23A95D" w:rsidR="000B1CEC" w:rsidRPr="004064D6" w:rsidRDefault="000B1CEC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0B1CEC" w:rsidRPr="009F480D" w:rsidDel="005D518C" w14:paraId="40E2EA67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00AF945" w14:textId="4C88371B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FircoExceptionExpiry</w:t>
            </w:r>
            <w:proofErr w:type="spellEnd"/>
          </w:p>
        </w:tc>
        <w:tc>
          <w:tcPr>
            <w:tcW w:w="4050" w:type="dxa"/>
          </w:tcPr>
          <w:p w14:paraId="10097714" w14:textId="3D2C7D4E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</w:t>
            </w:r>
            <w:r w:rsidR="001D3090" w:rsidRPr="004064D6">
              <w:rPr>
                <w:rFonts w:ascii="Verdana" w:hAnsi="Verdana" w:cs="Arial"/>
              </w:rPr>
              <w:t xml:space="preserve"> (If </w:t>
            </w:r>
            <w:proofErr w:type="spellStart"/>
            <w:r w:rsidR="001D3090" w:rsidRPr="004064D6">
              <w:rPr>
                <w:rFonts w:ascii="Verdana" w:hAnsi="Verdana" w:cs="Arial"/>
              </w:rPr>
              <w:t>Process_Name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="001D3090" w:rsidRPr="004064D6">
              <w:rPr>
                <w:rFonts w:ascii="Verdana" w:hAnsi="Verdana" w:cs="Arial"/>
              </w:rPr>
              <w:t>Digital_CC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="001D3090"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5629F7C8" w14:textId="6B327DCC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/>
              </w:rPr>
              <w:t xml:space="preserve">String </w:t>
            </w:r>
            <w:r w:rsidR="00BC3A36" w:rsidRPr="004064D6">
              <w:rPr>
                <w:rFonts w:ascii="Verdana" w:hAnsi="Verdana"/>
              </w:rPr>
              <w:t>)</w:t>
            </w:r>
            <w:r w:rsidRPr="004064D6">
              <w:rPr>
                <w:rFonts w:ascii="Verdana" w:hAnsi="Verdana"/>
              </w:rPr>
              <w:t>(1)</w:t>
            </w:r>
          </w:p>
        </w:tc>
        <w:tc>
          <w:tcPr>
            <w:tcW w:w="1890" w:type="dxa"/>
          </w:tcPr>
          <w:p w14:paraId="2313925E" w14:textId="362712BC" w:rsidR="000B1CEC" w:rsidRPr="004064D6" w:rsidRDefault="000B1CEC" w:rsidP="00F24D32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 xml:space="preserve">Conditional </w:t>
            </w:r>
            <w:r w:rsidR="00F24D32" w:rsidRPr="004064D6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0B1CEC" w:rsidRPr="009F480D" w:rsidDel="005D518C" w14:paraId="30B18943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002C136E" w14:textId="42A43C47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BankStatementUploadExpiry</w:t>
            </w:r>
            <w:proofErr w:type="spellEnd"/>
          </w:p>
        </w:tc>
        <w:tc>
          <w:tcPr>
            <w:tcW w:w="4050" w:type="dxa"/>
          </w:tcPr>
          <w:p w14:paraId="35F21EAE" w14:textId="395AC669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</w:t>
            </w:r>
            <w:r w:rsidR="001D3090" w:rsidRPr="004064D6">
              <w:rPr>
                <w:rFonts w:ascii="Verdana" w:hAnsi="Verdana" w:cs="Arial"/>
              </w:rPr>
              <w:t xml:space="preserve"> (If </w:t>
            </w:r>
            <w:proofErr w:type="spellStart"/>
            <w:r w:rsidR="001D3090" w:rsidRPr="004064D6">
              <w:rPr>
                <w:rFonts w:ascii="Verdana" w:hAnsi="Verdana" w:cs="Arial"/>
              </w:rPr>
              <w:t>Process_Name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="001D3090" w:rsidRPr="004064D6">
              <w:rPr>
                <w:rFonts w:ascii="Verdana" w:hAnsi="Verdana" w:cs="Arial"/>
              </w:rPr>
              <w:t>Digital_CC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="001D3090"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248FCA23" w14:textId="14F88F72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3B4A692C" w14:textId="2A4028D1" w:rsidR="000B1CEC" w:rsidRPr="004064D6" w:rsidRDefault="00F24D32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0B1CEC" w:rsidRPr="009F480D" w:rsidDel="005D518C" w14:paraId="2855341F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045BFB7" w14:textId="640916B9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IBPSWIExpiry</w:t>
            </w:r>
            <w:proofErr w:type="spellEnd"/>
          </w:p>
        </w:tc>
        <w:tc>
          <w:tcPr>
            <w:tcW w:w="4050" w:type="dxa"/>
          </w:tcPr>
          <w:p w14:paraId="4ED8A712" w14:textId="77D8BB38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</w:t>
            </w:r>
            <w:r w:rsidR="001D3090" w:rsidRPr="004064D6">
              <w:rPr>
                <w:rFonts w:ascii="Verdana" w:hAnsi="Verdana" w:cs="Arial"/>
              </w:rPr>
              <w:t xml:space="preserve"> (If </w:t>
            </w:r>
            <w:proofErr w:type="spellStart"/>
            <w:r w:rsidR="001D3090" w:rsidRPr="004064D6">
              <w:rPr>
                <w:rFonts w:ascii="Verdana" w:hAnsi="Verdana" w:cs="Arial"/>
              </w:rPr>
              <w:t>Process_Name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="001D3090" w:rsidRPr="004064D6">
              <w:rPr>
                <w:rFonts w:ascii="Verdana" w:hAnsi="Verdana" w:cs="Arial"/>
              </w:rPr>
              <w:t>Digital_CC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="001D3090"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688E4457" w14:textId="56463005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34E09F8A" w14:textId="18E70FEC" w:rsidR="000B1CEC" w:rsidRPr="004064D6" w:rsidRDefault="00BA046A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0B1CEC" w:rsidRPr="009F480D" w:rsidDel="005D518C" w14:paraId="5D8AD63F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AE13C0E" w14:textId="269DCF9B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DeliveryClosure</w:t>
            </w:r>
            <w:proofErr w:type="spellEnd"/>
          </w:p>
        </w:tc>
        <w:tc>
          <w:tcPr>
            <w:tcW w:w="4050" w:type="dxa"/>
          </w:tcPr>
          <w:p w14:paraId="5DC9E55D" w14:textId="3AED4E0C" w:rsidR="000B1CEC" w:rsidRPr="004064D6" w:rsidRDefault="001D3090" w:rsidP="001D3090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2570F96D" w14:textId="3271E829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7A1D9FDD" w14:textId="74C243F0" w:rsidR="000B1CEC" w:rsidRPr="004064D6" w:rsidRDefault="00BA046A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0B1CEC" w:rsidRPr="009F480D" w:rsidDel="005D518C" w14:paraId="46F61441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736A3EE" w14:textId="648A702A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CoolingPeriodCancel</w:t>
            </w:r>
            <w:proofErr w:type="spellEnd"/>
          </w:p>
        </w:tc>
        <w:tc>
          <w:tcPr>
            <w:tcW w:w="4050" w:type="dxa"/>
          </w:tcPr>
          <w:p w14:paraId="763BB275" w14:textId="4241213D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</w:t>
            </w:r>
            <w:r w:rsidR="001D3090" w:rsidRPr="004064D6">
              <w:rPr>
                <w:rFonts w:ascii="Verdana" w:hAnsi="Verdana" w:cs="Arial"/>
              </w:rPr>
              <w:t xml:space="preserve"> (If </w:t>
            </w:r>
            <w:proofErr w:type="spellStart"/>
            <w:r w:rsidR="001D3090" w:rsidRPr="004064D6">
              <w:rPr>
                <w:rFonts w:ascii="Verdana" w:hAnsi="Verdana" w:cs="Arial"/>
              </w:rPr>
              <w:t>Process_Name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="001D3090" w:rsidRPr="004064D6">
              <w:rPr>
                <w:rFonts w:ascii="Verdana" w:hAnsi="Verdana" w:cs="Arial"/>
              </w:rPr>
              <w:t>Digital_CC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="001D3090"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6B3A19E7" w14:textId="5562314E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2F00A63C" w14:textId="55312836" w:rsidR="000B1CEC" w:rsidRPr="004064D6" w:rsidRDefault="00BA046A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0B1CEC" w:rsidRPr="009F480D" w:rsidDel="005D518C" w14:paraId="4D542388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4CA5BBD" w14:textId="011D3E4D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DecTechDecline</w:t>
            </w:r>
            <w:proofErr w:type="spellEnd"/>
          </w:p>
        </w:tc>
        <w:tc>
          <w:tcPr>
            <w:tcW w:w="4050" w:type="dxa"/>
          </w:tcPr>
          <w:p w14:paraId="122E4CA9" w14:textId="4C512AC0" w:rsidR="000B1CEC" w:rsidRPr="004064D6" w:rsidRDefault="001D3090" w:rsidP="001D3090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153FB18F" w14:textId="5650F74A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478B7D56" w14:textId="668E4544" w:rsidR="000B1CEC" w:rsidRPr="004064D6" w:rsidRDefault="00F24D32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0B1CEC" w:rsidRPr="009F480D" w:rsidDel="005D518C" w14:paraId="0E874DEF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AF9E534" w14:textId="6DD50B1C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lastRenderedPageBreak/>
              <w:t>EFMSDecline</w:t>
            </w:r>
            <w:proofErr w:type="spellEnd"/>
          </w:p>
        </w:tc>
        <w:tc>
          <w:tcPr>
            <w:tcW w:w="4050" w:type="dxa"/>
          </w:tcPr>
          <w:p w14:paraId="4FDAB74F" w14:textId="6154E6D9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</w:t>
            </w:r>
            <w:r w:rsidR="001D3090" w:rsidRPr="004064D6">
              <w:rPr>
                <w:rFonts w:ascii="Verdana" w:hAnsi="Verdana" w:cs="Arial"/>
              </w:rPr>
              <w:t xml:space="preserve"> (If </w:t>
            </w:r>
            <w:proofErr w:type="spellStart"/>
            <w:r w:rsidR="001D3090" w:rsidRPr="004064D6">
              <w:rPr>
                <w:rFonts w:ascii="Verdana" w:hAnsi="Verdana" w:cs="Arial"/>
              </w:rPr>
              <w:t>Process_Name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="001D3090" w:rsidRPr="004064D6">
              <w:rPr>
                <w:rFonts w:ascii="Verdana" w:hAnsi="Verdana" w:cs="Arial"/>
              </w:rPr>
              <w:t>Digital_CC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="001D3090"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14B72D1D" w14:textId="5DE0EDE7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524A7C17" w14:textId="6BA0C720" w:rsidR="000B1CEC" w:rsidRPr="004064D6" w:rsidRDefault="00F24D32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0B1CEC" w:rsidRPr="009F480D" w:rsidDel="005D518C" w14:paraId="32AE6DD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4CB4F6A" w14:textId="67E87849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FircoDecline</w:t>
            </w:r>
            <w:proofErr w:type="spellEnd"/>
          </w:p>
        </w:tc>
        <w:tc>
          <w:tcPr>
            <w:tcW w:w="4050" w:type="dxa"/>
          </w:tcPr>
          <w:p w14:paraId="26B250DA" w14:textId="528FE6EF" w:rsidR="000B1CEC" w:rsidRPr="004064D6" w:rsidRDefault="000B1CEC" w:rsidP="001D3090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</w:t>
            </w:r>
            <w:r w:rsidR="001D3090" w:rsidRPr="004064D6">
              <w:rPr>
                <w:rFonts w:ascii="Verdana" w:hAnsi="Verdana" w:cs="Arial"/>
              </w:rPr>
              <w:t xml:space="preserve"> (If </w:t>
            </w:r>
            <w:proofErr w:type="spellStart"/>
            <w:r w:rsidR="001D3090" w:rsidRPr="004064D6">
              <w:rPr>
                <w:rFonts w:ascii="Verdana" w:hAnsi="Verdana" w:cs="Arial"/>
              </w:rPr>
              <w:t>Process_Name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="001D3090" w:rsidRPr="004064D6">
              <w:rPr>
                <w:rFonts w:ascii="Verdana" w:hAnsi="Verdana" w:cs="Arial"/>
              </w:rPr>
              <w:t>Digital_CC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="001D3090"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21D48FA4" w14:textId="40D24A39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72975540" w14:textId="407CA551" w:rsidR="000B1CEC" w:rsidRPr="004064D6" w:rsidRDefault="00F24D32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0B1CEC" w:rsidRPr="009F480D" w:rsidDel="005D518C" w14:paraId="23926646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9FCC3CB" w14:textId="1277F088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ProspectToBeClosed</w:t>
            </w:r>
            <w:proofErr w:type="spellEnd"/>
          </w:p>
        </w:tc>
        <w:tc>
          <w:tcPr>
            <w:tcW w:w="4050" w:type="dxa"/>
          </w:tcPr>
          <w:p w14:paraId="60F01B03" w14:textId="6B7C439A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</w:t>
            </w:r>
            <w:r w:rsidR="001D3090" w:rsidRPr="004064D6">
              <w:rPr>
                <w:rFonts w:ascii="Verdana" w:hAnsi="Verdana" w:cs="Arial"/>
              </w:rPr>
              <w:t xml:space="preserve"> (If </w:t>
            </w:r>
            <w:proofErr w:type="spellStart"/>
            <w:r w:rsidR="001D3090" w:rsidRPr="004064D6">
              <w:rPr>
                <w:rFonts w:ascii="Verdana" w:hAnsi="Verdana" w:cs="Arial"/>
              </w:rPr>
              <w:t>Process_Name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="001D3090" w:rsidRPr="004064D6">
              <w:rPr>
                <w:rFonts w:ascii="Verdana" w:hAnsi="Verdana" w:cs="Arial"/>
              </w:rPr>
              <w:t>Digital_CC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="001D3090"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76491AE0" w14:textId="15205FBA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6D990CF1" w14:textId="16052D94" w:rsidR="000B1CEC" w:rsidRPr="004064D6" w:rsidRDefault="000B1CEC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 xml:space="preserve">Conditional Mandatory </w:t>
            </w:r>
          </w:p>
        </w:tc>
      </w:tr>
      <w:tr w:rsidR="000B1CEC" w:rsidRPr="009F480D" w:rsidDel="005D518C" w14:paraId="16D3C58F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1D83EBC" w14:textId="2AE1C11F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DeclineReasons</w:t>
            </w:r>
            <w:proofErr w:type="spellEnd"/>
          </w:p>
        </w:tc>
        <w:tc>
          <w:tcPr>
            <w:tcW w:w="4050" w:type="dxa"/>
          </w:tcPr>
          <w:p w14:paraId="6FEB9FEA" w14:textId="785D3E27" w:rsidR="000B1CEC" w:rsidRPr="004064D6" w:rsidRDefault="001D3090" w:rsidP="001D3090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3D62CA3F" w14:textId="2C0A9876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11F59EA4" w14:textId="2D87B5B1" w:rsidR="000B1CEC" w:rsidRPr="004064D6" w:rsidRDefault="000B1CEC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 xml:space="preserve">Conditional Mandatory </w:t>
            </w:r>
          </w:p>
        </w:tc>
      </w:tr>
      <w:tr w:rsidR="000B1CEC" w:rsidRPr="009F480D" w:rsidDel="005D518C" w14:paraId="09237B2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2DBDD54" w14:textId="791FF2C5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CoolingPeriosStartDate</w:t>
            </w:r>
            <w:proofErr w:type="spellEnd"/>
          </w:p>
        </w:tc>
        <w:tc>
          <w:tcPr>
            <w:tcW w:w="4050" w:type="dxa"/>
          </w:tcPr>
          <w:p w14:paraId="17C69338" w14:textId="2E91BBC3" w:rsidR="000B1CEC" w:rsidRPr="004064D6" w:rsidRDefault="000B1CEC" w:rsidP="001D3090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Date format : </w:t>
            </w:r>
            <w:proofErr w:type="spellStart"/>
            <w:r w:rsidRPr="004064D6">
              <w:rPr>
                <w:rFonts w:ascii="Verdana" w:hAnsi="Verdana" w:cs="Arial"/>
              </w:rPr>
              <w:t>dd</w:t>
            </w:r>
            <w:proofErr w:type="spellEnd"/>
            <w:r w:rsidRPr="004064D6">
              <w:rPr>
                <w:rFonts w:ascii="Verdana" w:hAnsi="Verdana" w:cs="Arial"/>
              </w:rPr>
              <w:t>-mm-</w:t>
            </w:r>
            <w:proofErr w:type="spellStart"/>
            <w:r w:rsidRPr="004064D6">
              <w:rPr>
                <w:rFonts w:ascii="Verdana" w:hAnsi="Verdana" w:cs="Arial"/>
              </w:rPr>
              <w:t>yyyy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r w:rsidR="001D3090" w:rsidRPr="004064D6">
              <w:rPr>
                <w:rFonts w:ascii="Verdana" w:hAnsi="Verdana" w:cs="Arial"/>
              </w:rPr>
              <w:t xml:space="preserve">-  (If </w:t>
            </w:r>
            <w:proofErr w:type="spellStart"/>
            <w:r w:rsidR="001D3090" w:rsidRPr="004064D6">
              <w:rPr>
                <w:rFonts w:ascii="Verdana" w:hAnsi="Verdana" w:cs="Arial"/>
              </w:rPr>
              <w:t>Process_Name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="001D3090" w:rsidRPr="004064D6">
              <w:rPr>
                <w:rFonts w:ascii="Verdana" w:hAnsi="Verdana" w:cs="Arial"/>
              </w:rPr>
              <w:t>Digital_CC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="001D3090"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380A8B8F" w14:textId="74048D55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 w:cs="Arial"/>
              </w:rPr>
              <w:t>String(10)</w:t>
            </w:r>
          </w:p>
        </w:tc>
        <w:tc>
          <w:tcPr>
            <w:tcW w:w="1890" w:type="dxa"/>
          </w:tcPr>
          <w:p w14:paraId="0798B9FB" w14:textId="69FE4E00" w:rsidR="000B1CEC" w:rsidRPr="004064D6" w:rsidRDefault="000B1CEC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0B1CEC" w:rsidRPr="009F480D" w:rsidDel="005D518C" w14:paraId="3884A75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906BA08" w14:textId="7F660D62" w:rsidR="000B1CEC" w:rsidRPr="004064D6" w:rsidRDefault="000B1CEC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CoolingPeriodDocList</w:t>
            </w:r>
            <w:proofErr w:type="spellEnd"/>
          </w:p>
        </w:tc>
        <w:tc>
          <w:tcPr>
            <w:tcW w:w="4050" w:type="dxa"/>
          </w:tcPr>
          <w:p w14:paraId="421BC003" w14:textId="25D40483" w:rsidR="000B1CEC" w:rsidRPr="004064D6" w:rsidRDefault="001D3090" w:rsidP="001D3090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List Of Documents -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3DA21DA3" w14:textId="2B090EDD" w:rsidR="000B1CEC" w:rsidRPr="004064D6" w:rsidRDefault="000B1CEC" w:rsidP="000B1CEC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0F57DB4C" w14:textId="066F16CD" w:rsidR="000B1CEC" w:rsidRPr="004064D6" w:rsidRDefault="000B1CEC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BC3A36" w:rsidRPr="009F480D" w:rsidDel="005D518C" w14:paraId="2C56669E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0E459FF" w14:textId="6EFEF4FB" w:rsidR="00BC3A36" w:rsidRPr="004064D6" w:rsidRDefault="00BC3A36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FinalCardLimit</w:t>
            </w:r>
            <w:proofErr w:type="spellEnd"/>
          </w:p>
        </w:tc>
        <w:tc>
          <w:tcPr>
            <w:tcW w:w="4050" w:type="dxa"/>
          </w:tcPr>
          <w:p w14:paraId="335D712A" w14:textId="2399AEA6" w:rsidR="00BC3A36" w:rsidRPr="004064D6" w:rsidRDefault="00BC3A36" w:rsidP="001D3090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>IBPS Final Card Limit</w:t>
            </w:r>
            <w:r w:rsidR="001D3090" w:rsidRPr="004064D6">
              <w:rPr>
                <w:rFonts w:ascii="Verdana" w:hAnsi="Verdana" w:cs="Arial"/>
              </w:rPr>
              <w:t xml:space="preserve">-  (If </w:t>
            </w:r>
            <w:proofErr w:type="spellStart"/>
            <w:r w:rsidR="001D3090" w:rsidRPr="004064D6">
              <w:rPr>
                <w:rFonts w:ascii="Verdana" w:hAnsi="Verdana" w:cs="Arial"/>
              </w:rPr>
              <w:t>Process_Name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="001D3090" w:rsidRPr="004064D6">
              <w:rPr>
                <w:rFonts w:ascii="Verdana" w:hAnsi="Verdana" w:cs="Arial"/>
              </w:rPr>
              <w:t>Digital_CC</w:t>
            </w:r>
            <w:proofErr w:type="spellEnd"/>
            <w:r w:rsidR="001D3090"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="001D3090"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22CB36D2" w14:textId="219DAAD1" w:rsidR="00BC3A36" w:rsidRPr="004064D6" w:rsidRDefault="00BC3A36" w:rsidP="000B1CEC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>String(9)</w:t>
            </w:r>
          </w:p>
        </w:tc>
        <w:tc>
          <w:tcPr>
            <w:tcW w:w="1890" w:type="dxa"/>
          </w:tcPr>
          <w:p w14:paraId="6902D29B" w14:textId="10F636CE" w:rsidR="00BC3A36" w:rsidRPr="004064D6" w:rsidRDefault="00BC3A36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21410B" w:rsidRPr="009F480D" w:rsidDel="005D518C" w14:paraId="66C2EEB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DCBBF2A" w14:textId="1A2D468D" w:rsidR="0021410B" w:rsidRPr="00B44F14" w:rsidRDefault="0021410B" w:rsidP="000B1CEC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B44F14">
              <w:rPr>
                <w:rFonts w:ascii="Consolas" w:hAnsi="Consolas"/>
              </w:rPr>
              <w:t>IsVirtualCardActive</w:t>
            </w:r>
            <w:proofErr w:type="spellEnd"/>
          </w:p>
        </w:tc>
        <w:tc>
          <w:tcPr>
            <w:tcW w:w="4050" w:type="dxa"/>
          </w:tcPr>
          <w:p w14:paraId="2CEA82A6" w14:textId="77777777" w:rsidR="0021410B" w:rsidRPr="00B44F14" w:rsidRDefault="0021410B" w:rsidP="001D3090">
            <w:pPr>
              <w:pStyle w:val="tabletext"/>
              <w:rPr>
                <w:rFonts w:ascii="Verdana" w:hAnsi="Verdana" w:cs="Arial"/>
              </w:rPr>
            </w:pPr>
            <w:r w:rsidRPr="00B44F14">
              <w:rPr>
                <w:rFonts w:ascii="Verdana" w:hAnsi="Verdana" w:cs="Arial"/>
              </w:rPr>
              <w:t xml:space="preserve">Mandatory for </w:t>
            </w:r>
            <w:proofErr w:type="spellStart"/>
            <w:r w:rsidRPr="00B44F14">
              <w:rPr>
                <w:rFonts w:ascii="Verdana" w:hAnsi="Verdana" w:cs="Arial"/>
              </w:rPr>
              <w:t>SubprocessName</w:t>
            </w:r>
            <w:proofErr w:type="spellEnd"/>
            <w:r w:rsidRPr="00B44F14">
              <w:rPr>
                <w:rFonts w:ascii="Verdana" w:hAnsi="Verdana" w:cs="Arial"/>
              </w:rPr>
              <w:t>: CARD_DISPATCH.</w:t>
            </w:r>
          </w:p>
          <w:p w14:paraId="7C716B8C" w14:textId="0688F011" w:rsidR="0021410B" w:rsidRPr="00B44F14" w:rsidRDefault="0021410B" w:rsidP="001D3090">
            <w:pPr>
              <w:pStyle w:val="tabletext"/>
              <w:rPr>
                <w:rFonts w:ascii="Verdana" w:hAnsi="Verdana" w:cs="Arial"/>
              </w:rPr>
            </w:pPr>
            <w:r w:rsidRPr="00B44F14">
              <w:rPr>
                <w:rFonts w:ascii="Verdana" w:hAnsi="Verdana" w:cs="Arial"/>
              </w:rPr>
              <w:t>Possible values : ‘Y’ &amp; ‘N’</w:t>
            </w:r>
          </w:p>
        </w:tc>
        <w:tc>
          <w:tcPr>
            <w:tcW w:w="1350" w:type="dxa"/>
          </w:tcPr>
          <w:p w14:paraId="2637CA07" w14:textId="224FE463" w:rsidR="0021410B" w:rsidRPr="00B44F14" w:rsidRDefault="0021410B" w:rsidP="000B1CEC">
            <w:pPr>
              <w:pStyle w:val="tabletext"/>
              <w:rPr>
                <w:rFonts w:ascii="Verdana" w:hAnsi="Verdana" w:cs="Arial"/>
              </w:rPr>
            </w:pPr>
            <w:r w:rsidRPr="00B44F14">
              <w:rPr>
                <w:rFonts w:ascii="Verdana" w:hAnsi="Verdana" w:cs="Arial"/>
              </w:rPr>
              <w:t>String(1)</w:t>
            </w:r>
          </w:p>
        </w:tc>
        <w:tc>
          <w:tcPr>
            <w:tcW w:w="1890" w:type="dxa"/>
          </w:tcPr>
          <w:p w14:paraId="454E453C" w14:textId="22D36A52" w:rsidR="0021410B" w:rsidRPr="00B44F14" w:rsidRDefault="0021410B" w:rsidP="000B1CEC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B44F14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AD2F6B" w:rsidRPr="009F480D" w:rsidDel="005D518C" w14:paraId="52A4EC4E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03BBCCD" w14:textId="52A2ED77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CustomerDeclaredLifestyleExpenditure</w:t>
            </w:r>
            <w:proofErr w:type="spellEnd"/>
          </w:p>
        </w:tc>
        <w:tc>
          <w:tcPr>
            <w:tcW w:w="4050" w:type="dxa"/>
          </w:tcPr>
          <w:p w14:paraId="4EC6E79A" w14:textId="64AA8ABE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 xml:space="preserve">Customer Declared Lifestyle Expenditure (If </w:t>
            </w:r>
            <w:proofErr w:type="spellStart"/>
            <w:r w:rsidRPr="0021410B">
              <w:rPr>
                <w:rFonts w:ascii="Verdana" w:hAnsi="Verdana" w:cs="Arial"/>
              </w:rPr>
              <w:t>Process_Name</w:t>
            </w:r>
            <w:proofErr w:type="spellEnd"/>
            <w:r w:rsidRPr="0021410B">
              <w:rPr>
                <w:rFonts w:ascii="Verdana" w:hAnsi="Verdana" w:cs="Arial"/>
              </w:rPr>
              <w:t xml:space="preserve"> </w:t>
            </w:r>
            <w:proofErr w:type="spellStart"/>
            <w:r w:rsidRPr="0021410B">
              <w:rPr>
                <w:rFonts w:ascii="Verdana" w:hAnsi="Verdana" w:cs="Arial"/>
              </w:rPr>
              <w:t>Digital_CC</w:t>
            </w:r>
            <w:proofErr w:type="spellEnd"/>
            <w:r w:rsidRPr="0021410B">
              <w:rPr>
                <w:rFonts w:ascii="Verdana" w:hAnsi="Verdana" w:cs="Arial"/>
              </w:rPr>
              <w:t xml:space="preserve">) &amp; </w:t>
            </w:r>
            <w:proofErr w:type="spellStart"/>
            <w:r w:rsidRPr="0021410B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3FAFE4B3" w14:textId="0B7F63AC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59E57421" w14:textId="77AFE456" w:rsidR="00AD2F6B" w:rsidRPr="0021410B" w:rsidRDefault="00AD2F6B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AD2F6B" w:rsidRPr="009F480D" w:rsidDel="005D518C" w14:paraId="204731FD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F530080" w14:textId="56139572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AECBMonthly</w:t>
            </w:r>
            <w:proofErr w:type="spellEnd"/>
          </w:p>
        </w:tc>
        <w:tc>
          <w:tcPr>
            <w:tcW w:w="4050" w:type="dxa"/>
          </w:tcPr>
          <w:p w14:paraId="7C7CB5B6" w14:textId="77777777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AECBMonthly</w:t>
            </w:r>
            <w:proofErr w:type="spellEnd"/>
          </w:p>
          <w:p w14:paraId="5E47263C" w14:textId="575413E8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 xml:space="preserve">(If </w:t>
            </w:r>
            <w:proofErr w:type="spellStart"/>
            <w:r w:rsidRPr="0021410B">
              <w:rPr>
                <w:rFonts w:ascii="Verdana" w:hAnsi="Verdana" w:cs="Arial"/>
              </w:rPr>
              <w:t>Process_Name</w:t>
            </w:r>
            <w:proofErr w:type="spellEnd"/>
            <w:r w:rsidRPr="0021410B">
              <w:rPr>
                <w:rFonts w:ascii="Verdana" w:hAnsi="Verdana" w:cs="Arial"/>
              </w:rPr>
              <w:t xml:space="preserve"> </w:t>
            </w:r>
            <w:proofErr w:type="spellStart"/>
            <w:r w:rsidRPr="0021410B">
              <w:rPr>
                <w:rFonts w:ascii="Verdana" w:hAnsi="Verdana" w:cs="Arial"/>
              </w:rPr>
              <w:t>Digital_CC</w:t>
            </w:r>
            <w:proofErr w:type="spellEnd"/>
            <w:r w:rsidRPr="0021410B">
              <w:rPr>
                <w:rFonts w:ascii="Verdana" w:hAnsi="Verdana" w:cs="Arial"/>
              </w:rPr>
              <w:t xml:space="preserve">) &amp; </w:t>
            </w:r>
            <w:proofErr w:type="spellStart"/>
            <w:r w:rsidRPr="0021410B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6A92AFD3" w14:textId="729CC813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18701E4D" w14:textId="31D7A71C" w:rsidR="00AD2F6B" w:rsidRPr="0021410B" w:rsidRDefault="00AD2F6B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AD2F6B" w:rsidRPr="009F480D" w:rsidDel="005D518C" w14:paraId="227565E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5EEAE10" w14:textId="7F8D2C57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StressTestingBuffer</w:t>
            </w:r>
            <w:proofErr w:type="spellEnd"/>
          </w:p>
        </w:tc>
        <w:tc>
          <w:tcPr>
            <w:tcW w:w="4050" w:type="dxa"/>
          </w:tcPr>
          <w:p w14:paraId="4F8C90CF" w14:textId="77777777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stress Testing Buffer info</w:t>
            </w:r>
          </w:p>
          <w:p w14:paraId="50986039" w14:textId="5E9C33C2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 xml:space="preserve">(If </w:t>
            </w:r>
            <w:proofErr w:type="spellStart"/>
            <w:r w:rsidRPr="0021410B">
              <w:rPr>
                <w:rFonts w:ascii="Verdana" w:hAnsi="Verdana" w:cs="Arial"/>
              </w:rPr>
              <w:t>Process_Name</w:t>
            </w:r>
            <w:proofErr w:type="spellEnd"/>
            <w:r w:rsidRPr="0021410B">
              <w:rPr>
                <w:rFonts w:ascii="Verdana" w:hAnsi="Verdana" w:cs="Arial"/>
              </w:rPr>
              <w:t xml:space="preserve"> </w:t>
            </w:r>
            <w:proofErr w:type="spellStart"/>
            <w:r w:rsidRPr="0021410B">
              <w:rPr>
                <w:rFonts w:ascii="Verdana" w:hAnsi="Verdana" w:cs="Arial"/>
              </w:rPr>
              <w:t>Digital_CC</w:t>
            </w:r>
            <w:proofErr w:type="spellEnd"/>
            <w:r w:rsidRPr="0021410B">
              <w:rPr>
                <w:rFonts w:ascii="Verdana" w:hAnsi="Verdana" w:cs="Arial"/>
              </w:rPr>
              <w:t xml:space="preserve">) &amp; </w:t>
            </w:r>
            <w:proofErr w:type="spellStart"/>
            <w:r w:rsidRPr="0021410B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00B03E55" w14:textId="03B481B5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0453EB45" w14:textId="3932BE5B" w:rsidR="00AD2F6B" w:rsidRPr="0021410B" w:rsidRDefault="00AD2F6B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AD2F6B" w:rsidRPr="009F480D" w:rsidDel="005D518C" w14:paraId="7FF8B1C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9E506B9" w14:textId="11C3F78C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TotalAssessedIncome</w:t>
            </w:r>
            <w:proofErr w:type="spellEnd"/>
          </w:p>
        </w:tc>
        <w:tc>
          <w:tcPr>
            <w:tcW w:w="4050" w:type="dxa"/>
          </w:tcPr>
          <w:p w14:paraId="297A7C29" w14:textId="77777777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Assessed Income info</w:t>
            </w:r>
          </w:p>
          <w:p w14:paraId="223FAFAA" w14:textId="5AF9ECD6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 xml:space="preserve">(If </w:t>
            </w:r>
            <w:proofErr w:type="spellStart"/>
            <w:r w:rsidRPr="0021410B">
              <w:rPr>
                <w:rFonts w:ascii="Verdana" w:hAnsi="Verdana" w:cs="Arial"/>
              </w:rPr>
              <w:t>Process_Name</w:t>
            </w:r>
            <w:proofErr w:type="spellEnd"/>
            <w:r w:rsidRPr="0021410B">
              <w:rPr>
                <w:rFonts w:ascii="Verdana" w:hAnsi="Verdana" w:cs="Arial"/>
              </w:rPr>
              <w:t xml:space="preserve"> </w:t>
            </w:r>
            <w:proofErr w:type="spellStart"/>
            <w:r w:rsidRPr="0021410B">
              <w:rPr>
                <w:rFonts w:ascii="Verdana" w:hAnsi="Verdana" w:cs="Arial"/>
              </w:rPr>
              <w:t>Digital_CC</w:t>
            </w:r>
            <w:proofErr w:type="spellEnd"/>
            <w:r w:rsidRPr="0021410B">
              <w:rPr>
                <w:rFonts w:ascii="Verdana" w:hAnsi="Verdana" w:cs="Arial"/>
              </w:rPr>
              <w:t xml:space="preserve">) &amp; </w:t>
            </w:r>
            <w:proofErr w:type="spellStart"/>
            <w:r w:rsidRPr="0021410B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0042D90A" w14:textId="3EE0B985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1F8D04AA" w14:textId="6ABD7316" w:rsidR="00AD2F6B" w:rsidRPr="0021410B" w:rsidRDefault="00AD2F6B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AD2F6B" w:rsidRPr="009F480D" w:rsidDel="005D518C" w14:paraId="0D695D4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F60FF36" w14:textId="20B0CB0E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TotalDeductions</w:t>
            </w:r>
            <w:proofErr w:type="spellEnd"/>
          </w:p>
        </w:tc>
        <w:tc>
          <w:tcPr>
            <w:tcW w:w="4050" w:type="dxa"/>
          </w:tcPr>
          <w:p w14:paraId="40FFB392" w14:textId="77777777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Total Deductions</w:t>
            </w:r>
          </w:p>
          <w:p w14:paraId="072B89E5" w14:textId="2C98BC1C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 xml:space="preserve">(If </w:t>
            </w:r>
            <w:proofErr w:type="spellStart"/>
            <w:r w:rsidRPr="0021410B">
              <w:rPr>
                <w:rFonts w:ascii="Verdana" w:hAnsi="Verdana" w:cs="Arial"/>
              </w:rPr>
              <w:t>Process_Name</w:t>
            </w:r>
            <w:proofErr w:type="spellEnd"/>
            <w:r w:rsidRPr="0021410B">
              <w:rPr>
                <w:rFonts w:ascii="Verdana" w:hAnsi="Verdana" w:cs="Arial"/>
              </w:rPr>
              <w:t xml:space="preserve"> </w:t>
            </w:r>
            <w:proofErr w:type="spellStart"/>
            <w:r w:rsidRPr="0021410B">
              <w:rPr>
                <w:rFonts w:ascii="Verdana" w:hAnsi="Verdana" w:cs="Arial"/>
              </w:rPr>
              <w:t>Digital_CC</w:t>
            </w:r>
            <w:proofErr w:type="spellEnd"/>
            <w:r w:rsidRPr="0021410B">
              <w:rPr>
                <w:rFonts w:ascii="Verdana" w:hAnsi="Verdana" w:cs="Arial"/>
              </w:rPr>
              <w:t xml:space="preserve">) &amp; </w:t>
            </w:r>
            <w:proofErr w:type="spellStart"/>
            <w:r w:rsidRPr="0021410B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2C55D06A" w14:textId="4E3A0912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73292B27" w14:textId="00F4FE85" w:rsidR="00AD2F6B" w:rsidRPr="0021410B" w:rsidRDefault="00AD2F6B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AD2F6B" w:rsidRPr="009F480D" w:rsidDel="005D518C" w14:paraId="0265F66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8D91FE2" w14:textId="07E2562D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NetDisposableIncome</w:t>
            </w:r>
            <w:proofErr w:type="spellEnd"/>
          </w:p>
        </w:tc>
        <w:tc>
          <w:tcPr>
            <w:tcW w:w="4050" w:type="dxa"/>
          </w:tcPr>
          <w:p w14:paraId="7A75505D" w14:textId="77777777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Disposable Income</w:t>
            </w:r>
          </w:p>
          <w:p w14:paraId="5CA8EDAD" w14:textId="019909F5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 xml:space="preserve">(If </w:t>
            </w:r>
            <w:proofErr w:type="spellStart"/>
            <w:r w:rsidRPr="0021410B">
              <w:rPr>
                <w:rFonts w:ascii="Verdana" w:hAnsi="Verdana" w:cs="Arial"/>
              </w:rPr>
              <w:t>Process_Name</w:t>
            </w:r>
            <w:proofErr w:type="spellEnd"/>
            <w:r w:rsidRPr="0021410B">
              <w:rPr>
                <w:rFonts w:ascii="Verdana" w:hAnsi="Verdana" w:cs="Arial"/>
              </w:rPr>
              <w:t xml:space="preserve"> </w:t>
            </w:r>
            <w:proofErr w:type="spellStart"/>
            <w:r w:rsidRPr="0021410B">
              <w:rPr>
                <w:rFonts w:ascii="Verdana" w:hAnsi="Verdana" w:cs="Arial"/>
              </w:rPr>
              <w:t>Digital_CC</w:t>
            </w:r>
            <w:proofErr w:type="spellEnd"/>
            <w:r w:rsidRPr="0021410B">
              <w:rPr>
                <w:rFonts w:ascii="Verdana" w:hAnsi="Verdana" w:cs="Arial"/>
              </w:rPr>
              <w:t xml:space="preserve">) &amp; </w:t>
            </w:r>
            <w:proofErr w:type="spellStart"/>
            <w:r w:rsidRPr="0021410B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57B2F81D" w14:textId="237AC4A4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07E54A74" w14:textId="51D4DA87" w:rsidR="00AD2F6B" w:rsidRPr="0021410B" w:rsidRDefault="00AD2F6B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AD2F6B" w:rsidRPr="009F480D" w:rsidDel="005D518C" w14:paraId="02FEF897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62CCAAE" w14:textId="1B3E94CB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AffordabilityAssessmentRatio</w:t>
            </w:r>
            <w:proofErr w:type="spellEnd"/>
          </w:p>
        </w:tc>
        <w:tc>
          <w:tcPr>
            <w:tcW w:w="4050" w:type="dxa"/>
          </w:tcPr>
          <w:p w14:paraId="671FAD61" w14:textId="77777777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affordability Assessment Ratio info</w:t>
            </w:r>
          </w:p>
          <w:p w14:paraId="0F6852A6" w14:textId="454B56FA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lastRenderedPageBreak/>
              <w:t xml:space="preserve">(If </w:t>
            </w:r>
            <w:proofErr w:type="spellStart"/>
            <w:r w:rsidRPr="0021410B">
              <w:rPr>
                <w:rFonts w:ascii="Verdana" w:hAnsi="Verdana" w:cs="Arial"/>
              </w:rPr>
              <w:t>Process_Name</w:t>
            </w:r>
            <w:proofErr w:type="spellEnd"/>
            <w:r w:rsidRPr="0021410B">
              <w:rPr>
                <w:rFonts w:ascii="Verdana" w:hAnsi="Verdana" w:cs="Arial"/>
              </w:rPr>
              <w:t xml:space="preserve"> </w:t>
            </w:r>
            <w:proofErr w:type="spellStart"/>
            <w:r w:rsidRPr="0021410B">
              <w:rPr>
                <w:rFonts w:ascii="Verdana" w:hAnsi="Verdana" w:cs="Arial"/>
              </w:rPr>
              <w:t>Digital_CC</w:t>
            </w:r>
            <w:proofErr w:type="spellEnd"/>
            <w:r w:rsidRPr="0021410B">
              <w:rPr>
                <w:rFonts w:ascii="Verdana" w:hAnsi="Verdana" w:cs="Arial"/>
              </w:rPr>
              <w:t xml:space="preserve">) &amp; </w:t>
            </w:r>
            <w:proofErr w:type="spellStart"/>
            <w:r w:rsidRPr="0021410B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30377130" w14:textId="37D69DE5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lastRenderedPageBreak/>
              <w:t>String</w:t>
            </w:r>
          </w:p>
        </w:tc>
        <w:tc>
          <w:tcPr>
            <w:tcW w:w="1890" w:type="dxa"/>
          </w:tcPr>
          <w:p w14:paraId="59FE11D5" w14:textId="6DD05F4F" w:rsidR="00AD2F6B" w:rsidRPr="0021410B" w:rsidRDefault="00AD2F6B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AD2F6B" w:rsidRPr="009F480D" w:rsidDel="005D518C" w14:paraId="3E5EAE1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1EEA537" w14:textId="7FF98E3A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CardType</w:t>
            </w:r>
            <w:proofErr w:type="spellEnd"/>
          </w:p>
        </w:tc>
        <w:tc>
          <w:tcPr>
            <w:tcW w:w="4050" w:type="dxa"/>
          </w:tcPr>
          <w:p w14:paraId="765499F8" w14:textId="77777777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 xml:space="preserve">card Type </w:t>
            </w:r>
          </w:p>
          <w:p w14:paraId="6B45194D" w14:textId="26A3C78A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 xml:space="preserve">(If </w:t>
            </w:r>
            <w:proofErr w:type="spellStart"/>
            <w:r w:rsidRPr="0021410B">
              <w:rPr>
                <w:rFonts w:ascii="Verdana" w:hAnsi="Verdana" w:cs="Arial"/>
              </w:rPr>
              <w:t>Process_Name</w:t>
            </w:r>
            <w:proofErr w:type="spellEnd"/>
            <w:r w:rsidRPr="0021410B">
              <w:rPr>
                <w:rFonts w:ascii="Verdana" w:hAnsi="Verdana" w:cs="Arial"/>
              </w:rPr>
              <w:t xml:space="preserve"> </w:t>
            </w:r>
            <w:proofErr w:type="spellStart"/>
            <w:r w:rsidRPr="0021410B">
              <w:rPr>
                <w:rFonts w:ascii="Verdana" w:hAnsi="Verdana" w:cs="Arial"/>
              </w:rPr>
              <w:t>Digital_CC</w:t>
            </w:r>
            <w:proofErr w:type="spellEnd"/>
            <w:r w:rsidRPr="0021410B">
              <w:rPr>
                <w:rFonts w:ascii="Verdana" w:hAnsi="Verdana" w:cs="Arial"/>
              </w:rPr>
              <w:t xml:space="preserve">) &amp; </w:t>
            </w:r>
            <w:proofErr w:type="spellStart"/>
            <w:r w:rsidRPr="0021410B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54E89595" w14:textId="3F743D9F" w:rsidR="00AD2F6B" w:rsidRPr="0021410B" w:rsidRDefault="00AD2F6B" w:rsidP="00AD2F6B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79BF63A5" w14:textId="6DE53F13" w:rsidR="00AD2F6B" w:rsidRPr="0021410B" w:rsidRDefault="00AD2F6B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D664C2" w:rsidRPr="009F480D" w:rsidDel="005D518C" w14:paraId="0094AD8D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62FCFEB" w14:textId="14DCEA2F" w:rsidR="00D664C2" w:rsidRPr="004357D2" w:rsidRDefault="00D664C2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357D2">
              <w:rPr>
                <w:rFonts w:ascii="Verdana" w:hAnsi="Verdana" w:cs="Arial"/>
              </w:rPr>
              <w:t>FirstName</w:t>
            </w:r>
            <w:proofErr w:type="spellEnd"/>
          </w:p>
        </w:tc>
        <w:tc>
          <w:tcPr>
            <w:tcW w:w="4050" w:type="dxa"/>
          </w:tcPr>
          <w:p w14:paraId="0762C737" w14:textId="4E99D84B" w:rsidR="00D664C2" w:rsidRPr="004357D2" w:rsidRDefault="00D664C2" w:rsidP="00AD2F6B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>First Name of the applicant</w:t>
            </w:r>
          </w:p>
          <w:p w14:paraId="03484C4E" w14:textId="007F3D87" w:rsidR="00D664C2" w:rsidRPr="004357D2" w:rsidRDefault="00BC0B7B" w:rsidP="00BC0B7B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 xml:space="preserve">(If </w:t>
            </w:r>
            <w:proofErr w:type="spellStart"/>
            <w:r w:rsidRPr="004357D2">
              <w:rPr>
                <w:rFonts w:ascii="Verdana" w:hAnsi="Verdana" w:cs="Arial"/>
              </w:rPr>
              <w:t>Process_Name</w:t>
            </w:r>
            <w:proofErr w:type="spellEnd"/>
            <w:r w:rsidRPr="004357D2">
              <w:rPr>
                <w:rFonts w:ascii="Verdana" w:hAnsi="Verdana" w:cs="Arial"/>
              </w:rPr>
              <w:t xml:space="preserve"> </w:t>
            </w:r>
            <w:proofErr w:type="spellStart"/>
            <w:r w:rsidRPr="004357D2">
              <w:rPr>
                <w:rFonts w:ascii="Verdana" w:hAnsi="Verdana" w:cs="Arial"/>
              </w:rPr>
              <w:t>Digital_CC</w:t>
            </w:r>
            <w:proofErr w:type="spellEnd"/>
            <w:r w:rsidRPr="004357D2">
              <w:rPr>
                <w:rFonts w:ascii="Verdana" w:hAnsi="Verdana" w:cs="Arial"/>
              </w:rPr>
              <w:t xml:space="preserve">) &amp; </w:t>
            </w:r>
            <w:proofErr w:type="spellStart"/>
            <w:r w:rsidRPr="004357D2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07A40F53" w14:textId="6BCE07D5" w:rsidR="00D664C2" w:rsidRPr="004357D2" w:rsidRDefault="00D664C2" w:rsidP="00AD2F6B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>String(30)</w:t>
            </w:r>
          </w:p>
        </w:tc>
        <w:tc>
          <w:tcPr>
            <w:tcW w:w="1890" w:type="dxa"/>
          </w:tcPr>
          <w:p w14:paraId="3BECA578" w14:textId="387052B1" w:rsidR="00D664C2" w:rsidRPr="004357D2" w:rsidRDefault="00BC0B7B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357D2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D664C2" w:rsidRPr="009F480D" w:rsidDel="005D518C" w14:paraId="645BB4FE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A62AE64" w14:textId="2405053D" w:rsidR="00D664C2" w:rsidRPr="004357D2" w:rsidRDefault="00D664C2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357D2">
              <w:rPr>
                <w:rFonts w:ascii="Verdana" w:hAnsi="Verdana" w:cs="Arial"/>
              </w:rPr>
              <w:t>MiddleName</w:t>
            </w:r>
            <w:proofErr w:type="spellEnd"/>
          </w:p>
        </w:tc>
        <w:tc>
          <w:tcPr>
            <w:tcW w:w="4050" w:type="dxa"/>
          </w:tcPr>
          <w:p w14:paraId="7F15E335" w14:textId="404CBB5A" w:rsidR="00D664C2" w:rsidRPr="004357D2" w:rsidRDefault="00D664C2" w:rsidP="00D664C2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>Middle Name of the applicant</w:t>
            </w:r>
          </w:p>
          <w:p w14:paraId="36C92B6A" w14:textId="25211068" w:rsidR="00D664C2" w:rsidRPr="004357D2" w:rsidRDefault="00BC0B7B" w:rsidP="00BC0B7B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 xml:space="preserve">(If </w:t>
            </w:r>
            <w:proofErr w:type="spellStart"/>
            <w:r w:rsidRPr="004357D2">
              <w:rPr>
                <w:rFonts w:ascii="Verdana" w:hAnsi="Verdana" w:cs="Arial"/>
              </w:rPr>
              <w:t>Process_Name</w:t>
            </w:r>
            <w:proofErr w:type="spellEnd"/>
            <w:r w:rsidRPr="004357D2">
              <w:rPr>
                <w:rFonts w:ascii="Verdana" w:hAnsi="Verdana" w:cs="Arial"/>
              </w:rPr>
              <w:t xml:space="preserve"> </w:t>
            </w:r>
            <w:proofErr w:type="spellStart"/>
            <w:r w:rsidRPr="004357D2">
              <w:rPr>
                <w:rFonts w:ascii="Verdana" w:hAnsi="Verdana" w:cs="Arial"/>
              </w:rPr>
              <w:t>Digital_CC</w:t>
            </w:r>
            <w:proofErr w:type="spellEnd"/>
            <w:r w:rsidRPr="004357D2">
              <w:rPr>
                <w:rFonts w:ascii="Verdana" w:hAnsi="Verdana" w:cs="Arial"/>
              </w:rPr>
              <w:t xml:space="preserve">) &amp; </w:t>
            </w:r>
            <w:proofErr w:type="spellStart"/>
            <w:r w:rsidRPr="004357D2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5E93495D" w14:textId="1C67D959" w:rsidR="00D664C2" w:rsidRPr="004357D2" w:rsidRDefault="00D664C2" w:rsidP="00AD2F6B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>String(30)</w:t>
            </w:r>
          </w:p>
        </w:tc>
        <w:tc>
          <w:tcPr>
            <w:tcW w:w="1890" w:type="dxa"/>
          </w:tcPr>
          <w:p w14:paraId="5372560B" w14:textId="4821347B" w:rsidR="00D664C2" w:rsidRPr="004357D2" w:rsidRDefault="00BC0B7B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357D2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D664C2" w:rsidRPr="009F480D" w:rsidDel="005D518C" w14:paraId="3BB5074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18ACF8D" w14:textId="3E2D57E2" w:rsidR="00D664C2" w:rsidRPr="004357D2" w:rsidRDefault="00D664C2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357D2">
              <w:rPr>
                <w:rFonts w:ascii="Verdana" w:hAnsi="Verdana" w:cs="Arial"/>
              </w:rPr>
              <w:t>LastName</w:t>
            </w:r>
            <w:proofErr w:type="spellEnd"/>
          </w:p>
        </w:tc>
        <w:tc>
          <w:tcPr>
            <w:tcW w:w="4050" w:type="dxa"/>
          </w:tcPr>
          <w:p w14:paraId="5ABC4575" w14:textId="32EDE08D" w:rsidR="00D664C2" w:rsidRPr="004357D2" w:rsidRDefault="00D664C2" w:rsidP="00D664C2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>Last Name of the applicant</w:t>
            </w:r>
          </w:p>
          <w:p w14:paraId="75494416" w14:textId="3129A163" w:rsidR="00D664C2" w:rsidRPr="004357D2" w:rsidRDefault="00BC0B7B" w:rsidP="00BC0B7B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 xml:space="preserve">(If </w:t>
            </w:r>
            <w:proofErr w:type="spellStart"/>
            <w:r w:rsidRPr="004357D2">
              <w:rPr>
                <w:rFonts w:ascii="Verdana" w:hAnsi="Verdana" w:cs="Arial"/>
              </w:rPr>
              <w:t>Process_Name</w:t>
            </w:r>
            <w:proofErr w:type="spellEnd"/>
            <w:r w:rsidRPr="004357D2">
              <w:rPr>
                <w:rFonts w:ascii="Verdana" w:hAnsi="Verdana" w:cs="Arial"/>
              </w:rPr>
              <w:t xml:space="preserve"> </w:t>
            </w:r>
            <w:proofErr w:type="spellStart"/>
            <w:r w:rsidRPr="004357D2">
              <w:rPr>
                <w:rFonts w:ascii="Verdana" w:hAnsi="Verdana" w:cs="Arial"/>
              </w:rPr>
              <w:t>Digital_CC</w:t>
            </w:r>
            <w:proofErr w:type="spellEnd"/>
            <w:r w:rsidRPr="004357D2">
              <w:rPr>
                <w:rFonts w:ascii="Verdana" w:hAnsi="Verdana" w:cs="Arial"/>
              </w:rPr>
              <w:t xml:space="preserve">) &amp; </w:t>
            </w:r>
            <w:proofErr w:type="spellStart"/>
            <w:r w:rsidRPr="004357D2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16C6078A" w14:textId="5709DEE2" w:rsidR="00D664C2" w:rsidRPr="004357D2" w:rsidRDefault="00D664C2" w:rsidP="00AD2F6B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>String(30)</w:t>
            </w:r>
          </w:p>
        </w:tc>
        <w:tc>
          <w:tcPr>
            <w:tcW w:w="1890" w:type="dxa"/>
          </w:tcPr>
          <w:p w14:paraId="461C033D" w14:textId="3CE726E7" w:rsidR="00D664C2" w:rsidRPr="004357D2" w:rsidRDefault="00BC0B7B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357D2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D664C2" w:rsidRPr="009F480D" w:rsidDel="005D518C" w14:paraId="7782FB4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911497A" w14:textId="50D71467" w:rsidR="00D664C2" w:rsidRPr="004357D2" w:rsidRDefault="00D664C2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357D2">
              <w:rPr>
                <w:rFonts w:ascii="Verdana" w:hAnsi="Verdana" w:cs="Arial"/>
              </w:rPr>
              <w:t>FullName</w:t>
            </w:r>
            <w:proofErr w:type="spellEnd"/>
          </w:p>
        </w:tc>
        <w:tc>
          <w:tcPr>
            <w:tcW w:w="4050" w:type="dxa"/>
          </w:tcPr>
          <w:p w14:paraId="6ACC4F12" w14:textId="51D32236" w:rsidR="00D664C2" w:rsidRPr="004357D2" w:rsidRDefault="00D664C2" w:rsidP="00D664C2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>Full Name of the applicant</w:t>
            </w:r>
          </w:p>
          <w:p w14:paraId="273CB46C" w14:textId="319EB8F0" w:rsidR="00D664C2" w:rsidRPr="004357D2" w:rsidRDefault="00BC0B7B" w:rsidP="00BC0B7B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 xml:space="preserve">(If </w:t>
            </w:r>
            <w:proofErr w:type="spellStart"/>
            <w:r w:rsidRPr="004357D2">
              <w:rPr>
                <w:rFonts w:ascii="Verdana" w:hAnsi="Verdana" w:cs="Arial"/>
              </w:rPr>
              <w:t>Process_Name</w:t>
            </w:r>
            <w:proofErr w:type="spellEnd"/>
            <w:r w:rsidRPr="004357D2">
              <w:rPr>
                <w:rFonts w:ascii="Verdana" w:hAnsi="Verdana" w:cs="Arial"/>
              </w:rPr>
              <w:t xml:space="preserve"> </w:t>
            </w:r>
            <w:proofErr w:type="spellStart"/>
            <w:r w:rsidRPr="004357D2">
              <w:rPr>
                <w:rFonts w:ascii="Verdana" w:hAnsi="Verdana" w:cs="Arial"/>
              </w:rPr>
              <w:t>Digital_CC</w:t>
            </w:r>
            <w:proofErr w:type="spellEnd"/>
            <w:r w:rsidRPr="004357D2">
              <w:rPr>
                <w:rFonts w:ascii="Verdana" w:hAnsi="Verdana" w:cs="Arial"/>
              </w:rPr>
              <w:t xml:space="preserve">) &amp; </w:t>
            </w:r>
            <w:proofErr w:type="spellStart"/>
            <w:r w:rsidRPr="004357D2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5EE26AAD" w14:textId="27A1FFA9" w:rsidR="00D664C2" w:rsidRPr="004357D2" w:rsidRDefault="009966B5" w:rsidP="00AD2F6B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>String(80</w:t>
            </w:r>
            <w:r w:rsidR="00D664C2" w:rsidRPr="004357D2">
              <w:rPr>
                <w:rFonts w:ascii="Verdana" w:hAnsi="Verdana" w:cs="Arial"/>
              </w:rPr>
              <w:t>)</w:t>
            </w:r>
          </w:p>
        </w:tc>
        <w:tc>
          <w:tcPr>
            <w:tcW w:w="1890" w:type="dxa"/>
          </w:tcPr>
          <w:p w14:paraId="2F2347B7" w14:textId="0ACC4C0E" w:rsidR="00D664C2" w:rsidRPr="004357D2" w:rsidRDefault="00BC0B7B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357D2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342ECD" w:rsidRPr="009F480D" w:rsidDel="005D518C" w14:paraId="686D7CB9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ED07D65" w14:textId="350DA537" w:rsidR="00342ECD" w:rsidRPr="004357D2" w:rsidRDefault="00342ECD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342ECD">
              <w:rPr>
                <w:rFonts w:ascii="Verdana" w:hAnsi="Verdana" w:cs="Arial"/>
              </w:rPr>
              <w:t>MurabahaCertificateNo</w:t>
            </w:r>
            <w:proofErr w:type="spellEnd"/>
          </w:p>
        </w:tc>
        <w:tc>
          <w:tcPr>
            <w:tcW w:w="4050" w:type="dxa"/>
          </w:tcPr>
          <w:p w14:paraId="4F676FB8" w14:textId="2C4F7699" w:rsidR="00342ECD" w:rsidRPr="004357D2" w:rsidRDefault="00342ECD" w:rsidP="00D664C2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 xml:space="preserve">this is 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murabaha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 xml:space="preserve"> Certificate for LIMIT_INCREASE 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subprocess</w:t>
            </w:r>
            <w:proofErr w:type="spellEnd"/>
          </w:p>
        </w:tc>
        <w:tc>
          <w:tcPr>
            <w:tcW w:w="1350" w:type="dxa"/>
          </w:tcPr>
          <w:p w14:paraId="4E35D290" w14:textId="07723529" w:rsidR="00342ECD" w:rsidRPr="004357D2" w:rsidRDefault="00342ECD" w:rsidP="00AD2F6B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01DBCDA9" w14:textId="383CBC55" w:rsidR="00342ECD" w:rsidRPr="004357D2" w:rsidRDefault="00342ECD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342ECD" w:rsidRPr="009F480D" w:rsidDel="005D518C" w14:paraId="6160503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0F24EA3" w14:textId="312CF129" w:rsidR="00342ECD" w:rsidRPr="004357D2" w:rsidRDefault="00342ECD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342ECD">
              <w:rPr>
                <w:rFonts w:ascii="Verdana" w:hAnsi="Verdana" w:cs="Arial"/>
              </w:rPr>
              <w:t>GrossSalary</w:t>
            </w:r>
            <w:proofErr w:type="spellEnd"/>
          </w:p>
        </w:tc>
        <w:tc>
          <w:tcPr>
            <w:tcW w:w="4050" w:type="dxa"/>
          </w:tcPr>
          <w:p w14:paraId="3ABF74E5" w14:textId="665A166F" w:rsidR="00342ECD" w:rsidRPr="004357D2" w:rsidRDefault="00342ECD" w:rsidP="00D664C2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gross Salary updated in IBPS</w:t>
            </w:r>
          </w:p>
        </w:tc>
        <w:tc>
          <w:tcPr>
            <w:tcW w:w="1350" w:type="dxa"/>
          </w:tcPr>
          <w:p w14:paraId="5DF43913" w14:textId="6349C268" w:rsidR="00342ECD" w:rsidRPr="004357D2" w:rsidRDefault="00342ECD" w:rsidP="00AD2F6B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7D3E7D78" w14:textId="12480BDB" w:rsidR="00342ECD" w:rsidRPr="004357D2" w:rsidRDefault="00342ECD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342ECD" w:rsidRPr="009F480D" w:rsidDel="005D518C" w14:paraId="2F6832D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4F81C8D" w14:textId="1B27DD78" w:rsidR="00342ECD" w:rsidRPr="004357D2" w:rsidRDefault="00342ECD" w:rsidP="00AD2F6B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342ECD">
              <w:rPr>
                <w:rFonts w:ascii="Verdana" w:hAnsi="Verdana" w:cs="Arial"/>
              </w:rPr>
              <w:t>AssessedIncome</w:t>
            </w:r>
            <w:proofErr w:type="spellEnd"/>
          </w:p>
        </w:tc>
        <w:tc>
          <w:tcPr>
            <w:tcW w:w="4050" w:type="dxa"/>
          </w:tcPr>
          <w:p w14:paraId="1D6C4616" w14:textId="74855EA1" w:rsidR="00342ECD" w:rsidRPr="004357D2" w:rsidRDefault="00342ECD" w:rsidP="00D664C2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Assessed Income updated in IBPS</w:t>
            </w:r>
          </w:p>
        </w:tc>
        <w:tc>
          <w:tcPr>
            <w:tcW w:w="1350" w:type="dxa"/>
          </w:tcPr>
          <w:p w14:paraId="5DC96CF1" w14:textId="1FB3F875" w:rsidR="00342ECD" w:rsidRPr="004357D2" w:rsidRDefault="00342ECD" w:rsidP="00AD2F6B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1365472D" w14:textId="70FB9591" w:rsidR="00342ECD" w:rsidRPr="004357D2" w:rsidRDefault="00342ECD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342ECD" w:rsidRPr="009F480D" w:rsidDel="005D518C" w14:paraId="0CE080C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73E16CC" w14:textId="21D64DE2" w:rsidR="00342ECD" w:rsidRPr="004357D2" w:rsidRDefault="00342ECD" w:rsidP="00AD2F6B">
            <w:pPr>
              <w:pStyle w:val="tabletext"/>
              <w:rPr>
                <w:rFonts w:ascii="Verdana" w:hAnsi="Verdana" w:cs="Arial"/>
              </w:rPr>
            </w:pPr>
            <w:r w:rsidRPr="00342ECD">
              <w:rPr>
                <w:rFonts w:ascii="Verdana" w:hAnsi="Verdana" w:cs="Arial"/>
              </w:rPr>
              <w:t>LifestyleExpense1</w:t>
            </w:r>
          </w:p>
        </w:tc>
        <w:tc>
          <w:tcPr>
            <w:tcW w:w="4050" w:type="dxa"/>
          </w:tcPr>
          <w:p w14:paraId="13FD4AB5" w14:textId="2D448403" w:rsidR="00342ECD" w:rsidRPr="004357D2" w:rsidRDefault="00342ECD" w:rsidP="00D664C2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lifestyle Expense1 (Lifestyle expenses/month) updated in IBPS</w:t>
            </w:r>
          </w:p>
        </w:tc>
        <w:tc>
          <w:tcPr>
            <w:tcW w:w="1350" w:type="dxa"/>
          </w:tcPr>
          <w:p w14:paraId="7727B6E0" w14:textId="12D71AE4" w:rsidR="00342ECD" w:rsidRPr="004357D2" w:rsidRDefault="00342ECD" w:rsidP="00AD2F6B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>String(80)</w:t>
            </w:r>
          </w:p>
        </w:tc>
        <w:tc>
          <w:tcPr>
            <w:tcW w:w="1890" w:type="dxa"/>
          </w:tcPr>
          <w:p w14:paraId="499FA743" w14:textId="7EA5C0AD" w:rsidR="00342ECD" w:rsidRPr="004357D2" w:rsidRDefault="00342ECD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342ECD" w:rsidRPr="009F480D" w:rsidDel="005D518C" w14:paraId="56E360E1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695E021" w14:textId="29D3BE6B" w:rsidR="00342ECD" w:rsidRPr="004357D2" w:rsidRDefault="00342ECD" w:rsidP="00AD2F6B">
            <w:pPr>
              <w:pStyle w:val="tabletext"/>
              <w:rPr>
                <w:rFonts w:ascii="Verdana" w:hAnsi="Verdana" w:cs="Arial"/>
              </w:rPr>
            </w:pPr>
            <w:r w:rsidRPr="00342ECD">
              <w:rPr>
                <w:rFonts w:ascii="Verdana" w:hAnsi="Verdana" w:cs="Arial"/>
              </w:rPr>
              <w:t>LifestyleExpense2</w:t>
            </w:r>
          </w:p>
        </w:tc>
        <w:tc>
          <w:tcPr>
            <w:tcW w:w="4050" w:type="dxa"/>
          </w:tcPr>
          <w:p w14:paraId="4EC42F93" w14:textId="56DF00F2" w:rsidR="00342ECD" w:rsidRPr="004357D2" w:rsidRDefault="00342ECD" w:rsidP="00D664C2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lifestyle Expense2 (Bills/month) updated in IBPS</w:t>
            </w:r>
          </w:p>
        </w:tc>
        <w:tc>
          <w:tcPr>
            <w:tcW w:w="1350" w:type="dxa"/>
          </w:tcPr>
          <w:p w14:paraId="5761EF38" w14:textId="0F599AB8" w:rsidR="00342ECD" w:rsidRPr="004357D2" w:rsidRDefault="00342ECD" w:rsidP="00AD2F6B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>String(80)</w:t>
            </w:r>
          </w:p>
        </w:tc>
        <w:tc>
          <w:tcPr>
            <w:tcW w:w="1890" w:type="dxa"/>
          </w:tcPr>
          <w:p w14:paraId="632328DC" w14:textId="37DDA75B" w:rsidR="00342ECD" w:rsidRPr="004357D2" w:rsidRDefault="00342ECD" w:rsidP="00AD2F6B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342ECD" w:rsidRPr="009F480D" w:rsidDel="005D518C" w14:paraId="4AB0058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66D3697" w14:textId="5517C95C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r w:rsidRPr="00342ECD">
              <w:rPr>
                <w:rFonts w:ascii="Verdana" w:hAnsi="Verdana" w:cs="Arial"/>
              </w:rPr>
              <w:t>LifestyleExpense3</w:t>
            </w:r>
          </w:p>
        </w:tc>
        <w:tc>
          <w:tcPr>
            <w:tcW w:w="4050" w:type="dxa"/>
          </w:tcPr>
          <w:p w14:paraId="36D435B1" w14:textId="52D9AA27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lifestyle Expense3 (Other commitments/month) updated in IBPS</w:t>
            </w:r>
          </w:p>
        </w:tc>
        <w:tc>
          <w:tcPr>
            <w:tcW w:w="1350" w:type="dxa"/>
          </w:tcPr>
          <w:p w14:paraId="061CA44A" w14:textId="2A517CE9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>String(80)</w:t>
            </w:r>
          </w:p>
        </w:tc>
        <w:tc>
          <w:tcPr>
            <w:tcW w:w="1890" w:type="dxa"/>
          </w:tcPr>
          <w:p w14:paraId="13D76E52" w14:textId="4D6A274C" w:rsidR="00342ECD" w:rsidRPr="004357D2" w:rsidRDefault="00342ECD" w:rsidP="00342ECD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342ECD" w:rsidRPr="009F480D" w:rsidDel="005D518C" w14:paraId="267F0ACF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248915A" w14:textId="5701596A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r w:rsidRPr="00342ECD">
              <w:rPr>
                <w:rFonts w:ascii="Verdana" w:hAnsi="Verdana" w:cs="Arial"/>
              </w:rPr>
              <w:t>LifestyleExpense4</w:t>
            </w:r>
          </w:p>
        </w:tc>
        <w:tc>
          <w:tcPr>
            <w:tcW w:w="4050" w:type="dxa"/>
          </w:tcPr>
          <w:p w14:paraId="14FD1751" w14:textId="3E36DACA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lifestyle Expense4 (Any other expenses/month) updated in IBPS</w:t>
            </w:r>
          </w:p>
        </w:tc>
        <w:tc>
          <w:tcPr>
            <w:tcW w:w="1350" w:type="dxa"/>
          </w:tcPr>
          <w:p w14:paraId="4C744E4D" w14:textId="7CFC199E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>String(80)</w:t>
            </w:r>
          </w:p>
        </w:tc>
        <w:tc>
          <w:tcPr>
            <w:tcW w:w="1890" w:type="dxa"/>
          </w:tcPr>
          <w:p w14:paraId="24ECAB94" w14:textId="7C727542" w:rsidR="00342ECD" w:rsidRPr="004357D2" w:rsidRDefault="00342ECD" w:rsidP="00342ECD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342ECD" w:rsidRPr="009F480D" w:rsidDel="005D518C" w14:paraId="3660C00B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2CD8D92" w14:textId="6E818850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342ECD">
              <w:rPr>
                <w:rFonts w:ascii="Verdana" w:hAnsi="Verdana" w:cs="Arial"/>
              </w:rPr>
              <w:t>Employercode</w:t>
            </w:r>
            <w:proofErr w:type="spellEnd"/>
          </w:p>
        </w:tc>
        <w:tc>
          <w:tcPr>
            <w:tcW w:w="4050" w:type="dxa"/>
          </w:tcPr>
          <w:p w14:paraId="02BCFA8D" w14:textId="767FFABA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employer code updated in IBPS</w:t>
            </w:r>
          </w:p>
        </w:tc>
        <w:tc>
          <w:tcPr>
            <w:tcW w:w="1350" w:type="dxa"/>
          </w:tcPr>
          <w:p w14:paraId="26E4A4E7" w14:textId="43F7360A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String(2</w:t>
            </w:r>
            <w:r w:rsidRPr="004357D2">
              <w:rPr>
                <w:rFonts w:ascii="Verdana" w:hAnsi="Verdana" w:cs="Arial"/>
              </w:rPr>
              <w:t>0)</w:t>
            </w:r>
          </w:p>
        </w:tc>
        <w:tc>
          <w:tcPr>
            <w:tcW w:w="1890" w:type="dxa"/>
          </w:tcPr>
          <w:p w14:paraId="2C96F5CF" w14:textId="4E095F55" w:rsidR="00342ECD" w:rsidRPr="004357D2" w:rsidRDefault="00342ECD" w:rsidP="00342ECD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342ECD" w:rsidRPr="009F480D" w:rsidDel="005D518C" w14:paraId="600FA53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A2343DC" w14:textId="1319B5DD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342ECD">
              <w:rPr>
                <w:rFonts w:ascii="Verdana" w:hAnsi="Verdana" w:cs="Arial"/>
              </w:rPr>
              <w:t>EmployerName</w:t>
            </w:r>
            <w:proofErr w:type="spellEnd"/>
          </w:p>
        </w:tc>
        <w:tc>
          <w:tcPr>
            <w:tcW w:w="4050" w:type="dxa"/>
          </w:tcPr>
          <w:p w14:paraId="65EF4E5F" w14:textId="7C112C3C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employer Name updated in IBPS</w:t>
            </w:r>
          </w:p>
        </w:tc>
        <w:tc>
          <w:tcPr>
            <w:tcW w:w="1350" w:type="dxa"/>
          </w:tcPr>
          <w:p w14:paraId="289E9198" w14:textId="5B2ECCD9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String(254</w:t>
            </w:r>
            <w:r w:rsidRPr="004357D2">
              <w:rPr>
                <w:rFonts w:ascii="Verdana" w:hAnsi="Verdana" w:cs="Arial"/>
              </w:rPr>
              <w:t>)</w:t>
            </w:r>
          </w:p>
        </w:tc>
        <w:tc>
          <w:tcPr>
            <w:tcW w:w="1890" w:type="dxa"/>
          </w:tcPr>
          <w:p w14:paraId="66442A17" w14:textId="589B318B" w:rsidR="00342ECD" w:rsidRPr="004357D2" w:rsidRDefault="00342ECD" w:rsidP="00342ECD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342ECD" w:rsidRPr="009F480D" w:rsidDel="005D518C" w14:paraId="41C542B9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AD075CB" w14:textId="0B40C712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342ECD">
              <w:rPr>
                <w:rFonts w:ascii="Verdana" w:hAnsi="Verdana" w:cs="Arial"/>
              </w:rPr>
              <w:t>OutputFinalDBR</w:t>
            </w:r>
            <w:proofErr w:type="spellEnd"/>
          </w:p>
        </w:tc>
        <w:tc>
          <w:tcPr>
            <w:tcW w:w="4050" w:type="dxa"/>
          </w:tcPr>
          <w:p w14:paraId="4A43AB50" w14:textId="5AC7B1E1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 xml:space="preserve">Output DBR received from 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Dectech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 xml:space="preserve"> in IBPS</w:t>
            </w:r>
          </w:p>
        </w:tc>
        <w:tc>
          <w:tcPr>
            <w:tcW w:w="1350" w:type="dxa"/>
          </w:tcPr>
          <w:p w14:paraId="210FE93E" w14:textId="412E3F45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7A73A671" w14:textId="54C89064" w:rsidR="00342ECD" w:rsidRPr="004357D2" w:rsidRDefault="00342ECD" w:rsidP="00342ECD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342ECD" w:rsidRPr="009F480D" w:rsidDel="005D518C" w14:paraId="053950B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052CE70F" w14:textId="129AF85D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342ECD">
              <w:rPr>
                <w:rFonts w:ascii="Verdana" w:hAnsi="Verdana" w:cs="Arial"/>
              </w:rPr>
              <w:t>FatcaDetails</w:t>
            </w:r>
            <w:proofErr w:type="spellEnd"/>
          </w:p>
        </w:tc>
        <w:tc>
          <w:tcPr>
            <w:tcW w:w="4050" w:type="dxa"/>
          </w:tcPr>
          <w:p w14:paraId="26A8E0B3" w14:textId="4F811290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Aggregate start</w:t>
            </w:r>
          </w:p>
        </w:tc>
        <w:tc>
          <w:tcPr>
            <w:tcW w:w="1350" w:type="dxa"/>
          </w:tcPr>
          <w:p w14:paraId="37C0F9FC" w14:textId="77777777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014312EA" w14:textId="77777777" w:rsidR="00342ECD" w:rsidRPr="004357D2" w:rsidRDefault="00342ECD" w:rsidP="00342ECD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</w:p>
        </w:tc>
      </w:tr>
      <w:tr w:rsidR="00342ECD" w:rsidRPr="009F480D" w:rsidDel="005D518C" w14:paraId="279E5101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EA5BA8C" w14:textId="21893E65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342ECD">
              <w:rPr>
                <w:rFonts w:ascii="Verdana" w:hAnsi="Verdana" w:cs="Arial"/>
              </w:rPr>
              <w:t>USRelation</w:t>
            </w:r>
            <w:proofErr w:type="spellEnd"/>
          </w:p>
        </w:tc>
        <w:tc>
          <w:tcPr>
            <w:tcW w:w="4050" w:type="dxa"/>
          </w:tcPr>
          <w:p w14:paraId="56F2595C" w14:textId="004C264A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USRelation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 xml:space="preserve"> updated in IBPS</w:t>
            </w:r>
          </w:p>
        </w:tc>
        <w:tc>
          <w:tcPr>
            <w:tcW w:w="1350" w:type="dxa"/>
          </w:tcPr>
          <w:p w14:paraId="2A5B09B9" w14:textId="6CE491A6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0190B5E2" w14:textId="2D581F93" w:rsidR="00342ECD" w:rsidRPr="004357D2" w:rsidRDefault="00342ECD" w:rsidP="00342ECD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342ECD" w:rsidRPr="009F480D" w:rsidDel="005D518C" w14:paraId="36988C4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9D8E8D6" w14:textId="0F5171B6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r w:rsidRPr="00342ECD">
              <w:rPr>
                <w:rFonts w:ascii="Verdana" w:hAnsi="Verdana" w:cs="Arial"/>
              </w:rPr>
              <w:t>TIN</w:t>
            </w:r>
          </w:p>
        </w:tc>
        <w:tc>
          <w:tcPr>
            <w:tcW w:w="4050" w:type="dxa"/>
          </w:tcPr>
          <w:p w14:paraId="716941F7" w14:textId="5E7CF6D5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TIN Number updated in IBPS</w:t>
            </w:r>
          </w:p>
        </w:tc>
        <w:tc>
          <w:tcPr>
            <w:tcW w:w="1350" w:type="dxa"/>
          </w:tcPr>
          <w:p w14:paraId="6E1493F8" w14:textId="17B49035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267D7905" w14:textId="28C01CAD" w:rsidR="00342ECD" w:rsidRPr="004357D2" w:rsidRDefault="00342ECD" w:rsidP="00342ECD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342ECD" w:rsidRPr="009F480D" w:rsidDel="005D518C" w14:paraId="5A6362B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33865CB" w14:textId="7A80A5CA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342ECD">
              <w:rPr>
                <w:rFonts w:ascii="Verdana" w:hAnsi="Verdana" w:cs="Arial"/>
              </w:rPr>
              <w:t>FatcaReason</w:t>
            </w:r>
            <w:proofErr w:type="spellEnd"/>
          </w:p>
        </w:tc>
        <w:tc>
          <w:tcPr>
            <w:tcW w:w="4050" w:type="dxa"/>
          </w:tcPr>
          <w:p w14:paraId="05A6166F" w14:textId="445BA282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Fatca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 xml:space="preserve"> Reason updated in IBPS</w:t>
            </w:r>
          </w:p>
        </w:tc>
        <w:tc>
          <w:tcPr>
            <w:tcW w:w="1350" w:type="dxa"/>
          </w:tcPr>
          <w:p w14:paraId="4FB75333" w14:textId="050D0152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46FFB22E" w14:textId="6D18DD41" w:rsidR="00342ECD" w:rsidRPr="004357D2" w:rsidRDefault="00342ECD" w:rsidP="00342ECD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342ECD" w:rsidRPr="009F480D" w:rsidDel="005D518C" w14:paraId="0D7DF33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E65DCE9" w14:textId="64DF66B7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342ECD">
              <w:rPr>
                <w:rFonts w:ascii="Verdana" w:hAnsi="Verdana" w:cs="Arial"/>
              </w:rPr>
              <w:t>FatcaDetails</w:t>
            </w:r>
            <w:proofErr w:type="spellEnd"/>
          </w:p>
        </w:tc>
        <w:tc>
          <w:tcPr>
            <w:tcW w:w="4050" w:type="dxa"/>
          </w:tcPr>
          <w:p w14:paraId="14D894D7" w14:textId="401BCE5C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Aggregate End</w:t>
            </w:r>
          </w:p>
        </w:tc>
        <w:tc>
          <w:tcPr>
            <w:tcW w:w="1350" w:type="dxa"/>
          </w:tcPr>
          <w:p w14:paraId="53D2A670" w14:textId="77777777" w:rsidR="00342ECD" w:rsidRPr="004357D2" w:rsidRDefault="00342ECD" w:rsidP="00342ECD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53480894" w14:textId="77777777" w:rsidR="00342ECD" w:rsidRPr="004357D2" w:rsidRDefault="00342ECD" w:rsidP="00342ECD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</w:p>
        </w:tc>
      </w:tr>
    </w:tbl>
    <w:p w14:paraId="4CD2C6CE" w14:textId="77777777" w:rsidR="00B2424C" w:rsidRDefault="00B2424C" w:rsidP="00B2424C">
      <w:pPr>
        <w:spacing w:line="240" w:lineRule="auto"/>
        <w:contextualSpacing/>
      </w:pPr>
    </w:p>
    <w:p w14:paraId="4D219FDB" w14:textId="77777777" w:rsidR="00B2424C" w:rsidRDefault="00B2424C" w:rsidP="00B2424C">
      <w:pPr>
        <w:ind w:left="90"/>
        <w:rPr>
          <w:rFonts w:eastAsia="Times New Roman"/>
          <w:b/>
          <w:bCs/>
          <w:color w:val="1F497D"/>
          <w:sz w:val="24"/>
        </w:rPr>
      </w:pPr>
    </w:p>
    <w:p w14:paraId="1DFE784A" w14:textId="77777777" w:rsidR="00B2424C" w:rsidRPr="003C7BE6" w:rsidRDefault="00B2424C" w:rsidP="003C7BE6">
      <w:pPr>
        <w:pStyle w:val="tabletext"/>
        <w:rPr>
          <w:rFonts w:ascii="Verdana" w:hAnsi="Verdana" w:cs="Arial"/>
        </w:rPr>
      </w:pPr>
      <w:r w:rsidRPr="003C7BE6">
        <w:rPr>
          <w:rFonts w:ascii="Verdana" w:hAnsi="Verdana" w:cs="Arial"/>
        </w:rPr>
        <w:t>Sample Request</w:t>
      </w:r>
    </w:p>
    <w:p w14:paraId="3385DB9E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</w:p>
    <w:p w14:paraId="31470741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lastRenderedPageBreak/>
        <w:t>&lt;? Xml version="1.0" encoding="UTF-8" standalone="yes"?&gt;</w:t>
      </w:r>
    </w:p>
    <w:p w14:paraId="0CEE0DB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>&lt;EE_EAI_MESSAGE&gt;</w:t>
      </w:r>
    </w:p>
    <w:p w14:paraId="239051A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  <w:t>&lt;EE_EAI_HEADER&gt;</w:t>
      </w:r>
    </w:p>
    <w:p w14:paraId="7298AA3C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MsgFormat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&gt;NOTIFY_APPLICATION&lt;/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MsgFormat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65C7BFB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MsgVersion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&gt;0001&lt;/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MsgVersion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B121244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RequestorChannelId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F53852F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CAS/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RequestorChannelId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022924AF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RequestorUserId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&gt;RAKUSER&lt;/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RequestorUserId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F71016C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RequestorLanguage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&gt;E&lt;/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RequestorLanguage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2D5080C0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RequestorSecurityInfo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&gt;secure&lt;/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RequestorSecurityInfo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0468218B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ReturnCode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&gt;911&lt;/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ReturnCode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29DB722B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ReturnDesc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&gt;Issuer Timed Out&lt;/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ReturnDesc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62B79696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MessageId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&gt;123123453&lt;/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MessageId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818F6D2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&lt;Extra1&gt;REQ||SHELL.JOHN&lt;/Extra1&gt;</w:t>
      </w:r>
    </w:p>
    <w:p w14:paraId="30C1B992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&lt;Extra2&gt;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YYYY-MM-DDThh</w:t>
      </w:r>
      <w:proofErr w:type="gramStart"/>
      <w:r w:rsidRPr="00AD2F6B">
        <w:rPr>
          <w:rFonts w:asciiTheme="minorHAnsi" w:hAnsiTheme="minorHAnsi" w:cstheme="minorHAnsi"/>
          <w:sz w:val="22"/>
          <w:szCs w:val="22"/>
        </w:rPr>
        <w:t>:mm:ss.mmm</w:t>
      </w:r>
      <w:proofErr w:type="gramEnd"/>
      <w:r w:rsidRPr="00AD2F6B">
        <w:rPr>
          <w:rFonts w:asciiTheme="minorHAnsi" w:hAnsiTheme="minorHAnsi" w:cstheme="minorHAnsi"/>
          <w:sz w:val="22"/>
          <w:szCs w:val="22"/>
        </w:rPr>
        <w:t>+hh:mm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&lt;/Extra2&gt;</w:t>
      </w:r>
    </w:p>
    <w:p w14:paraId="12F8E35E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  <w:t>&lt;/EE_EAI_HEADER&gt;</w:t>
      </w:r>
    </w:p>
    <w:p w14:paraId="71375201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NotifyApplicationStatusRequest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251EDCA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BankId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&gt;RAK&lt;/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BankId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C1C6148" w14:textId="60D33516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Process_Name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  <w:r w:rsidR="002C0363" w:rsidRPr="002C0363">
        <w:t xml:space="preserve"> </w:t>
      </w:r>
      <w:proofErr w:type="spellStart"/>
      <w:r w:rsidR="002C0363" w:rsidRPr="002C0363">
        <w:rPr>
          <w:rFonts w:asciiTheme="minorHAnsi" w:hAnsiTheme="minorHAnsi" w:cstheme="minorHAnsi"/>
          <w:sz w:val="22"/>
          <w:szCs w:val="22"/>
        </w:rPr>
        <w:t>Digital</w:t>
      </w:r>
      <w:r w:rsidR="00187678">
        <w:rPr>
          <w:rFonts w:asciiTheme="minorHAnsi" w:hAnsiTheme="minorHAnsi" w:cstheme="minorHAnsi"/>
          <w:sz w:val="22"/>
          <w:szCs w:val="22"/>
        </w:rPr>
        <w:t>AO</w:t>
      </w:r>
      <w:proofErr w:type="spellEnd"/>
      <w:r w:rsidR="0021410B" w:rsidRPr="00AD2F6B" w:rsidDel="0021410B">
        <w:rPr>
          <w:rFonts w:asciiTheme="minorHAnsi" w:hAnsiTheme="minorHAnsi" w:cstheme="minorHAnsi"/>
          <w:sz w:val="22"/>
          <w:szCs w:val="22"/>
        </w:rPr>
        <w:t xml:space="preserve"> </w:t>
      </w:r>
      <w:r w:rsidRPr="00AD2F6B">
        <w:rPr>
          <w:rFonts w:asciiTheme="minorHAnsi" w:hAnsiTheme="minorHAnsi" w:cstheme="minorHAnsi"/>
          <w:sz w:val="22"/>
          <w:szCs w:val="22"/>
        </w:rPr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Process_Name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7CCED95" w14:textId="2B9DC55C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Subprocess_Name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  <w:r w:rsidR="005E3742" w:rsidRPr="0019593A">
        <w:rPr>
          <w:b/>
          <w:bCs/>
          <w:color w:val="1F497D"/>
          <w:u w:val="single"/>
        </w:rPr>
        <w:t>REFER_QUEUE_APPROVE</w:t>
      </w:r>
      <w:r w:rsidRPr="00AD2F6B">
        <w:rPr>
          <w:rFonts w:asciiTheme="minorHAnsi" w:hAnsiTheme="minorHAnsi" w:cstheme="minorHAnsi"/>
          <w:sz w:val="22"/>
          <w:szCs w:val="22"/>
        </w:rPr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Subprocess_Name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0BC35296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ChannelId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&gt;DEH&lt;/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ChannelId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5F43F5DE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WorkitemNumber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D3C3A6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342352452</w:t>
      </w:r>
    </w:p>
    <w:p w14:paraId="1A98C1A8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WorkitemNumber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14A0DC4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RejectReason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&gt;string&lt;/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RejectReason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0FEF9D6" w14:textId="54610C58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&lt;Event</w:t>
      </w:r>
      <w:r w:rsidRPr="00B07220">
        <w:rPr>
          <w:rFonts w:asciiTheme="minorHAnsi" w:hAnsiTheme="minorHAnsi" w:cstheme="minorHAnsi"/>
          <w:sz w:val="22"/>
          <w:szCs w:val="22"/>
        </w:rPr>
        <w:t>&gt;</w:t>
      </w:r>
      <w:r w:rsidR="00293FC3" w:rsidRPr="00B07220">
        <w:t xml:space="preserve"> </w:t>
      </w:r>
      <w:proofErr w:type="spellStart"/>
      <w:r w:rsidR="00187678" w:rsidRPr="00B07220">
        <w:rPr>
          <w:b/>
          <w:bCs/>
          <w:color w:val="1F497D"/>
        </w:rPr>
        <w:t>One_pager_signed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&lt;/Event&gt;</w:t>
      </w:r>
    </w:p>
    <w:p w14:paraId="10C3544C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WorkItemStatus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WorkItemStatus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0859B0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UpdProspectReqd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&gt;TRUE&lt;/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UpdProspectReqd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10988CCC" w14:textId="77777777" w:rsid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AddnalDocsReqd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&gt;TRUE&lt;/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AddnalDocsReqd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5F1A37A8" w14:textId="1D77E62E" w:rsidR="00187678" w:rsidRPr="00AD2F6B" w:rsidRDefault="00187678" w:rsidP="00187678">
      <w:pPr>
        <w:pStyle w:val="DBSBody"/>
        <w:ind w:left="3600" w:firstLine="720"/>
        <w:rPr>
          <w:rFonts w:asciiTheme="minorHAnsi" w:hAnsiTheme="minorHAnsi" w:cstheme="minorHAnsi"/>
          <w:sz w:val="22"/>
          <w:szCs w:val="22"/>
        </w:rPr>
      </w:pPr>
      <w:r w:rsidRPr="00B07220">
        <w:rPr>
          <w:rFonts w:asciiTheme="minorHAnsi" w:hAnsiTheme="minorHAnsi" w:cstheme="minorHAnsi"/>
          <w:sz w:val="22"/>
          <w:szCs w:val="22"/>
        </w:rPr>
        <w:t>&lt;SignedOnePgDocName&gt;Wet_signature_form.pdf&lt;/SignedOnePgDocName&gt;</w:t>
      </w:r>
    </w:p>
    <w:p w14:paraId="475E2542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ApplicationDetails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01C822D5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&lt;Remarks&gt;Document remarks&lt;/Remarks&gt;</w:t>
      </w:r>
    </w:p>
    <w:p w14:paraId="75ECEE49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&lt;FreeField1&gt;&lt;/FreeField1&gt;</w:t>
      </w:r>
    </w:p>
    <w:p w14:paraId="1D7E6D78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&lt;FreeField2&gt;&lt;/FreeField2&gt;</w:t>
      </w:r>
    </w:p>
    <w:p w14:paraId="163A643F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&lt;FreeField3&gt;&lt;/FreeField3&gt;</w:t>
      </w:r>
    </w:p>
    <w:p w14:paraId="59247B95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&lt;FreeField4&gt;&lt;/FreeField4&gt;</w:t>
      </w:r>
    </w:p>
    <w:p w14:paraId="67A5F3E5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&lt;FreeField5&gt;&lt;/FreeField5&gt;</w:t>
      </w:r>
    </w:p>
    <w:p w14:paraId="648A8031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ApplicationDetails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064B62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UpdateProspectDtlsFromBPM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22AC2A7E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PEPStatus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PEPStatus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1E6EC14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RiskScore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RiskScore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52FB9FF8" w14:textId="77777777" w:rsid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KYCReviewDate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KYCReviewDate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143D163F" w14:textId="423F9DD6" w:rsidR="00293FC3" w:rsidRPr="0021410B" w:rsidRDefault="00293FC3" w:rsidP="00293FC3">
      <w:pPr>
        <w:pStyle w:val="DBSBody"/>
        <w:ind w:left="5040"/>
        <w:rPr>
          <w:rFonts w:ascii="Courier New" w:hAnsi="Courier New" w:cs="Courier New"/>
          <w:b/>
          <w:bCs/>
          <w:color w:val="3B4151"/>
          <w:sz w:val="18"/>
          <w:szCs w:val="18"/>
        </w:rPr>
      </w:pPr>
      <w:r w:rsidRPr="0021410B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UpdatedFirstName</w:t>
      </w:r>
      <w:proofErr w:type="spellEnd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&gt;&lt;/</w:t>
      </w:r>
      <w:proofErr w:type="spellStart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UpdatedFirstName</w:t>
      </w:r>
      <w:proofErr w:type="spellEnd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&gt;</w:t>
      </w:r>
    </w:p>
    <w:p w14:paraId="1D96FB54" w14:textId="6B7EDB1F" w:rsidR="00293FC3" w:rsidRPr="0021410B" w:rsidRDefault="00293FC3" w:rsidP="00293FC3">
      <w:pPr>
        <w:pStyle w:val="DBSBody"/>
        <w:ind w:left="5040"/>
        <w:rPr>
          <w:rFonts w:ascii="Courier New" w:hAnsi="Courier New" w:cs="Courier New"/>
          <w:b/>
          <w:bCs/>
          <w:color w:val="3B4151"/>
          <w:sz w:val="18"/>
          <w:szCs w:val="18"/>
        </w:rPr>
      </w:pPr>
      <w:r w:rsidRPr="0021410B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UpdatedMiddleName</w:t>
      </w:r>
      <w:proofErr w:type="spellEnd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&gt;&lt;/</w:t>
      </w:r>
      <w:proofErr w:type="spellStart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UpdatedMiddleName</w:t>
      </w:r>
      <w:proofErr w:type="spellEnd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&gt;</w:t>
      </w:r>
    </w:p>
    <w:p w14:paraId="6DADD805" w14:textId="6B7631E3" w:rsidR="00293FC3" w:rsidRPr="0021410B" w:rsidRDefault="00293FC3" w:rsidP="00293FC3">
      <w:pPr>
        <w:pStyle w:val="DBSBody"/>
        <w:ind w:left="5040"/>
        <w:rPr>
          <w:rFonts w:ascii="Courier New" w:hAnsi="Courier New" w:cs="Courier New"/>
          <w:b/>
          <w:bCs/>
          <w:color w:val="3B4151"/>
          <w:sz w:val="18"/>
          <w:szCs w:val="18"/>
        </w:rPr>
      </w:pPr>
      <w:r w:rsidRPr="0021410B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UpdatedLastName</w:t>
      </w:r>
      <w:proofErr w:type="spellEnd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&gt;&lt;/</w:t>
      </w:r>
      <w:proofErr w:type="spellStart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UpdatedLastName</w:t>
      </w:r>
      <w:proofErr w:type="spellEnd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&gt;</w:t>
      </w:r>
    </w:p>
    <w:p w14:paraId="3FC5C9F3" w14:textId="728D9A3D" w:rsidR="00293FC3" w:rsidRDefault="00293FC3" w:rsidP="00293FC3">
      <w:pPr>
        <w:pStyle w:val="DBSBody"/>
        <w:ind w:left="5040"/>
        <w:rPr>
          <w:rFonts w:ascii="Courier New" w:hAnsi="Courier New" w:cs="Courier New"/>
          <w:b/>
          <w:bCs/>
          <w:color w:val="3B4151"/>
          <w:sz w:val="18"/>
          <w:szCs w:val="18"/>
        </w:rPr>
      </w:pPr>
      <w:r w:rsidRPr="0021410B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UpdatedFullName</w:t>
      </w:r>
      <w:proofErr w:type="spellEnd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&gt;&lt;/</w:t>
      </w:r>
      <w:proofErr w:type="spellStart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UpdatedFullName</w:t>
      </w:r>
      <w:proofErr w:type="spellEnd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&gt;</w:t>
      </w:r>
    </w:p>
    <w:p w14:paraId="5126EC88" w14:textId="77777777" w:rsidR="00B07220" w:rsidRPr="00B07220" w:rsidRDefault="00B07220" w:rsidP="00293FC3">
      <w:pPr>
        <w:pStyle w:val="DBSBody"/>
        <w:ind w:left="5040"/>
        <w:rPr>
          <w:rFonts w:ascii="Courier New" w:hAnsi="Courier New" w:cs="Courier New"/>
          <w:b/>
          <w:bCs/>
          <w:color w:val="3B4151"/>
          <w:sz w:val="18"/>
          <w:szCs w:val="18"/>
          <w:highlight w:val="yellow"/>
        </w:rPr>
      </w:pPr>
      <w:r w:rsidRPr="00B07220">
        <w:rPr>
          <w:rFonts w:asciiTheme="minorHAnsi" w:hAnsiTheme="minorHAnsi" w:cstheme="minorHAnsi"/>
          <w:sz w:val="22"/>
          <w:szCs w:val="22"/>
          <w:highlight w:val="yellow"/>
        </w:rPr>
        <w:t>&lt;</w:t>
      </w:r>
      <w:proofErr w:type="spellStart"/>
      <w:r w:rsidRPr="00B07220">
        <w:rPr>
          <w:rFonts w:ascii="Courier New" w:hAnsi="Courier New" w:cs="Courier New"/>
          <w:b/>
          <w:bCs/>
          <w:color w:val="3B4151"/>
          <w:sz w:val="18"/>
          <w:szCs w:val="18"/>
          <w:highlight w:val="yellow"/>
        </w:rPr>
        <w:t>UpdateEmploymentDtls</w:t>
      </w:r>
      <w:proofErr w:type="spellEnd"/>
      <w:r w:rsidRPr="00B07220">
        <w:rPr>
          <w:rFonts w:ascii="Courier New" w:hAnsi="Courier New" w:cs="Courier New"/>
          <w:b/>
          <w:bCs/>
          <w:color w:val="3B4151"/>
          <w:sz w:val="18"/>
          <w:szCs w:val="18"/>
          <w:highlight w:val="yellow"/>
        </w:rPr>
        <w:t>&gt;</w:t>
      </w:r>
    </w:p>
    <w:p w14:paraId="7073327E" w14:textId="3055C869" w:rsidR="00B07220" w:rsidRPr="00B07220" w:rsidRDefault="00B07220" w:rsidP="00293FC3">
      <w:pPr>
        <w:pStyle w:val="DBSBody"/>
        <w:ind w:left="5040"/>
        <w:rPr>
          <w:rFonts w:ascii="Courier New" w:hAnsi="Courier New" w:cs="Courier New"/>
          <w:b/>
          <w:bCs/>
          <w:color w:val="3B4151"/>
          <w:sz w:val="18"/>
          <w:szCs w:val="18"/>
          <w:highlight w:val="yellow"/>
        </w:rPr>
      </w:pPr>
      <w:r w:rsidRPr="00B07220">
        <w:rPr>
          <w:rFonts w:ascii="Courier New" w:hAnsi="Courier New" w:cs="Courier New"/>
          <w:b/>
          <w:bCs/>
          <w:color w:val="3B4151"/>
          <w:sz w:val="18"/>
          <w:szCs w:val="18"/>
          <w:highlight w:val="yellow"/>
        </w:rPr>
        <w:lastRenderedPageBreak/>
        <w:tab/>
        <w:t>&lt;</w:t>
      </w:r>
      <w:proofErr w:type="spellStart"/>
      <w:r w:rsidRPr="00B07220">
        <w:rPr>
          <w:rFonts w:ascii="Courier New" w:hAnsi="Courier New" w:cs="Courier New"/>
          <w:b/>
          <w:bCs/>
          <w:color w:val="3B4151"/>
          <w:sz w:val="18"/>
          <w:szCs w:val="18"/>
          <w:highlight w:val="yellow"/>
        </w:rPr>
        <w:t>EmployerCode</w:t>
      </w:r>
      <w:proofErr w:type="spellEnd"/>
      <w:r w:rsidRPr="00B07220">
        <w:rPr>
          <w:rFonts w:ascii="Courier New" w:hAnsi="Courier New" w:cs="Courier New"/>
          <w:b/>
          <w:bCs/>
          <w:color w:val="3B4151"/>
          <w:sz w:val="18"/>
          <w:szCs w:val="18"/>
          <w:highlight w:val="yellow"/>
        </w:rPr>
        <w:t>&gt;&lt;/</w:t>
      </w:r>
      <w:proofErr w:type="spellStart"/>
      <w:r w:rsidRPr="00B07220">
        <w:rPr>
          <w:rFonts w:ascii="Courier New" w:hAnsi="Courier New" w:cs="Courier New"/>
          <w:b/>
          <w:bCs/>
          <w:color w:val="3B4151"/>
          <w:sz w:val="18"/>
          <w:szCs w:val="18"/>
          <w:highlight w:val="yellow"/>
        </w:rPr>
        <w:t>EmployerCode</w:t>
      </w:r>
      <w:proofErr w:type="spellEnd"/>
      <w:r w:rsidRPr="00B07220">
        <w:rPr>
          <w:rFonts w:ascii="Courier New" w:hAnsi="Courier New" w:cs="Courier New"/>
          <w:b/>
          <w:bCs/>
          <w:color w:val="3B4151"/>
          <w:sz w:val="18"/>
          <w:szCs w:val="18"/>
          <w:highlight w:val="yellow"/>
        </w:rPr>
        <w:t>&gt;</w:t>
      </w:r>
    </w:p>
    <w:p w14:paraId="2EF268B9" w14:textId="72BDDD5A" w:rsidR="00B07220" w:rsidRPr="00B07220" w:rsidRDefault="00B07220" w:rsidP="00293FC3">
      <w:pPr>
        <w:pStyle w:val="DBSBody"/>
        <w:ind w:left="5040"/>
        <w:rPr>
          <w:rFonts w:ascii="Courier New" w:hAnsi="Courier New" w:cs="Courier New"/>
          <w:b/>
          <w:bCs/>
          <w:color w:val="3B4151"/>
          <w:sz w:val="18"/>
          <w:szCs w:val="18"/>
          <w:highlight w:val="yellow"/>
        </w:rPr>
      </w:pPr>
      <w:r w:rsidRPr="00B07220">
        <w:rPr>
          <w:rFonts w:ascii="Courier New" w:hAnsi="Courier New" w:cs="Courier New"/>
          <w:b/>
          <w:bCs/>
          <w:color w:val="3B4151"/>
          <w:sz w:val="18"/>
          <w:szCs w:val="18"/>
          <w:highlight w:val="yellow"/>
        </w:rPr>
        <w:tab/>
        <w:t>&lt;</w:t>
      </w:r>
      <w:proofErr w:type="spellStart"/>
      <w:r w:rsidRPr="00B07220">
        <w:rPr>
          <w:rFonts w:ascii="Courier New" w:hAnsi="Courier New" w:cs="Courier New"/>
          <w:b/>
          <w:bCs/>
          <w:color w:val="3B4151"/>
          <w:sz w:val="18"/>
          <w:szCs w:val="18"/>
          <w:highlight w:val="yellow"/>
        </w:rPr>
        <w:t>EmployerName</w:t>
      </w:r>
      <w:proofErr w:type="spellEnd"/>
      <w:r w:rsidRPr="00B07220">
        <w:rPr>
          <w:rFonts w:ascii="Courier New" w:hAnsi="Courier New" w:cs="Courier New"/>
          <w:b/>
          <w:bCs/>
          <w:color w:val="3B4151"/>
          <w:sz w:val="18"/>
          <w:szCs w:val="18"/>
          <w:highlight w:val="yellow"/>
        </w:rPr>
        <w:t>&gt;&lt;/</w:t>
      </w:r>
      <w:proofErr w:type="spellStart"/>
      <w:r w:rsidRPr="00B07220">
        <w:rPr>
          <w:rFonts w:ascii="Courier New" w:hAnsi="Courier New" w:cs="Courier New"/>
          <w:b/>
          <w:bCs/>
          <w:color w:val="3B4151"/>
          <w:sz w:val="18"/>
          <w:szCs w:val="18"/>
          <w:highlight w:val="yellow"/>
        </w:rPr>
        <w:t>EmployerName</w:t>
      </w:r>
      <w:proofErr w:type="spellEnd"/>
      <w:r w:rsidRPr="00B07220">
        <w:rPr>
          <w:rFonts w:ascii="Courier New" w:hAnsi="Courier New" w:cs="Courier New"/>
          <w:b/>
          <w:bCs/>
          <w:color w:val="3B4151"/>
          <w:sz w:val="18"/>
          <w:szCs w:val="18"/>
          <w:highlight w:val="yellow"/>
        </w:rPr>
        <w:t>&gt;</w:t>
      </w:r>
    </w:p>
    <w:p w14:paraId="0695BC5C" w14:textId="07159D3B" w:rsidR="00B07220" w:rsidRPr="00B07220" w:rsidRDefault="00B07220" w:rsidP="00B07220">
      <w:pPr>
        <w:pStyle w:val="DBSBody"/>
        <w:ind w:left="5040" w:firstLine="720"/>
        <w:rPr>
          <w:rFonts w:ascii="Courier New" w:hAnsi="Courier New" w:cs="Courier New"/>
          <w:b/>
          <w:bCs/>
          <w:color w:val="3B4151"/>
          <w:sz w:val="18"/>
          <w:szCs w:val="18"/>
          <w:highlight w:val="yellow"/>
        </w:rPr>
      </w:pPr>
      <w:r w:rsidRPr="00B07220">
        <w:rPr>
          <w:rFonts w:ascii="Courier New" w:hAnsi="Courier New" w:cs="Courier New"/>
          <w:b/>
          <w:bCs/>
          <w:color w:val="3B4151"/>
          <w:sz w:val="18"/>
          <w:szCs w:val="18"/>
          <w:highlight w:val="yellow"/>
        </w:rPr>
        <w:t>&lt;</w:t>
      </w:r>
      <w:proofErr w:type="spellStart"/>
      <w:r w:rsidRPr="00B07220">
        <w:rPr>
          <w:rFonts w:ascii="Courier New" w:hAnsi="Courier New" w:cs="Courier New"/>
          <w:b/>
          <w:bCs/>
          <w:color w:val="3B4151"/>
          <w:sz w:val="18"/>
          <w:szCs w:val="18"/>
          <w:highlight w:val="yellow"/>
        </w:rPr>
        <w:t>IsNewEmpCodeCreationReqd</w:t>
      </w:r>
      <w:proofErr w:type="spellEnd"/>
      <w:r w:rsidRPr="00B07220">
        <w:rPr>
          <w:rFonts w:ascii="Courier New" w:hAnsi="Courier New" w:cs="Courier New"/>
          <w:b/>
          <w:bCs/>
          <w:color w:val="3B4151"/>
          <w:sz w:val="18"/>
          <w:szCs w:val="18"/>
          <w:highlight w:val="yellow"/>
        </w:rPr>
        <w:t>&gt;&lt;/</w:t>
      </w:r>
      <w:proofErr w:type="spellStart"/>
      <w:r w:rsidRPr="00B07220">
        <w:rPr>
          <w:rFonts w:ascii="Courier New" w:hAnsi="Courier New" w:cs="Courier New"/>
          <w:b/>
          <w:bCs/>
          <w:color w:val="3B4151"/>
          <w:sz w:val="18"/>
          <w:szCs w:val="18"/>
          <w:highlight w:val="yellow"/>
        </w:rPr>
        <w:t>IsNewEmpCodeCreationReqd</w:t>
      </w:r>
      <w:proofErr w:type="spellEnd"/>
      <w:r w:rsidRPr="00B07220">
        <w:rPr>
          <w:rFonts w:ascii="Courier New" w:hAnsi="Courier New" w:cs="Courier New"/>
          <w:b/>
          <w:bCs/>
          <w:color w:val="3B4151"/>
          <w:sz w:val="18"/>
          <w:szCs w:val="18"/>
          <w:highlight w:val="yellow"/>
        </w:rPr>
        <w:t>&gt;</w:t>
      </w:r>
    </w:p>
    <w:p w14:paraId="12D3A4A5" w14:textId="5D4D1032" w:rsidR="00B07220" w:rsidRPr="00AD2F6B" w:rsidRDefault="00B07220" w:rsidP="00293FC3">
      <w:pPr>
        <w:pStyle w:val="DBSBody"/>
        <w:ind w:left="5040"/>
        <w:rPr>
          <w:rFonts w:asciiTheme="minorHAnsi" w:hAnsiTheme="minorHAnsi" w:cstheme="minorHAnsi"/>
          <w:sz w:val="22"/>
          <w:szCs w:val="22"/>
        </w:rPr>
      </w:pPr>
      <w:r w:rsidRPr="00B07220">
        <w:rPr>
          <w:rFonts w:ascii="Courier New" w:hAnsi="Courier New" w:cs="Courier New"/>
          <w:b/>
          <w:bCs/>
          <w:color w:val="3B4151"/>
          <w:sz w:val="18"/>
          <w:szCs w:val="18"/>
          <w:highlight w:val="yellow"/>
        </w:rPr>
        <w:t>&lt;/</w:t>
      </w:r>
      <w:proofErr w:type="spellStart"/>
      <w:r w:rsidRPr="00B07220">
        <w:rPr>
          <w:rFonts w:ascii="Courier New" w:hAnsi="Courier New" w:cs="Courier New"/>
          <w:b/>
          <w:bCs/>
          <w:color w:val="3B4151"/>
          <w:sz w:val="18"/>
          <w:szCs w:val="18"/>
          <w:highlight w:val="yellow"/>
        </w:rPr>
        <w:t>UpdateEmploymentDtls</w:t>
      </w:r>
      <w:proofErr w:type="spellEnd"/>
      <w:r w:rsidRPr="00B07220">
        <w:rPr>
          <w:rFonts w:ascii="Courier New" w:hAnsi="Courier New" w:cs="Courier New"/>
          <w:b/>
          <w:bCs/>
          <w:color w:val="3B4151"/>
          <w:sz w:val="18"/>
          <w:szCs w:val="18"/>
          <w:highlight w:val="yellow"/>
        </w:rPr>
        <w:t>&gt;</w:t>
      </w:r>
    </w:p>
    <w:p w14:paraId="1A34CBBB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UpdateProspectDtlsFromBPM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6788837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AdditionalDocumentDetails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090EAA88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DocumentName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&gt;Passport&lt;/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DocumentName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12B0E35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DocumentStatus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&gt;Active&lt;/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DocumentStatus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270D984F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DocumentRemarks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DocumentRemarks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F98C82B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&lt;FreeField1&gt;&lt;/FreeField1&gt;</w:t>
      </w:r>
    </w:p>
    <w:p w14:paraId="3343FFAD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&lt;FreeField2&gt;&lt;/FreeField2&gt;</w:t>
      </w:r>
    </w:p>
    <w:p w14:paraId="52B45275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AdditionalDocumentDetails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6ACC3EB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DocRequired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DocRequired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88E3DF5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DocNameList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3EBAD41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DocumentName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&gt;Passport&lt;/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DocumentName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3627ADE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MonthYear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&gt;09-2022&lt;/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MonthYear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41071D6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DocNameList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5EBFAC0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ActionedDate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-mm-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yyyy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ActionedDate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8FF9A0C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&lt;Decision&gt;String&lt;/Decision&gt;</w:t>
      </w:r>
    </w:p>
    <w:p w14:paraId="00C5B9C5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DecisionDate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-mm-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yyyy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DecisionDate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C747456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FircoExceptionExpiry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FircoExceptionExpiry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5A9FE2CE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BankStatementUploadExpiry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BankStatementUploadExpiry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2CCDCCA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IBPSWIExpiry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IBPSWIExpiry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83F170F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DeliveryClosure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DeliveryClosure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76486F2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CoolingPeriodCancel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CoolingPeriodCancel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2699CC5B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DecTechDecline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DecTechDecline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5417BBF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EFMSDecline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EFMSDecline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6C355388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FircoDecline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FircoDecline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54D28011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ProspectToBeClosed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ProspectToBeClosed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2A87E92A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DeclineReasons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DeclineReasons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B08B3B2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CoolingPeriosStartDate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-mm-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yyyy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CoolingPeriosStartDate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57E2796C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CoolingPeriodDocList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CoolingPeriodDocList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5B3D8551" w14:textId="60A5C3BC" w:rsidR="0021410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FinalCardLimit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&gt;545444&lt;/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FinalCardLimit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  <w:r w:rsidR="0021410B">
        <w:rPr>
          <w:rFonts w:asciiTheme="minorHAnsi" w:hAnsiTheme="minorHAnsi" w:cstheme="minorHAnsi"/>
          <w:sz w:val="22"/>
          <w:szCs w:val="22"/>
        </w:rPr>
        <w:tab/>
      </w:r>
      <w:r w:rsidR="0021410B">
        <w:rPr>
          <w:rFonts w:asciiTheme="minorHAnsi" w:hAnsiTheme="minorHAnsi" w:cstheme="minorHAnsi"/>
          <w:sz w:val="22"/>
          <w:szCs w:val="22"/>
        </w:rPr>
        <w:tab/>
      </w:r>
      <w:r w:rsidR="0021410B">
        <w:rPr>
          <w:rFonts w:asciiTheme="minorHAnsi" w:hAnsiTheme="minorHAnsi" w:cstheme="minorHAnsi"/>
          <w:sz w:val="22"/>
          <w:szCs w:val="22"/>
        </w:rPr>
        <w:tab/>
      </w:r>
      <w:r w:rsidR="0021410B">
        <w:rPr>
          <w:rFonts w:asciiTheme="minorHAnsi" w:hAnsiTheme="minorHAnsi" w:cstheme="minorHAnsi"/>
          <w:sz w:val="22"/>
          <w:szCs w:val="22"/>
        </w:rPr>
        <w:tab/>
      </w:r>
      <w:r w:rsidR="0021410B">
        <w:rPr>
          <w:rFonts w:asciiTheme="minorHAnsi" w:hAnsiTheme="minorHAnsi" w:cstheme="minorHAnsi"/>
          <w:sz w:val="22"/>
          <w:szCs w:val="22"/>
        </w:rPr>
        <w:tab/>
        <w:t xml:space="preserve">               </w:t>
      </w:r>
      <w:r w:rsidR="0021410B" w:rsidRPr="00D2307F">
        <w:rPr>
          <w:rFonts w:ascii="Consolas" w:hAnsi="Consolas"/>
        </w:rPr>
        <w:t>&lt;</w:t>
      </w:r>
      <w:proofErr w:type="spellStart"/>
      <w:r w:rsidR="0021410B" w:rsidRPr="00D2307F">
        <w:rPr>
          <w:rFonts w:ascii="Consolas" w:hAnsi="Consolas"/>
        </w:rPr>
        <w:t>IsVirtualCardActive</w:t>
      </w:r>
      <w:proofErr w:type="spellEnd"/>
      <w:r w:rsidR="0021410B" w:rsidRPr="00D2307F">
        <w:rPr>
          <w:rFonts w:ascii="Consolas" w:hAnsi="Consolas"/>
        </w:rPr>
        <w:t>&gt;Y&lt;/</w:t>
      </w:r>
      <w:proofErr w:type="spellStart"/>
      <w:r w:rsidR="0021410B" w:rsidRPr="00D2307F">
        <w:rPr>
          <w:rFonts w:ascii="Consolas" w:hAnsi="Consolas"/>
        </w:rPr>
        <w:t>IsVirtualCardActive</w:t>
      </w:r>
      <w:proofErr w:type="spellEnd"/>
      <w:r w:rsidR="0021410B" w:rsidRPr="00D2307F">
        <w:rPr>
          <w:rFonts w:ascii="Consolas" w:hAnsi="Consolas"/>
        </w:rPr>
        <w:t>&gt;</w:t>
      </w:r>
    </w:p>
    <w:p w14:paraId="3FB60976" w14:textId="2011F1E1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&lt;CustomerDeclaredLifestyleExpenditure&gt;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>&lt;/CustomerDeclaredLifestyleExpenditure&gt;</w:t>
      </w:r>
    </w:p>
    <w:p w14:paraId="4595D0C7" w14:textId="763FE208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AECBMonthly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 xml:space="preserve">&gt; 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 xml:space="preserve"> 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AECBMonthly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1F774520" w14:textId="691CF2E8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StressTestingBuffer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 xml:space="preserve">&gt; 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 xml:space="preserve"> 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StressTestingBuffer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DA3A681" w14:textId="1FE05722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TotalAssessedIncome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 xml:space="preserve">&gt; 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 xml:space="preserve"> 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TotalAssessedIncome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A378073" w14:textId="155742E5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TotalDeductions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 xml:space="preserve">&gt; 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 xml:space="preserve"> 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TotalDeductions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E479098" w14:textId="2AD39E59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NetDisposableIncome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 xml:space="preserve">&gt; 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 xml:space="preserve"> 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NetDisposableIncome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2A8308BD" w14:textId="1BFD9B62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AffordabilityAssessmentRatio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 xml:space="preserve">&gt; 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 xml:space="preserve"> 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AffordabilityAssessmentRatio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FF2F540" w14:textId="5179AF73" w:rsid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CardType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 xml:space="preserve">&gt; 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 xml:space="preserve"> 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CardType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093C6AC4" w14:textId="77777777" w:rsidR="002D37CE" w:rsidRPr="00D2307F" w:rsidRDefault="002D37CE" w:rsidP="002D37CE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D2307F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D2307F">
        <w:rPr>
          <w:rFonts w:asciiTheme="minorHAnsi" w:hAnsiTheme="minorHAnsi" w:cstheme="minorHAnsi"/>
          <w:sz w:val="22"/>
          <w:szCs w:val="22"/>
        </w:rPr>
        <w:t>FirstName</w:t>
      </w:r>
      <w:proofErr w:type="spellEnd"/>
      <w:r w:rsidRPr="00D2307F">
        <w:rPr>
          <w:rFonts w:asciiTheme="minorHAnsi" w:hAnsiTheme="minorHAnsi" w:cstheme="minorHAnsi"/>
          <w:sz w:val="22"/>
          <w:szCs w:val="22"/>
        </w:rPr>
        <w:t>&gt; String&lt;/</w:t>
      </w:r>
      <w:proofErr w:type="spellStart"/>
      <w:r w:rsidRPr="00D2307F">
        <w:rPr>
          <w:rFonts w:asciiTheme="minorHAnsi" w:hAnsiTheme="minorHAnsi" w:cstheme="minorHAnsi"/>
          <w:sz w:val="22"/>
          <w:szCs w:val="22"/>
        </w:rPr>
        <w:t>FirstName</w:t>
      </w:r>
      <w:proofErr w:type="spellEnd"/>
      <w:r w:rsidRPr="00D2307F">
        <w:rPr>
          <w:rFonts w:asciiTheme="minorHAnsi" w:hAnsiTheme="minorHAnsi" w:cstheme="minorHAnsi"/>
          <w:sz w:val="22"/>
          <w:szCs w:val="22"/>
        </w:rPr>
        <w:t>&gt;</w:t>
      </w:r>
    </w:p>
    <w:p w14:paraId="286AED48" w14:textId="1E6FDC2C" w:rsidR="002D37CE" w:rsidRPr="00D2307F" w:rsidRDefault="002D37CE" w:rsidP="002D37CE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D2307F">
        <w:rPr>
          <w:rFonts w:asciiTheme="minorHAnsi" w:hAnsiTheme="minorHAnsi" w:cstheme="minorHAnsi"/>
          <w:sz w:val="22"/>
          <w:szCs w:val="22"/>
        </w:rPr>
        <w:tab/>
      </w:r>
      <w:r w:rsidRPr="00D2307F">
        <w:rPr>
          <w:rFonts w:asciiTheme="minorHAnsi" w:hAnsiTheme="minorHAnsi" w:cstheme="minorHAnsi"/>
          <w:sz w:val="22"/>
          <w:szCs w:val="22"/>
        </w:rPr>
        <w:tab/>
      </w:r>
      <w:r w:rsidRPr="00D2307F">
        <w:rPr>
          <w:rFonts w:asciiTheme="minorHAnsi" w:hAnsiTheme="minorHAnsi" w:cstheme="minorHAnsi"/>
          <w:sz w:val="22"/>
          <w:szCs w:val="22"/>
        </w:rPr>
        <w:tab/>
      </w:r>
      <w:r w:rsidRPr="00D2307F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D2307F">
        <w:rPr>
          <w:rFonts w:asciiTheme="minorHAnsi" w:hAnsiTheme="minorHAnsi" w:cstheme="minorHAnsi"/>
          <w:sz w:val="22"/>
          <w:szCs w:val="22"/>
        </w:rPr>
        <w:t>MiddleName</w:t>
      </w:r>
      <w:proofErr w:type="spellEnd"/>
      <w:r w:rsidRPr="00D2307F">
        <w:rPr>
          <w:rFonts w:asciiTheme="minorHAnsi" w:hAnsiTheme="minorHAnsi" w:cstheme="minorHAnsi"/>
          <w:sz w:val="22"/>
          <w:szCs w:val="22"/>
        </w:rPr>
        <w:t>&gt; String&lt;/</w:t>
      </w:r>
      <w:proofErr w:type="spellStart"/>
      <w:r w:rsidRPr="00D2307F">
        <w:rPr>
          <w:rFonts w:asciiTheme="minorHAnsi" w:hAnsiTheme="minorHAnsi" w:cstheme="minorHAnsi"/>
          <w:sz w:val="22"/>
          <w:szCs w:val="22"/>
        </w:rPr>
        <w:t>MiddleName</w:t>
      </w:r>
      <w:proofErr w:type="spellEnd"/>
      <w:r w:rsidRPr="00D2307F">
        <w:rPr>
          <w:rFonts w:asciiTheme="minorHAnsi" w:hAnsiTheme="minorHAnsi" w:cstheme="minorHAnsi"/>
          <w:sz w:val="22"/>
          <w:szCs w:val="22"/>
        </w:rPr>
        <w:t>&gt;</w:t>
      </w:r>
    </w:p>
    <w:p w14:paraId="72D76C1A" w14:textId="7AABBD7B" w:rsidR="002D37CE" w:rsidRPr="00D2307F" w:rsidRDefault="002D37CE" w:rsidP="002D37CE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D2307F">
        <w:rPr>
          <w:rFonts w:asciiTheme="minorHAnsi" w:hAnsiTheme="minorHAnsi" w:cstheme="minorHAnsi"/>
          <w:sz w:val="22"/>
          <w:szCs w:val="22"/>
        </w:rPr>
        <w:tab/>
      </w:r>
      <w:r w:rsidRPr="00D2307F">
        <w:rPr>
          <w:rFonts w:asciiTheme="minorHAnsi" w:hAnsiTheme="minorHAnsi" w:cstheme="minorHAnsi"/>
          <w:sz w:val="22"/>
          <w:szCs w:val="22"/>
        </w:rPr>
        <w:tab/>
      </w:r>
      <w:r w:rsidRPr="00D2307F">
        <w:rPr>
          <w:rFonts w:asciiTheme="minorHAnsi" w:hAnsiTheme="minorHAnsi" w:cstheme="minorHAnsi"/>
          <w:sz w:val="22"/>
          <w:szCs w:val="22"/>
        </w:rPr>
        <w:tab/>
      </w:r>
      <w:r w:rsidRPr="00D2307F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D2307F">
        <w:rPr>
          <w:rFonts w:asciiTheme="minorHAnsi" w:hAnsiTheme="minorHAnsi" w:cstheme="minorHAnsi"/>
          <w:sz w:val="22"/>
          <w:szCs w:val="22"/>
        </w:rPr>
        <w:t>LastName</w:t>
      </w:r>
      <w:proofErr w:type="spellEnd"/>
      <w:r w:rsidRPr="00D2307F">
        <w:rPr>
          <w:rFonts w:asciiTheme="minorHAnsi" w:hAnsiTheme="minorHAnsi" w:cstheme="minorHAnsi"/>
          <w:sz w:val="22"/>
          <w:szCs w:val="22"/>
        </w:rPr>
        <w:t>&gt; String&lt;/</w:t>
      </w:r>
      <w:proofErr w:type="spellStart"/>
      <w:r w:rsidRPr="00D2307F">
        <w:rPr>
          <w:rFonts w:asciiTheme="minorHAnsi" w:hAnsiTheme="minorHAnsi" w:cstheme="minorHAnsi"/>
          <w:sz w:val="22"/>
          <w:szCs w:val="22"/>
        </w:rPr>
        <w:t>LastName</w:t>
      </w:r>
      <w:proofErr w:type="spellEnd"/>
      <w:r w:rsidRPr="00D2307F">
        <w:rPr>
          <w:rFonts w:asciiTheme="minorHAnsi" w:hAnsiTheme="minorHAnsi" w:cstheme="minorHAnsi"/>
          <w:sz w:val="22"/>
          <w:szCs w:val="22"/>
        </w:rPr>
        <w:t>&gt;</w:t>
      </w:r>
    </w:p>
    <w:p w14:paraId="418AF88C" w14:textId="4C249D87" w:rsidR="002D37CE" w:rsidRDefault="002D37CE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D2307F">
        <w:rPr>
          <w:rFonts w:asciiTheme="minorHAnsi" w:hAnsiTheme="minorHAnsi" w:cstheme="minorHAnsi"/>
          <w:sz w:val="22"/>
          <w:szCs w:val="22"/>
        </w:rPr>
        <w:tab/>
      </w:r>
      <w:r w:rsidRPr="00D2307F">
        <w:rPr>
          <w:rFonts w:asciiTheme="minorHAnsi" w:hAnsiTheme="minorHAnsi" w:cstheme="minorHAnsi"/>
          <w:sz w:val="22"/>
          <w:szCs w:val="22"/>
        </w:rPr>
        <w:tab/>
      </w:r>
      <w:r w:rsidRPr="00D2307F">
        <w:rPr>
          <w:rFonts w:asciiTheme="minorHAnsi" w:hAnsiTheme="minorHAnsi" w:cstheme="minorHAnsi"/>
          <w:sz w:val="22"/>
          <w:szCs w:val="22"/>
        </w:rPr>
        <w:tab/>
      </w:r>
      <w:r w:rsidRPr="00D2307F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D2307F">
        <w:rPr>
          <w:rFonts w:asciiTheme="minorHAnsi" w:hAnsiTheme="minorHAnsi" w:cstheme="minorHAnsi"/>
          <w:sz w:val="22"/>
          <w:szCs w:val="22"/>
        </w:rPr>
        <w:t>FullName</w:t>
      </w:r>
      <w:proofErr w:type="spellEnd"/>
      <w:r w:rsidRPr="00D2307F">
        <w:rPr>
          <w:rFonts w:asciiTheme="minorHAnsi" w:hAnsiTheme="minorHAnsi" w:cstheme="minorHAnsi"/>
          <w:sz w:val="22"/>
          <w:szCs w:val="22"/>
        </w:rPr>
        <w:t>&gt; String&lt;/</w:t>
      </w:r>
      <w:proofErr w:type="spellStart"/>
      <w:r w:rsidRPr="00D2307F">
        <w:rPr>
          <w:rFonts w:asciiTheme="minorHAnsi" w:hAnsiTheme="minorHAnsi" w:cstheme="minorHAnsi"/>
          <w:sz w:val="22"/>
          <w:szCs w:val="22"/>
        </w:rPr>
        <w:t>FullName</w:t>
      </w:r>
      <w:proofErr w:type="spellEnd"/>
      <w:r w:rsidRPr="00D2307F">
        <w:rPr>
          <w:rFonts w:asciiTheme="minorHAnsi" w:hAnsiTheme="minorHAnsi" w:cstheme="minorHAnsi"/>
          <w:sz w:val="22"/>
          <w:szCs w:val="22"/>
        </w:rPr>
        <w:t>&gt;</w:t>
      </w:r>
    </w:p>
    <w:p w14:paraId="3170D9CA" w14:textId="1FEA332C" w:rsidR="0076558C" w:rsidRPr="003F673B" w:rsidRDefault="0076558C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MurabahaCertificateNo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&gt;string&lt;/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MurabahaCertificateNo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</w:t>
      </w:r>
    </w:p>
    <w:p w14:paraId="515FF652" w14:textId="2DA02E3E" w:rsidR="0076558C" w:rsidRPr="003F673B" w:rsidRDefault="0076558C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GrossSalary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&gt;string&lt;/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GrossSalary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</w:t>
      </w:r>
    </w:p>
    <w:p w14:paraId="69797CC1" w14:textId="1F0592F1" w:rsidR="0076558C" w:rsidRPr="003F673B" w:rsidRDefault="0076558C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AssessedIncome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&gt;string&lt;/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AssessedIncome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</w:t>
      </w:r>
    </w:p>
    <w:p w14:paraId="74B3F790" w14:textId="7FAABD15" w:rsidR="0076558C" w:rsidRPr="003F673B" w:rsidRDefault="0076558C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t>&lt;LifestyleExpense1&gt;string&lt;/LifestyleExpense1&gt;</w:t>
      </w:r>
    </w:p>
    <w:p w14:paraId="372D4E64" w14:textId="1535DD74" w:rsidR="0076558C" w:rsidRPr="003F673B" w:rsidRDefault="0076558C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t>&lt;LifestyleExpense2&gt;string&lt;/LifestyleExpense2&gt;</w:t>
      </w:r>
    </w:p>
    <w:p w14:paraId="60252E90" w14:textId="71525C41" w:rsidR="0076558C" w:rsidRPr="003F673B" w:rsidRDefault="0076558C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t>&lt;LifestyleExpense3&gt;string&lt;/LifestyleExpense3&gt;</w:t>
      </w:r>
    </w:p>
    <w:p w14:paraId="0D783B28" w14:textId="3AE5CE8D" w:rsidR="0076558C" w:rsidRPr="003F673B" w:rsidRDefault="0076558C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t>&lt;LifestyleExpense4&gt;string&lt;/LifestyleExpense4&gt;</w:t>
      </w:r>
    </w:p>
    <w:p w14:paraId="58823623" w14:textId="03F0D2CA" w:rsidR="0076558C" w:rsidRPr="003F673B" w:rsidRDefault="0076558C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Employercode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&gt;string&lt;/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Employercode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</w:t>
      </w:r>
    </w:p>
    <w:p w14:paraId="1663B6EE" w14:textId="7A9D445D" w:rsidR="0076558C" w:rsidRPr="003F673B" w:rsidRDefault="0076558C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EmployerName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&gt;string&lt;/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EmployerName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</w:t>
      </w:r>
    </w:p>
    <w:p w14:paraId="0A6D969D" w14:textId="7029B40B" w:rsidR="0076558C" w:rsidRPr="003F673B" w:rsidRDefault="0076558C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OutputFinalDBR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&gt;string&lt;/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OutputFinalDBR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</w:t>
      </w:r>
    </w:p>
    <w:p w14:paraId="2937C9D2" w14:textId="77777777" w:rsidR="0076558C" w:rsidRPr="003F673B" w:rsidRDefault="0076558C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FatcaDetails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</w:t>
      </w:r>
    </w:p>
    <w:p w14:paraId="5C464D63" w14:textId="6FFED7AD" w:rsidR="0076558C" w:rsidRPr="003F673B" w:rsidRDefault="0076558C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USRelation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&gt;string&lt;/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USRelation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</w:t>
      </w:r>
    </w:p>
    <w:p w14:paraId="1013AF7A" w14:textId="5B9C2BBB" w:rsidR="0076558C" w:rsidRPr="003F673B" w:rsidRDefault="0076558C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tab/>
        <w:t>&lt;TIN&gt;string&lt;/TIN&gt;</w:t>
      </w:r>
    </w:p>
    <w:p w14:paraId="5E3F8CFF" w14:textId="4B515239" w:rsidR="0076558C" w:rsidRPr="003F673B" w:rsidRDefault="0076558C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FatcaReason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&gt;string&lt;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FatcaReason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</w:t>
      </w:r>
    </w:p>
    <w:p w14:paraId="1607523A" w14:textId="4710FCE3" w:rsidR="0076558C" w:rsidRPr="00AD2F6B" w:rsidRDefault="0076558C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t>&lt;/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FatcaDetails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</w:t>
      </w:r>
      <w:r w:rsidRPr="0076558C">
        <w:rPr>
          <w:rFonts w:asciiTheme="minorHAnsi" w:hAnsiTheme="minorHAnsi" w:cstheme="minorHAnsi"/>
          <w:sz w:val="22"/>
          <w:szCs w:val="22"/>
        </w:rPr>
        <w:tab/>
      </w:r>
    </w:p>
    <w:p w14:paraId="26B79A1A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NotifyApplicationStatusRequest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570D690D" w14:textId="6C9FA90A" w:rsidR="00B97A35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>&lt;/EE_EAI_MESSAGE&gt;</w:t>
      </w:r>
    </w:p>
    <w:p w14:paraId="3883F8C1" w14:textId="77777777" w:rsidR="00B2424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16" w:name="_Toc466206729"/>
      <w:r w:rsidRPr="009F480D">
        <w:rPr>
          <w:rFonts w:cstheme="minorHAnsi"/>
          <w:color w:val="0070C0"/>
        </w:rPr>
        <w:t>Re</w:t>
      </w:r>
      <w:r>
        <w:rPr>
          <w:rFonts w:cstheme="minorHAnsi"/>
          <w:color w:val="0070C0"/>
        </w:rPr>
        <w:t>sponse Description</w:t>
      </w:r>
      <w:bookmarkEnd w:id="16"/>
    </w:p>
    <w:p w14:paraId="39EAE692" w14:textId="77777777" w:rsidR="00B2424C" w:rsidRPr="009F480D" w:rsidRDefault="00B2424C" w:rsidP="00B2424C"/>
    <w:tbl>
      <w:tblPr>
        <w:tblW w:w="963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3960"/>
        <w:gridCol w:w="1710"/>
        <w:gridCol w:w="1890"/>
      </w:tblGrid>
      <w:tr w:rsidR="00B2424C" w:rsidRPr="009F480D" w14:paraId="5AC03C73" w14:textId="77777777" w:rsidTr="00D2307F">
        <w:trPr>
          <w:cantSplit/>
          <w:trHeight w:val="488"/>
          <w:tblHeader/>
        </w:trPr>
        <w:tc>
          <w:tcPr>
            <w:tcW w:w="2070" w:type="dxa"/>
            <w:shd w:val="clear" w:color="auto" w:fill="B8CCE4" w:themeFill="accent1" w:themeFillTint="66"/>
          </w:tcPr>
          <w:p w14:paraId="039C3C72" w14:textId="77777777" w:rsidR="00B2424C" w:rsidRPr="009F480D" w:rsidRDefault="00B2424C" w:rsidP="00D2307F">
            <w:pPr>
              <w:ind w:left="90"/>
              <w:rPr>
                <w:rFonts w:cs="Arial"/>
                <w:b/>
              </w:rPr>
            </w:pPr>
            <w:r w:rsidRPr="009F480D">
              <w:rPr>
                <w:rFonts w:cs="Arial"/>
                <w:b/>
              </w:rPr>
              <w:t xml:space="preserve">Field Name </w:t>
            </w:r>
          </w:p>
        </w:tc>
        <w:tc>
          <w:tcPr>
            <w:tcW w:w="3960" w:type="dxa"/>
            <w:shd w:val="clear" w:color="auto" w:fill="B8CCE4" w:themeFill="accent1" w:themeFillTint="66"/>
          </w:tcPr>
          <w:p w14:paraId="1BC786E1" w14:textId="77777777" w:rsidR="00B2424C" w:rsidRPr="009F480D" w:rsidRDefault="00B2424C" w:rsidP="00D2307F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Description </w:t>
            </w:r>
          </w:p>
        </w:tc>
        <w:tc>
          <w:tcPr>
            <w:tcW w:w="1710" w:type="dxa"/>
            <w:shd w:val="clear" w:color="auto" w:fill="B8CCE4" w:themeFill="accent1" w:themeFillTint="66"/>
          </w:tcPr>
          <w:p w14:paraId="508E38AF" w14:textId="77777777" w:rsidR="00B2424C" w:rsidRPr="009F480D" w:rsidRDefault="00B2424C" w:rsidP="00D2307F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Data Type (Max Length/ Format) </w:t>
            </w:r>
          </w:p>
        </w:tc>
        <w:tc>
          <w:tcPr>
            <w:tcW w:w="1890" w:type="dxa"/>
            <w:shd w:val="clear" w:color="auto" w:fill="B8CCE4" w:themeFill="accent1" w:themeFillTint="66"/>
          </w:tcPr>
          <w:p w14:paraId="7B216E55" w14:textId="77777777" w:rsidR="00B2424C" w:rsidRPr="009F480D" w:rsidRDefault="00B2424C" w:rsidP="00D2307F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Mandatory (M)/ </w:t>
            </w:r>
          </w:p>
          <w:p w14:paraId="4C92AE23" w14:textId="77777777" w:rsidR="00B2424C" w:rsidRPr="009F480D" w:rsidRDefault="00B2424C" w:rsidP="00D2307F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Optional (O)/ </w:t>
            </w:r>
          </w:p>
          <w:p w14:paraId="322F46EA" w14:textId="77777777" w:rsidR="00B2424C" w:rsidRPr="009F480D" w:rsidRDefault="00B2424C" w:rsidP="00D2307F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Conditional(C) </w:t>
            </w:r>
          </w:p>
        </w:tc>
      </w:tr>
      <w:tr w:rsidR="00F75251" w:rsidRPr="009F480D" w:rsidDel="005D518C" w14:paraId="5D1ABFB1" w14:textId="77777777" w:rsidTr="00D2307F">
        <w:tblPrEx>
          <w:tblLook w:val="04A0" w:firstRow="1" w:lastRow="0" w:firstColumn="1" w:lastColumn="0" w:noHBand="0" w:noVBand="1"/>
        </w:tblPrEx>
        <w:tc>
          <w:tcPr>
            <w:tcW w:w="9630" w:type="dxa"/>
            <w:gridSpan w:val="4"/>
          </w:tcPr>
          <w:p w14:paraId="1BDBDF85" w14:textId="77777777" w:rsidR="00F75251" w:rsidRPr="00B16F95" w:rsidRDefault="00F75251" w:rsidP="00F75251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E5523">
              <w:rPr>
                <w:rFonts w:asciiTheme="minorHAnsi" w:hAnsiTheme="minorHAnsi" w:cstheme="minorHAnsi"/>
              </w:rPr>
              <w:t>NotifyApplicationStatusRe</w:t>
            </w:r>
            <w:r>
              <w:rPr>
                <w:rFonts w:asciiTheme="minorHAnsi" w:hAnsiTheme="minorHAnsi" w:cstheme="minorHAnsi"/>
              </w:rPr>
              <w:t>sponse</w:t>
            </w:r>
            <w:proofErr w:type="spellEnd"/>
          </w:p>
        </w:tc>
      </w:tr>
      <w:tr w:rsidR="00CE7CFC" w:rsidRPr="009F480D" w:rsidDel="005D518C" w14:paraId="346D6C80" w14:textId="77777777" w:rsidTr="00D2307F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14:paraId="6638C2FD" w14:textId="77777777" w:rsidR="00CE7CFC" w:rsidRPr="00B16F95" w:rsidRDefault="00F75251" w:rsidP="00F75251">
            <w:pPr>
              <w:rPr>
                <w:rFonts w:ascii="Verdana" w:hAnsi="Verdana"/>
                <w:b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sz w:val="20"/>
                <w:szCs w:val="20"/>
              </w:rPr>
              <w:t>Status</w:t>
            </w:r>
            <w:r w:rsidR="00334865">
              <w:rPr>
                <w:rFonts w:ascii="Verdana" w:hAnsi="Verdana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3960" w:type="dxa"/>
          </w:tcPr>
          <w:p w14:paraId="2A9D4E03" w14:textId="77777777" w:rsidR="00CE7CFC" w:rsidRPr="00B16F95" w:rsidRDefault="00CE7CFC" w:rsidP="00CE7CFC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1710" w:type="dxa"/>
          </w:tcPr>
          <w:p w14:paraId="6FC6845B" w14:textId="77777777" w:rsidR="00CE7CFC" w:rsidRPr="00B16F95" w:rsidRDefault="00CE7CFC" w:rsidP="00CE7CFC">
            <w:pPr>
              <w:rPr>
                <w:rFonts w:ascii="Verdana" w:hAnsi="Verdana"/>
                <w:b/>
                <w:sz w:val="20"/>
                <w:szCs w:val="20"/>
              </w:rPr>
            </w:pPr>
            <w:r w:rsidRPr="00B16F95">
              <w:rPr>
                <w:rFonts w:ascii="Verdana" w:hAnsi="Verdana"/>
                <w:sz w:val="20"/>
                <w:szCs w:val="20"/>
              </w:rPr>
              <w:t>String(10)</w:t>
            </w:r>
          </w:p>
        </w:tc>
        <w:tc>
          <w:tcPr>
            <w:tcW w:w="1890" w:type="dxa"/>
          </w:tcPr>
          <w:p w14:paraId="2DD08AE6" w14:textId="77777777" w:rsidR="00CE7CFC" w:rsidRPr="00B16F95" w:rsidRDefault="00CE7CFC" w:rsidP="00CE7CFC">
            <w:pPr>
              <w:rPr>
                <w:rFonts w:ascii="Verdana" w:hAnsi="Verdana"/>
                <w:b/>
                <w:sz w:val="20"/>
                <w:szCs w:val="20"/>
              </w:rPr>
            </w:pPr>
            <w:r w:rsidRPr="00B16F95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CE7CFC" w:rsidRPr="009F480D" w:rsidDel="005D518C" w14:paraId="5653EA1D" w14:textId="77777777" w:rsidTr="00D2307F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14:paraId="64E84742" w14:textId="77777777" w:rsidR="00CE7CFC" w:rsidRPr="00B16F95" w:rsidRDefault="00F75251" w:rsidP="00CE7CFC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sz w:val="20"/>
                <w:szCs w:val="20"/>
              </w:rPr>
              <w:t>Status</w:t>
            </w:r>
            <w:r w:rsidR="00EF7A64" w:rsidRPr="00EF7A64">
              <w:rPr>
                <w:rFonts w:ascii="Verdana" w:hAnsi="Verdana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960" w:type="dxa"/>
          </w:tcPr>
          <w:p w14:paraId="3E02AA3C" w14:textId="77777777" w:rsidR="00CE7CFC" w:rsidRPr="00B16F95" w:rsidRDefault="00CE7CFC" w:rsidP="00CE7CFC">
            <w:pPr>
              <w:pStyle w:val="Default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10" w:type="dxa"/>
          </w:tcPr>
          <w:p w14:paraId="074991EC" w14:textId="77777777" w:rsidR="00CE7CFC" w:rsidRPr="00B16F95" w:rsidRDefault="00CE7CFC" w:rsidP="007C051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B16F95">
              <w:rPr>
                <w:rFonts w:ascii="Verdana" w:hAnsi="Verdana"/>
                <w:sz w:val="20"/>
                <w:szCs w:val="20"/>
              </w:rPr>
              <w:t>String(</w:t>
            </w:r>
            <w:r w:rsidR="007C051F">
              <w:rPr>
                <w:rFonts w:ascii="Verdana" w:hAnsi="Verdana"/>
                <w:sz w:val="20"/>
                <w:szCs w:val="20"/>
              </w:rPr>
              <w:t>100</w:t>
            </w:r>
            <w:r w:rsidRPr="00B16F95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2C6FC135" w14:textId="77777777" w:rsidR="00CE7CFC" w:rsidRPr="00B16F95" w:rsidRDefault="00CE7CFC" w:rsidP="00CE7CFC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B16F95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694695" w:rsidRPr="009F480D" w:rsidDel="005D518C" w14:paraId="6416F122" w14:textId="77777777" w:rsidTr="00D2307F">
        <w:tblPrEx>
          <w:tblLook w:val="04A0" w:firstRow="1" w:lastRow="0" w:firstColumn="1" w:lastColumn="0" w:noHBand="0" w:noVBand="1"/>
        </w:tblPrEx>
        <w:trPr>
          <w:ins w:id="17" w:author="Lakshmi Narayana" w:date="2023-09-19T10:33:00Z"/>
        </w:trPr>
        <w:tc>
          <w:tcPr>
            <w:tcW w:w="2070" w:type="dxa"/>
          </w:tcPr>
          <w:p w14:paraId="4304B5E1" w14:textId="032A0540" w:rsidR="00694695" w:rsidRDefault="00694695" w:rsidP="00CE7CFC">
            <w:pPr>
              <w:pStyle w:val="Default"/>
              <w:rPr>
                <w:ins w:id="18" w:author="Lakshmi Narayana" w:date="2023-09-19T10:33:00Z"/>
                <w:rFonts w:ascii="Verdana" w:hAnsi="Verdana"/>
                <w:sz w:val="20"/>
                <w:szCs w:val="20"/>
              </w:rPr>
            </w:pPr>
            <w:proofErr w:type="spellStart"/>
            <w:ins w:id="19" w:author="Lakshmi Narayana" w:date="2023-09-19T10:34:00Z">
              <w:r w:rsidRPr="00694695">
                <w:rPr>
                  <w:rFonts w:ascii="Verdana" w:hAnsi="Verdana"/>
                  <w:sz w:val="20"/>
                  <w:szCs w:val="20"/>
                </w:rPr>
                <w:t>EmployerCode</w:t>
              </w:r>
            </w:ins>
            <w:proofErr w:type="spellEnd"/>
          </w:p>
        </w:tc>
        <w:tc>
          <w:tcPr>
            <w:tcW w:w="3960" w:type="dxa"/>
          </w:tcPr>
          <w:p w14:paraId="26C23E20" w14:textId="77777777" w:rsidR="00694695" w:rsidRPr="00B16F95" w:rsidRDefault="00694695" w:rsidP="00CE7CFC">
            <w:pPr>
              <w:pStyle w:val="Default"/>
              <w:rPr>
                <w:ins w:id="20" w:author="Lakshmi Narayana" w:date="2023-09-19T10:33:00Z"/>
                <w:rFonts w:ascii="Verdana" w:hAnsi="Verdana"/>
                <w:sz w:val="20"/>
                <w:szCs w:val="20"/>
              </w:rPr>
            </w:pPr>
          </w:p>
        </w:tc>
        <w:tc>
          <w:tcPr>
            <w:tcW w:w="1710" w:type="dxa"/>
          </w:tcPr>
          <w:p w14:paraId="04D60CBF" w14:textId="3FB77FE8" w:rsidR="00694695" w:rsidRPr="00B16F95" w:rsidRDefault="00694695" w:rsidP="007C051F">
            <w:pPr>
              <w:pStyle w:val="Default"/>
              <w:rPr>
                <w:ins w:id="21" w:author="Lakshmi Narayana" w:date="2023-09-19T10:33:00Z"/>
                <w:rFonts w:ascii="Verdana" w:hAnsi="Verdana"/>
                <w:sz w:val="20"/>
                <w:szCs w:val="20"/>
              </w:rPr>
            </w:pPr>
            <w:ins w:id="22" w:author="Lakshmi Narayana" w:date="2023-09-19T10:34:00Z">
              <w:r w:rsidRPr="00B16F95">
                <w:rPr>
                  <w:rFonts w:ascii="Verdana" w:hAnsi="Verdana"/>
                  <w:sz w:val="20"/>
                  <w:szCs w:val="20"/>
                </w:rPr>
                <w:t>String(</w:t>
              </w:r>
              <w:r>
                <w:rPr>
                  <w:rFonts w:ascii="Verdana" w:hAnsi="Verdana"/>
                  <w:sz w:val="20"/>
                  <w:szCs w:val="20"/>
                </w:rPr>
                <w:t>20</w:t>
              </w:r>
              <w:r w:rsidRPr="00B16F95">
                <w:rPr>
                  <w:rFonts w:ascii="Verdana" w:hAnsi="Verdana"/>
                  <w:sz w:val="20"/>
                  <w:szCs w:val="20"/>
                </w:rPr>
                <w:t>)</w:t>
              </w:r>
            </w:ins>
          </w:p>
        </w:tc>
        <w:tc>
          <w:tcPr>
            <w:tcW w:w="1890" w:type="dxa"/>
          </w:tcPr>
          <w:p w14:paraId="22B3BAEE" w14:textId="7DB2BD85" w:rsidR="00694695" w:rsidRPr="00B16F95" w:rsidRDefault="00694695" w:rsidP="00CE7CFC">
            <w:pPr>
              <w:pStyle w:val="Default"/>
              <w:rPr>
                <w:ins w:id="23" w:author="Lakshmi Narayana" w:date="2023-09-19T10:33:00Z"/>
                <w:rFonts w:ascii="Verdana" w:hAnsi="Verdana"/>
                <w:sz w:val="20"/>
                <w:szCs w:val="20"/>
              </w:rPr>
            </w:pPr>
            <w:ins w:id="24" w:author="Lakshmi Narayana" w:date="2023-09-19T10:35:00Z">
              <w:r>
                <w:rPr>
                  <w:rFonts w:ascii="Verdana" w:hAnsi="Verdana"/>
                  <w:sz w:val="20"/>
                  <w:szCs w:val="20"/>
                </w:rPr>
                <w:t>Optional</w:t>
              </w:r>
            </w:ins>
          </w:p>
        </w:tc>
      </w:tr>
    </w:tbl>
    <w:p w14:paraId="6C494EE5" w14:textId="77777777" w:rsidR="00B2424C" w:rsidRDefault="00B2424C" w:rsidP="00B2424C">
      <w:pPr>
        <w:spacing w:line="240" w:lineRule="auto"/>
        <w:rPr>
          <w:color w:val="365F91" w:themeColor="accent1" w:themeShade="BF"/>
          <w:sz w:val="24"/>
          <w:szCs w:val="24"/>
          <w:u w:val="single"/>
        </w:rPr>
      </w:pPr>
    </w:p>
    <w:p w14:paraId="5364AAC4" w14:textId="77777777" w:rsidR="00B2424C" w:rsidRDefault="00B2424C" w:rsidP="00B2424C">
      <w:pPr>
        <w:rPr>
          <w:color w:val="365F91" w:themeColor="accent1" w:themeShade="BF"/>
          <w:sz w:val="24"/>
          <w:szCs w:val="24"/>
          <w:u w:val="single"/>
        </w:rPr>
      </w:pPr>
      <w:r w:rsidRPr="004C5303">
        <w:rPr>
          <w:color w:val="365F91" w:themeColor="accent1" w:themeShade="BF"/>
          <w:sz w:val="24"/>
          <w:szCs w:val="24"/>
          <w:u w:val="single"/>
        </w:rPr>
        <w:t xml:space="preserve">Sample </w:t>
      </w:r>
      <w:r>
        <w:rPr>
          <w:color w:val="365F91" w:themeColor="accent1" w:themeShade="BF"/>
          <w:sz w:val="24"/>
          <w:szCs w:val="24"/>
          <w:u w:val="single"/>
        </w:rPr>
        <w:t>Response</w:t>
      </w:r>
    </w:p>
    <w:p w14:paraId="57F7F98B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proofErr w:type="gramStart"/>
      <w:r>
        <w:rPr>
          <w:rFonts w:ascii="Courier New" w:eastAsiaTheme="minorHAnsi" w:hAnsi="Courier New" w:cs="Courier New"/>
          <w:color w:val="008080"/>
          <w:sz w:val="20"/>
          <w:szCs w:val="20"/>
        </w:rPr>
        <w:t>&lt;?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xml</w:t>
      </w:r>
      <w:proofErr w:type="gramEnd"/>
      <w:r>
        <w:rPr>
          <w:rFonts w:ascii="Courier New" w:eastAsiaTheme="minorHAnsi" w:hAnsi="Courier New" w:cs="Courier New"/>
          <w:sz w:val="20"/>
          <w:szCs w:val="20"/>
        </w:rPr>
        <w:t xml:space="preserve"> 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version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sz w:val="20"/>
          <w:szCs w:val="20"/>
        </w:rPr>
        <w:t>"1.0"</w:t>
      </w:r>
      <w:r>
        <w:rPr>
          <w:rFonts w:ascii="Courier New" w:eastAsiaTheme="minorHAnsi" w:hAnsi="Courier New" w:cs="Courier New"/>
          <w:sz w:val="20"/>
          <w:szCs w:val="20"/>
        </w:rPr>
        <w:t xml:space="preserve"> 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encoding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sz w:val="20"/>
          <w:szCs w:val="20"/>
        </w:rPr>
        <w:t>"UTF-8"</w:t>
      </w:r>
      <w:r>
        <w:rPr>
          <w:rFonts w:ascii="Courier New" w:eastAsiaTheme="minorHAnsi" w:hAnsi="Courier New" w:cs="Courier New"/>
          <w:sz w:val="20"/>
          <w:szCs w:val="20"/>
        </w:rPr>
        <w:t xml:space="preserve"> 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standalone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sz w:val="20"/>
          <w:szCs w:val="20"/>
        </w:rPr>
        <w:t>“yes”?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sz w:val="20"/>
          <w:szCs w:val="20"/>
        </w:rPr>
        <w:t xml:space="preserve"> </w:t>
      </w:r>
    </w:p>
    <w:p w14:paraId="5F2D2941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EE_EAI_MESSAGE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629481B2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EE_EAI_HEADER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764076C2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MsgFormat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NOTIFY_APPLICATION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MsgFormat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2218DC4D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MsgVersion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sz w:val="20"/>
          <w:szCs w:val="20"/>
        </w:rPr>
        <w:t>0001&lt;/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MsgVersion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2EC83823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RequestorChannelId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CAS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RequestorChannelId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521E591A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RequestorUserId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RAKUSER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RequestorUserId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714D11BC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RequestorLanguage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RequestorLanguage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34AE4A97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RequestorSecurityInfo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secure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RequestorSecurityInfo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1D704EE9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ReturnCode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 w:rsidR="003542F9">
        <w:rPr>
          <w:rFonts w:ascii="Courier New" w:eastAsiaTheme="minorHAnsi" w:hAnsi="Courier New" w:cs="Courier New"/>
          <w:sz w:val="20"/>
          <w:szCs w:val="20"/>
        </w:rPr>
        <w:t>0000</w:t>
      </w:r>
      <w:r>
        <w:rPr>
          <w:rFonts w:ascii="Courier New" w:eastAsiaTheme="minorHAnsi" w:hAnsi="Courier New" w:cs="Courier New"/>
          <w:sz w:val="20"/>
          <w:szCs w:val="20"/>
        </w:rPr>
        <w:t>&lt;/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ReturnCode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78900221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ReturnDesc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 w:rsidR="003542F9">
        <w:rPr>
          <w:rFonts w:ascii="Courier New" w:eastAsiaTheme="minorHAnsi" w:hAnsi="Courier New" w:cs="Courier New"/>
          <w:color w:val="7F007F"/>
          <w:sz w:val="20"/>
          <w:szCs w:val="20"/>
        </w:rPr>
        <w:t>Successful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ReturnDesc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47AEA2C0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lastRenderedPageBreak/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MessageId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sz w:val="20"/>
          <w:szCs w:val="20"/>
        </w:rPr>
        <w:t>123123453&lt;/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MessageId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11A675D9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Extra1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REQ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|</w:t>
      </w:r>
      <w:r>
        <w:rPr>
          <w:rFonts w:ascii="Courier New" w:eastAsiaTheme="minorHAnsi" w:hAnsi="Courier New" w:cs="Courier New"/>
          <w:sz w:val="20"/>
          <w:szCs w:val="20"/>
        </w:rPr>
        <w:t>|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SHELL.JOHN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Extra1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3A03ADFF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Extra2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YYYY-MM-DDThh</w:t>
      </w:r>
      <w:proofErr w:type="gramStart"/>
      <w:r>
        <w:rPr>
          <w:rFonts w:ascii="Courier New" w:eastAsiaTheme="minorHAnsi" w:hAnsi="Courier New" w:cs="Courier New"/>
          <w:color w:val="7F007F"/>
          <w:sz w:val="20"/>
          <w:szCs w:val="20"/>
        </w:rPr>
        <w:t>:mm:ss.mmm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</w:rPr>
        <w:t>+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hh:mm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Extra2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3A36D0E6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  <w:t>&lt;/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EE_EAI_HEADER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63F8E969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NotifyApplicationStatusResponse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5F1F4386" w14:textId="77777777" w:rsidR="003277FF" w:rsidRDefault="00B0037A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  <w:t xml:space="preserve">  </w:t>
      </w:r>
      <w:r w:rsidR="003277FF">
        <w:rPr>
          <w:rFonts w:ascii="Courier New" w:eastAsiaTheme="minorHAnsi" w:hAnsi="Courier New" w:cs="Courier New"/>
          <w:sz w:val="20"/>
          <w:szCs w:val="20"/>
        </w:rPr>
        <w:t>&lt;</w:t>
      </w:r>
      <w:proofErr w:type="spellStart"/>
      <w:r w:rsidR="003277FF">
        <w:rPr>
          <w:rFonts w:ascii="Courier New" w:eastAsiaTheme="minorHAnsi" w:hAnsi="Courier New" w:cs="Courier New"/>
          <w:color w:val="7F007F"/>
          <w:sz w:val="20"/>
          <w:szCs w:val="20"/>
        </w:rPr>
        <w:t>StatusCode</w:t>
      </w:r>
      <w:proofErr w:type="spellEnd"/>
      <w:r w:rsidR="003277FF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 w:rsidR="0073444A">
        <w:rPr>
          <w:rFonts w:ascii="Courier New" w:eastAsiaTheme="minorHAnsi" w:hAnsi="Courier New" w:cs="Courier New"/>
          <w:color w:val="000000"/>
          <w:sz w:val="20"/>
          <w:szCs w:val="20"/>
        </w:rPr>
        <w:t>0</w:t>
      </w:r>
      <w:r w:rsidR="003542F9">
        <w:rPr>
          <w:rFonts w:ascii="Courier New" w:eastAsiaTheme="minorHAnsi" w:hAnsi="Courier New" w:cs="Courier New"/>
          <w:color w:val="000000"/>
          <w:sz w:val="20"/>
          <w:szCs w:val="20"/>
        </w:rPr>
        <w:t>0</w:t>
      </w:r>
      <w:r w:rsidR="0073444A">
        <w:rPr>
          <w:rFonts w:ascii="Courier New" w:eastAsiaTheme="minorHAnsi" w:hAnsi="Courier New" w:cs="Courier New"/>
          <w:color w:val="000000"/>
          <w:sz w:val="20"/>
          <w:szCs w:val="20"/>
        </w:rPr>
        <w:t>00</w:t>
      </w:r>
      <w:r w:rsidR="003277FF">
        <w:rPr>
          <w:rFonts w:ascii="Courier New" w:eastAsiaTheme="minorHAnsi" w:hAnsi="Courier New" w:cs="Courier New"/>
          <w:sz w:val="20"/>
          <w:szCs w:val="20"/>
        </w:rPr>
        <w:t>&lt;/</w:t>
      </w:r>
      <w:proofErr w:type="spellStart"/>
      <w:r w:rsidR="003277FF">
        <w:rPr>
          <w:rFonts w:ascii="Courier New" w:eastAsiaTheme="minorHAnsi" w:hAnsi="Courier New" w:cs="Courier New"/>
          <w:color w:val="7F007F"/>
          <w:sz w:val="20"/>
          <w:szCs w:val="20"/>
        </w:rPr>
        <w:t>StatusCode</w:t>
      </w:r>
      <w:proofErr w:type="spellEnd"/>
      <w:r w:rsidR="003277FF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4D6E587A" w14:textId="77777777" w:rsidR="003277FF" w:rsidRDefault="00B0037A" w:rsidP="003277FF">
      <w:pPr>
        <w:autoSpaceDE w:val="0"/>
        <w:autoSpaceDN w:val="0"/>
        <w:adjustRightInd w:val="0"/>
        <w:spacing w:before="0" w:after="0" w:line="240" w:lineRule="auto"/>
        <w:rPr>
          <w:ins w:id="25" w:author="Lakshmi Narayana" w:date="2023-09-19T10:35:00Z"/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  <w:t xml:space="preserve">  </w:t>
      </w:r>
      <w:r w:rsidR="003277FF">
        <w:rPr>
          <w:rFonts w:ascii="Courier New" w:eastAsiaTheme="minorHAnsi" w:hAnsi="Courier New" w:cs="Courier New"/>
          <w:sz w:val="20"/>
          <w:szCs w:val="20"/>
        </w:rPr>
        <w:t>&lt;</w:t>
      </w:r>
      <w:proofErr w:type="spellStart"/>
      <w:r w:rsidR="003277FF">
        <w:rPr>
          <w:rFonts w:ascii="Courier New" w:eastAsiaTheme="minorHAnsi" w:hAnsi="Courier New" w:cs="Courier New"/>
          <w:color w:val="7F007F"/>
          <w:sz w:val="20"/>
          <w:szCs w:val="20"/>
        </w:rPr>
        <w:t>StatusDescription</w:t>
      </w:r>
      <w:proofErr w:type="spellEnd"/>
      <w:r w:rsidR="003277FF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 w:rsidR="0073444A">
        <w:rPr>
          <w:rFonts w:ascii="Courier New" w:eastAsiaTheme="minorHAnsi" w:hAnsi="Courier New" w:cs="Courier New"/>
          <w:color w:val="000000"/>
          <w:sz w:val="20"/>
          <w:szCs w:val="20"/>
        </w:rPr>
        <w:t>S</w:t>
      </w:r>
      <w:r w:rsidR="0099295E">
        <w:rPr>
          <w:rFonts w:ascii="Courier New" w:eastAsiaTheme="minorHAnsi" w:hAnsi="Courier New" w:cs="Courier New"/>
          <w:color w:val="000000"/>
          <w:sz w:val="20"/>
          <w:szCs w:val="20"/>
        </w:rPr>
        <w:t>UCCESS</w:t>
      </w:r>
      <w:r w:rsidR="003277FF">
        <w:rPr>
          <w:rFonts w:ascii="Courier New" w:eastAsiaTheme="minorHAnsi" w:hAnsi="Courier New" w:cs="Courier New"/>
          <w:sz w:val="20"/>
          <w:szCs w:val="20"/>
        </w:rPr>
        <w:t>&lt;/</w:t>
      </w:r>
      <w:proofErr w:type="spellStart"/>
      <w:r w:rsidR="003277FF">
        <w:rPr>
          <w:rFonts w:ascii="Courier New" w:eastAsiaTheme="minorHAnsi" w:hAnsi="Courier New" w:cs="Courier New"/>
          <w:color w:val="7F007F"/>
          <w:sz w:val="20"/>
          <w:szCs w:val="20"/>
        </w:rPr>
        <w:t>StatusDescription</w:t>
      </w:r>
      <w:proofErr w:type="spellEnd"/>
      <w:r w:rsidR="003277FF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2247DFD8" w14:textId="1755ADF4" w:rsidR="00C523DF" w:rsidRDefault="00C523DF" w:rsidP="00C523DF">
      <w:pPr>
        <w:autoSpaceDE w:val="0"/>
        <w:autoSpaceDN w:val="0"/>
        <w:adjustRightInd w:val="0"/>
        <w:spacing w:before="0" w:after="0" w:line="240" w:lineRule="auto"/>
        <w:ind w:left="720"/>
        <w:rPr>
          <w:rFonts w:ascii="Courier New" w:eastAsiaTheme="minorHAnsi" w:hAnsi="Courier New" w:cs="Courier New"/>
          <w:sz w:val="20"/>
          <w:szCs w:val="20"/>
        </w:rPr>
      </w:pPr>
      <w:ins w:id="26" w:author="Lakshmi Narayana" w:date="2023-09-19T10:35:00Z">
        <w:r>
          <w:rPr>
            <w:rFonts w:ascii="Courier New" w:eastAsiaTheme="minorHAnsi" w:hAnsi="Courier New" w:cs="Courier New"/>
            <w:sz w:val="20"/>
            <w:szCs w:val="20"/>
          </w:rPr>
          <w:t xml:space="preserve">  </w:t>
        </w:r>
        <w:r w:rsidRPr="00AB3956">
          <w:rPr>
            <w:rFonts w:ascii="Courier New" w:eastAsiaTheme="minorHAnsi" w:hAnsi="Courier New" w:cs="Courier New"/>
            <w:sz w:val="20"/>
            <w:szCs w:val="20"/>
            <w:highlight w:val="yellow"/>
          </w:rPr>
          <w:t>&lt;</w:t>
        </w:r>
      </w:ins>
      <w:proofErr w:type="spellStart"/>
      <w:ins w:id="27" w:author="Lakshmi Narayana" w:date="2023-09-19T10:36:00Z">
        <w:r w:rsidRPr="00AB3956">
          <w:rPr>
            <w:rFonts w:ascii="Courier New" w:eastAsiaTheme="minorHAnsi" w:hAnsi="Courier New" w:cs="Courier New"/>
            <w:color w:val="7F007F"/>
            <w:sz w:val="20"/>
            <w:szCs w:val="20"/>
            <w:highlight w:val="yellow"/>
          </w:rPr>
          <w:t>EmployerCode</w:t>
        </w:r>
      </w:ins>
      <w:proofErr w:type="spellEnd"/>
      <w:ins w:id="28" w:author="Lakshmi Narayana" w:date="2023-09-19T10:35:00Z">
        <w:r w:rsidRPr="00AB3956">
          <w:rPr>
            <w:rFonts w:ascii="Courier New" w:eastAsiaTheme="minorHAnsi" w:hAnsi="Courier New" w:cs="Courier New"/>
            <w:color w:val="000000"/>
            <w:sz w:val="20"/>
            <w:szCs w:val="20"/>
            <w:highlight w:val="yellow"/>
          </w:rPr>
          <w:t>&gt;</w:t>
        </w:r>
      </w:ins>
      <w:ins w:id="29" w:author="Lakshmi Narayana" w:date="2023-09-19T10:36:00Z">
        <w:r w:rsidRPr="00AB3956">
          <w:rPr>
            <w:rFonts w:ascii="Courier New" w:eastAsiaTheme="minorHAnsi" w:hAnsi="Courier New" w:cs="Courier New"/>
            <w:color w:val="000000"/>
            <w:sz w:val="20"/>
            <w:szCs w:val="20"/>
            <w:highlight w:val="yellow"/>
          </w:rPr>
          <w:t>1234</w:t>
        </w:r>
      </w:ins>
      <w:ins w:id="30" w:author="Lakshmi Narayana" w:date="2023-09-19T10:35:00Z">
        <w:r w:rsidRPr="00AB3956">
          <w:rPr>
            <w:rFonts w:ascii="Courier New" w:eastAsiaTheme="minorHAnsi" w:hAnsi="Courier New" w:cs="Courier New"/>
            <w:sz w:val="20"/>
            <w:szCs w:val="20"/>
            <w:highlight w:val="yellow"/>
          </w:rPr>
          <w:t>&lt;/</w:t>
        </w:r>
      </w:ins>
      <w:proofErr w:type="spellStart"/>
      <w:ins w:id="31" w:author="Lakshmi Narayana" w:date="2023-09-19T10:36:00Z">
        <w:r w:rsidRPr="00AB3956">
          <w:rPr>
            <w:rFonts w:ascii="Courier New" w:eastAsiaTheme="minorHAnsi" w:hAnsi="Courier New" w:cs="Courier New"/>
            <w:color w:val="7F007F"/>
            <w:sz w:val="20"/>
            <w:szCs w:val="20"/>
            <w:highlight w:val="yellow"/>
          </w:rPr>
          <w:t>EmployerCode</w:t>
        </w:r>
      </w:ins>
      <w:proofErr w:type="spellEnd"/>
      <w:ins w:id="32" w:author="Lakshmi Narayana" w:date="2023-09-19T10:35:00Z">
        <w:r w:rsidRPr="00AB3956">
          <w:rPr>
            <w:rFonts w:ascii="Courier New" w:eastAsiaTheme="minorHAnsi" w:hAnsi="Courier New" w:cs="Courier New"/>
            <w:color w:val="000000"/>
            <w:sz w:val="20"/>
            <w:szCs w:val="20"/>
            <w:highlight w:val="yellow"/>
          </w:rPr>
          <w:t>&gt;</w:t>
        </w:r>
      </w:ins>
    </w:p>
    <w:p w14:paraId="1D451045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  <w:t>&lt;/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NotifyApplicationStatusResponse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7D8DF9A2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EE_EAI_MESSAGE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4AAEC27F" w14:textId="77777777" w:rsidR="00F75251" w:rsidRDefault="00334865" w:rsidP="00F75251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r w:rsidRPr="00B0037A">
        <w:rPr>
          <w:rFonts w:cstheme="minorHAnsi"/>
          <w:color w:val="0070C0"/>
        </w:rPr>
        <w:t>Error code</w:t>
      </w:r>
    </w:p>
    <w:p w14:paraId="2D686BB6" w14:textId="77777777" w:rsidR="002677EB" w:rsidRPr="002677EB" w:rsidRDefault="002677EB" w:rsidP="002677EB">
      <w:r>
        <w:t>The below attached error code and description for notify application</w:t>
      </w:r>
    </w:p>
    <w:p w14:paraId="19F8FC56" w14:textId="77777777" w:rsidR="00F75251" w:rsidRPr="00F75251" w:rsidRDefault="00F75251" w:rsidP="00F75251"/>
    <w:p w14:paraId="7FF53333" w14:textId="77777777" w:rsidR="00B2424C" w:rsidRDefault="00334865" w:rsidP="0033486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       </w:t>
      </w:r>
      <w:bookmarkStart w:id="33" w:name="_MON_1714461403"/>
      <w:bookmarkEnd w:id="33"/>
      <w:r w:rsidR="0099295E">
        <w:rPr>
          <w:rFonts w:asciiTheme="minorHAnsi" w:hAnsiTheme="minorHAnsi" w:cstheme="minorHAnsi"/>
        </w:rPr>
        <w:object w:dxaOrig="1546" w:dyaOrig="990" w14:anchorId="56F9CC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pt;height:50.25pt" o:ole="">
            <v:imagedata r:id="rId8" o:title=""/>
          </v:shape>
          <o:OLEObject Type="Embed" ProgID="Excel.Sheet.12" ShapeID="_x0000_i1025" DrawAspect="Icon" ObjectID="_1756629267" r:id="rId9"/>
        </w:object>
      </w:r>
    </w:p>
    <w:p w14:paraId="7CBA220F" w14:textId="77777777" w:rsidR="00B2424C" w:rsidRPr="00A90E33" w:rsidRDefault="00B2424C" w:rsidP="00B2424C"/>
    <w:p w14:paraId="0BB9A771" w14:textId="77777777" w:rsidR="00B2424C" w:rsidRDefault="00B2424C" w:rsidP="00B2424C"/>
    <w:p w14:paraId="6C59559E" w14:textId="77777777" w:rsidR="00B2424C" w:rsidRDefault="00B2424C" w:rsidP="00B2424C"/>
    <w:p w14:paraId="3A3677C0" w14:textId="77777777" w:rsidR="00B2424C" w:rsidRDefault="00B2424C" w:rsidP="00B2424C"/>
    <w:p w14:paraId="569CC336" w14:textId="77777777" w:rsidR="00B2424C" w:rsidRPr="00B2424C" w:rsidRDefault="00B2424C" w:rsidP="00B2424C"/>
    <w:sectPr w:rsidR="00B2424C" w:rsidRPr="00B2424C" w:rsidSect="00910B7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99374DC" w14:textId="77777777" w:rsidR="009B2080" w:rsidRDefault="009B2080" w:rsidP="00C75C39">
      <w:pPr>
        <w:spacing w:before="0" w:after="0" w:line="240" w:lineRule="auto"/>
      </w:pPr>
      <w:r>
        <w:separator/>
      </w:r>
    </w:p>
  </w:endnote>
  <w:endnote w:type="continuationSeparator" w:id="0">
    <w:p w14:paraId="16336086" w14:textId="77777777" w:rsidR="009B2080" w:rsidRDefault="009B2080" w:rsidP="00C75C3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3A6C06" w14:textId="77777777" w:rsidR="00AB3956" w:rsidRDefault="00AB395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2A28DF" w14:textId="77777777" w:rsidR="00AB3956" w:rsidRDefault="00AB395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77ED0F" w14:textId="77777777" w:rsidR="00AB3956" w:rsidRDefault="00AB395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2D06AB" w14:textId="77777777" w:rsidR="009B2080" w:rsidRDefault="009B2080" w:rsidP="00C75C39">
      <w:pPr>
        <w:spacing w:before="0" w:after="0" w:line="240" w:lineRule="auto"/>
      </w:pPr>
      <w:r>
        <w:separator/>
      </w:r>
    </w:p>
  </w:footnote>
  <w:footnote w:type="continuationSeparator" w:id="0">
    <w:p w14:paraId="240494F5" w14:textId="77777777" w:rsidR="009B2080" w:rsidRDefault="009B2080" w:rsidP="00C75C3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603845570"/>
      <w:lock w:val="contentLocked"/>
      <w:placeholder>
        <w:docPart w:val="DefaultPlaceholder_1081868574"/>
      </w:placeholder>
    </w:sdtPr>
    <w:sdtEndPr/>
    <w:sdtContent>
      <w:p w14:paraId="232E7FB1" w14:textId="77777777" w:rsidR="00AB3956" w:rsidRDefault="00AB3956" w:rsidP="00C75C39">
        <w:pPr>
          <w:pStyle w:val="Header"/>
          <w:jc w:val="center"/>
        </w:pPr>
        <w:r w:rsidRPr="00C75C39">
          <w:rPr>
            <w:rFonts w:ascii="Verdana" w:hAnsi="Verdana"/>
            <w:b/>
            <w:color w:val="000000"/>
            <w:sz w:val="20"/>
          </w:rPr>
          <w:t>Classification:</w:t>
        </w:r>
        <w:r w:rsidRPr="00C75C39">
          <w:rPr>
            <w:rFonts w:ascii="Verdana" w:hAnsi="Verdana"/>
            <w:color w:val="000000"/>
            <w:sz w:val="20"/>
          </w:rPr>
          <w:t xml:space="preserve"> </w:t>
        </w:r>
        <w:r w:rsidRPr="00C75C3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175705601"/>
      <w:lock w:val="contentLocked"/>
      <w:placeholder>
        <w:docPart w:val="DefaultPlaceholder_1081868574"/>
      </w:placeholder>
    </w:sdtPr>
    <w:sdtEndPr/>
    <w:sdtContent>
      <w:p w14:paraId="0080E052" w14:textId="77777777" w:rsidR="00AB3956" w:rsidRDefault="00AB3956" w:rsidP="00C75C39">
        <w:pPr>
          <w:pStyle w:val="Header"/>
          <w:jc w:val="center"/>
        </w:pPr>
        <w:r w:rsidRPr="00C75C39">
          <w:rPr>
            <w:rFonts w:ascii="Verdana" w:hAnsi="Verdana"/>
            <w:b/>
            <w:color w:val="000000"/>
            <w:sz w:val="20"/>
          </w:rPr>
          <w:t>Classification:</w:t>
        </w:r>
        <w:r w:rsidRPr="00C75C39">
          <w:rPr>
            <w:rFonts w:ascii="Verdana" w:hAnsi="Verdana"/>
            <w:color w:val="000000"/>
            <w:sz w:val="20"/>
          </w:rPr>
          <w:t xml:space="preserve"> </w:t>
        </w:r>
        <w:r w:rsidRPr="00C75C3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-1594623842"/>
      <w:lock w:val="contentLocked"/>
      <w:placeholder>
        <w:docPart w:val="DefaultPlaceholder_1081868574"/>
      </w:placeholder>
    </w:sdtPr>
    <w:sdtEndPr/>
    <w:sdtContent>
      <w:p w14:paraId="6D7F94D8" w14:textId="77777777" w:rsidR="00AB3956" w:rsidRDefault="00AB3956" w:rsidP="00C75C39">
        <w:pPr>
          <w:pStyle w:val="Header"/>
          <w:jc w:val="center"/>
        </w:pPr>
        <w:r w:rsidRPr="00C75C39">
          <w:rPr>
            <w:rFonts w:ascii="Verdana" w:hAnsi="Verdana"/>
            <w:b/>
            <w:color w:val="000000"/>
            <w:sz w:val="20"/>
          </w:rPr>
          <w:t>Classification:</w:t>
        </w:r>
        <w:r w:rsidRPr="00C75C39">
          <w:rPr>
            <w:rFonts w:ascii="Verdana" w:hAnsi="Verdana"/>
            <w:color w:val="000000"/>
            <w:sz w:val="20"/>
          </w:rPr>
          <w:t xml:space="preserve"> </w:t>
        </w:r>
        <w:r w:rsidRPr="00C75C3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2193D31"/>
    <w:multiLevelType w:val="multilevel"/>
    <w:tmpl w:val="77E61D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22" w:hanging="432"/>
      </w:pPr>
      <w:rPr>
        <w:rFonts w:ascii="Arial" w:hAnsi="Arial" w:cs="Arial" w:hint="default"/>
        <w:color w:val="0070C0"/>
        <w:sz w:val="32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ascii="Arial" w:hAnsi="Arial" w:cs="Arial" w:hint="default"/>
        <w:b w:val="0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akshmi Narayana">
    <w15:presenceInfo w15:providerId="AD" w15:userId="S-1-5-21-1241872456-1058172877-1847928074-15519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E33"/>
    <w:rsid w:val="000070EF"/>
    <w:rsid w:val="00017891"/>
    <w:rsid w:val="000240EA"/>
    <w:rsid w:val="00025AD1"/>
    <w:rsid w:val="000267F5"/>
    <w:rsid w:val="0004618E"/>
    <w:rsid w:val="000609A2"/>
    <w:rsid w:val="0007195D"/>
    <w:rsid w:val="0008005E"/>
    <w:rsid w:val="00082AF2"/>
    <w:rsid w:val="000A7C75"/>
    <w:rsid w:val="000B1CEC"/>
    <w:rsid w:val="000B3F55"/>
    <w:rsid w:val="000C1E00"/>
    <w:rsid w:val="000C6E85"/>
    <w:rsid w:val="000D0823"/>
    <w:rsid w:val="000F3AC3"/>
    <w:rsid w:val="0012027E"/>
    <w:rsid w:val="001372D4"/>
    <w:rsid w:val="00167C45"/>
    <w:rsid w:val="00180480"/>
    <w:rsid w:val="00187678"/>
    <w:rsid w:val="0019593A"/>
    <w:rsid w:val="001A0025"/>
    <w:rsid w:val="001B22C2"/>
    <w:rsid w:val="001C3CA0"/>
    <w:rsid w:val="001C7DB8"/>
    <w:rsid w:val="001D3090"/>
    <w:rsid w:val="001D5DCE"/>
    <w:rsid w:val="001D6530"/>
    <w:rsid w:val="001D6CDD"/>
    <w:rsid w:val="001E4F51"/>
    <w:rsid w:val="00203B26"/>
    <w:rsid w:val="0021410B"/>
    <w:rsid w:val="002156BA"/>
    <w:rsid w:val="002246E9"/>
    <w:rsid w:val="00224C99"/>
    <w:rsid w:val="0025621A"/>
    <w:rsid w:val="002677EB"/>
    <w:rsid w:val="00293FC3"/>
    <w:rsid w:val="00295733"/>
    <w:rsid w:val="002C0363"/>
    <w:rsid w:val="002D37CE"/>
    <w:rsid w:val="002D3DBE"/>
    <w:rsid w:val="002E64E8"/>
    <w:rsid w:val="00322496"/>
    <w:rsid w:val="003277FF"/>
    <w:rsid w:val="00334865"/>
    <w:rsid w:val="003408A9"/>
    <w:rsid w:val="00342ECD"/>
    <w:rsid w:val="00344245"/>
    <w:rsid w:val="003542F9"/>
    <w:rsid w:val="00357568"/>
    <w:rsid w:val="00371B6E"/>
    <w:rsid w:val="0038482A"/>
    <w:rsid w:val="00395C6A"/>
    <w:rsid w:val="003A0EDB"/>
    <w:rsid w:val="003A31EF"/>
    <w:rsid w:val="003A38BD"/>
    <w:rsid w:val="003C57AD"/>
    <w:rsid w:val="003C7BE6"/>
    <w:rsid w:val="003D2275"/>
    <w:rsid w:val="003E3B6B"/>
    <w:rsid w:val="003F02D3"/>
    <w:rsid w:val="003F673B"/>
    <w:rsid w:val="004064D6"/>
    <w:rsid w:val="0040794F"/>
    <w:rsid w:val="00421AC8"/>
    <w:rsid w:val="004357D2"/>
    <w:rsid w:val="004476C7"/>
    <w:rsid w:val="0049498B"/>
    <w:rsid w:val="004B0462"/>
    <w:rsid w:val="004B2BD5"/>
    <w:rsid w:val="004B6C7D"/>
    <w:rsid w:val="004B7FB1"/>
    <w:rsid w:val="004C3A26"/>
    <w:rsid w:val="004D426B"/>
    <w:rsid w:val="004E0EB2"/>
    <w:rsid w:val="004E5523"/>
    <w:rsid w:val="004F4B80"/>
    <w:rsid w:val="0050200A"/>
    <w:rsid w:val="00516DCD"/>
    <w:rsid w:val="00521F3F"/>
    <w:rsid w:val="00524AB8"/>
    <w:rsid w:val="00530150"/>
    <w:rsid w:val="005513A0"/>
    <w:rsid w:val="00553CBD"/>
    <w:rsid w:val="00561518"/>
    <w:rsid w:val="00570CEF"/>
    <w:rsid w:val="00573B7C"/>
    <w:rsid w:val="00581EE2"/>
    <w:rsid w:val="005D2D2B"/>
    <w:rsid w:val="005D4A2D"/>
    <w:rsid w:val="005E3742"/>
    <w:rsid w:val="006144E3"/>
    <w:rsid w:val="006330EE"/>
    <w:rsid w:val="0064628A"/>
    <w:rsid w:val="00652753"/>
    <w:rsid w:val="00675CB2"/>
    <w:rsid w:val="00690464"/>
    <w:rsid w:val="00694695"/>
    <w:rsid w:val="006C0890"/>
    <w:rsid w:val="006C5005"/>
    <w:rsid w:val="006D3D64"/>
    <w:rsid w:val="006E4F7B"/>
    <w:rsid w:val="006F23CB"/>
    <w:rsid w:val="0072152E"/>
    <w:rsid w:val="0073444A"/>
    <w:rsid w:val="00741AC3"/>
    <w:rsid w:val="007437EF"/>
    <w:rsid w:val="00750C78"/>
    <w:rsid w:val="00752015"/>
    <w:rsid w:val="0076378C"/>
    <w:rsid w:val="0076558C"/>
    <w:rsid w:val="007774BB"/>
    <w:rsid w:val="007942AA"/>
    <w:rsid w:val="00795996"/>
    <w:rsid w:val="00796E2E"/>
    <w:rsid w:val="007A42FD"/>
    <w:rsid w:val="007B2AA8"/>
    <w:rsid w:val="007C051F"/>
    <w:rsid w:val="007D67A4"/>
    <w:rsid w:val="007E71E0"/>
    <w:rsid w:val="00817CE0"/>
    <w:rsid w:val="0082011B"/>
    <w:rsid w:val="00845CA5"/>
    <w:rsid w:val="00846A9D"/>
    <w:rsid w:val="0085129B"/>
    <w:rsid w:val="008648D7"/>
    <w:rsid w:val="00875824"/>
    <w:rsid w:val="008924E4"/>
    <w:rsid w:val="00893B21"/>
    <w:rsid w:val="008A0378"/>
    <w:rsid w:val="008A0BB5"/>
    <w:rsid w:val="008A492E"/>
    <w:rsid w:val="008A5574"/>
    <w:rsid w:val="008D4A3A"/>
    <w:rsid w:val="008D6CA7"/>
    <w:rsid w:val="008F5803"/>
    <w:rsid w:val="008F697D"/>
    <w:rsid w:val="009040FF"/>
    <w:rsid w:val="0090568F"/>
    <w:rsid w:val="00910B7F"/>
    <w:rsid w:val="009117D2"/>
    <w:rsid w:val="009310F1"/>
    <w:rsid w:val="00940EEC"/>
    <w:rsid w:val="00950F5A"/>
    <w:rsid w:val="00973F14"/>
    <w:rsid w:val="00976E01"/>
    <w:rsid w:val="009833FE"/>
    <w:rsid w:val="0098642D"/>
    <w:rsid w:val="0099295E"/>
    <w:rsid w:val="0099602D"/>
    <w:rsid w:val="009966B5"/>
    <w:rsid w:val="009A17E7"/>
    <w:rsid w:val="009B2080"/>
    <w:rsid w:val="009B6555"/>
    <w:rsid w:val="009C5131"/>
    <w:rsid w:val="009D5B63"/>
    <w:rsid w:val="009E3CAF"/>
    <w:rsid w:val="009F0634"/>
    <w:rsid w:val="009F2D3D"/>
    <w:rsid w:val="00A03B46"/>
    <w:rsid w:val="00A267B2"/>
    <w:rsid w:val="00A30C18"/>
    <w:rsid w:val="00A61741"/>
    <w:rsid w:val="00A6374F"/>
    <w:rsid w:val="00A854DE"/>
    <w:rsid w:val="00A90E33"/>
    <w:rsid w:val="00A91BB6"/>
    <w:rsid w:val="00AA13AF"/>
    <w:rsid w:val="00AA183D"/>
    <w:rsid w:val="00AA2FD5"/>
    <w:rsid w:val="00AB106A"/>
    <w:rsid w:val="00AB3956"/>
    <w:rsid w:val="00AB4829"/>
    <w:rsid w:val="00AB5832"/>
    <w:rsid w:val="00AD1356"/>
    <w:rsid w:val="00AD2F6B"/>
    <w:rsid w:val="00AE3285"/>
    <w:rsid w:val="00AF05E4"/>
    <w:rsid w:val="00AF090D"/>
    <w:rsid w:val="00AF6DCD"/>
    <w:rsid w:val="00B0037A"/>
    <w:rsid w:val="00B07220"/>
    <w:rsid w:val="00B07621"/>
    <w:rsid w:val="00B21F60"/>
    <w:rsid w:val="00B2424C"/>
    <w:rsid w:val="00B44F14"/>
    <w:rsid w:val="00B479D9"/>
    <w:rsid w:val="00B73B5B"/>
    <w:rsid w:val="00B806B6"/>
    <w:rsid w:val="00B90088"/>
    <w:rsid w:val="00B97A35"/>
    <w:rsid w:val="00BA046A"/>
    <w:rsid w:val="00BA0708"/>
    <w:rsid w:val="00BC0B7B"/>
    <w:rsid w:val="00BC3A36"/>
    <w:rsid w:val="00BE7AFC"/>
    <w:rsid w:val="00BF02C8"/>
    <w:rsid w:val="00C125BE"/>
    <w:rsid w:val="00C20907"/>
    <w:rsid w:val="00C3353B"/>
    <w:rsid w:val="00C523DF"/>
    <w:rsid w:val="00C72205"/>
    <w:rsid w:val="00C75C39"/>
    <w:rsid w:val="00C82047"/>
    <w:rsid w:val="00C82CA5"/>
    <w:rsid w:val="00C8532C"/>
    <w:rsid w:val="00C92753"/>
    <w:rsid w:val="00C951D5"/>
    <w:rsid w:val="00CA65E0"/>
    <w:rsid w:val="00CC1D65"/>
    <w:rsid w:val="00CD0A19"/>
    <w:rsid w:val="00CD1643"/>
    <w:rsid w:val="00CD411F"/>
    <w:rsid w:val="00CE7CFC"/>
    <w:rsid w:val="00D036A9"/>
    <w:rsid w:val="00D114B4"/>
    <w:rsid w:val="00D2307F"/>
    <w:rsid w:val="00D33256"/>
    <w:rsid w:val="00D33E7C"/>
    <w:rsid w:val="00D34F12"/>
    <w:rsid w:val="00D442ED"/>
    <w:rsid w:val="00D511DE"/>
    <w:rsid w:val="00D53482"/>
    <w:rsid w:val="00D55872"/>
    <w:rsid w:val="00D664C2"/>
    <w:rsid w:val="00D6772A"/>
    <w:rsid w:val="00D70B02"/>
    <w:rsid w:val="00D92FC1"/>
    <w:rsid w:val="00DB161C"/>
    <w:rsid w:val="00DB2056"/>
    <w:rsid w:val="00DD4D34"/>
    <w:rsid w:val="00E20C26"/>
    <w:rsid w:val="00E6410D"/>
    <w:rsid w:val="00E832DB"/>
    <w:rsid w:val="00E91A07"/>
    <w:rsid w:val="00E95360"/>
    <w:rsid w:val="00EC3519"/>
    <w:rsid w:val="00ED44AB"/>
    <w:rsid w:val="00ED6E49"/>
    <w:rsid w:val="00EE08A3"/>
    <w:rsid w:val="00EE1073"/>
    <w:rsid w:val="00EF0176"/>
    <w:rsid w:val="00EF7A64"/>
    <w:rsid w:val="00F245EC"/>
    <w:rsid w:val="00F24D32"/>
    <w:rsid w:val="00F4775E"/>
    <w:rsid w:val="00F62AB4"/>
    <w:rsid w:val="00F6610C"/>
    <w:rsid w:val="00F75251"/>
    <w:rsid w:val="00F83BAC"/>
    <w:rsid w:val="00F9045A"/>
    <w:rsid w:val="00FB5CE2"/>
    <w:rsid w:val="00FB632C"/>
    <w:rsid w:val="00FC531A"/>
    <w:rsid w:val="00FD218A"/>
    <w:rsid w:val="00FD2707"/>
    <w:rsid w:val="00FD4740"/>
    <w:rsid w:val="00FD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1E31C83"/>
  <w15:docId w15:val="{6EA96984-2477-4FA0-B89A-2E6D0AF88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0E33"/>
    <w:pPr>
      <w:spacing w:before="120" w:after="120"/>
    </w:pPr>
    <w:rPr>
      <w:rFonts w:ascii="Arial" w:eastAsia="MS Mincho" w:hAnsi="Arial" w:cs="Times New Roman"/>
    </w:rPr>
  </w:style>
  <w:style w:type="paragraph" w:styleId="Heading2">
    <w:name w:val="heading 2"/>
    <w:aliases w:val="H2,style2,Header 2,Func Header,Header 21,Func Header1,Header 22,Func Header2,Header 23,Func Header3,Header 24,Func Header4,Header 211,Func Header11,Header 221,Func Header21,Header 231,Func Header31,Header 25,Func Header5,Header 26,Func Header6"/>
    <w:basedOn w:val="Normal"/>
    <w:next w:val="Normal"/>
    <w:link w:val="Heading2Char"/>
    <w:unhideWhenUsed/>
    <w:qFormat/>
    <w:rsid w:val="00A90E33"/>
    <w:pPr>
      <w:keepNext/>
      <w:keepLines/>
      <w:spacing w:before="200" w:after="0" w:line="240" w:lineRule="auto"/>
      <w:outlineLvl w:val="1"/>
    </w:pPr>
    <w:rPr>
      <w:rFonts w:eastAsia="Times New Roman"/>
      <w:bCs/>
      <w:color w:val="1F497D"/>
      <w:sz w:val="28"/>
      <w:szCs w:val="26"/>
    </w:rPr>
  </w:style>
  <w:style w:type="paragraph" w:styleId="Heading3">
    <w:name w:val="heading 3"/>
    <w:aliases w:val="h2,2nd Level Head,見出し 3"/>
    <w:basedOn w:val="Normal"/>
    <w:next w:val="Normal"/>
    <w:link w:val="Heading3Char"/>
    <w:unhideWhenUsed/>
    <w:qFormat/>
    <w:rsid w:val="00A90E33"/>
    <w:pPr>
      <w:keepNext/>
      <w:keepLines/>
      <w:spacing w:before="200" w:after="0" w:line="240" w:lineRule="auto"/>
      <w:outlineLvl w:val="2"/>
    </w:pPr>
    <w:rPr>
      <w:rFonts w:eastAsia="Times New Roman"/>
      <w:bCs/>
      <w:color w:val="1F497D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2 Char,style2 Char,Header 2 Char,Func Header Char,Header 21 Char,Func Header1 Char,Header 22 Char,Func Header2 Char,Header 23 Char,Func Header3 Char,Header 24 Char,Func Header4 Char,Header 211 Char,Func Header11 Char,Header 221 Char"/>
    <w:basedOn w:val="DefaultParagraphFont"/>
    <w:link w:val="Heading2"/>
    <w:rsid w:val="00A90E33"/>
    <w:rPr>
      <w:rFonts w:ascii="Arial" w:eastAsia="Times New Roman" w:hAnsi="Arial" w:cs="Times New Roman"/>
      <w:bCs/>
      <w:color w:val="1F497D"/>
      <w:sz w:val="28"/>
      <w:szCs w:val="26"/>
    </w:rPr>
  </w:style>
  <w:style w:type="character" w:customStyle="1" w:styleId="Heading3Char">
    <w:name w:val="Heading 3 Char"/>
    <w:aliases w:val="h2 Char,2nd Level Head Char,見出し 3 Char"/>
    <w:basedOn w:val="DefaultParagraphFont"/>
    <w:link w:val="Heading3"/>
    <w:rsid w:val="00A90E33"/>
    <w:rPr>
      <w:rFonts w:ascii="Arial" w:eastAsia="Times New Roman" w:hAnsi="Arial" w:cs="Times New Roman"/>
      <w:bCs/>
      <w:color w:val="1F497D"/>
      <w:sz w:val="24"/>
    </w:rPr>
  </w:style>
  <w:style w:type="table" w:styleId="TableGrid">
    <w:name w:val="Table Grid"/>
    <w:basedOn w:val="TableNormal"/>
    <w:uiPriority w:val="59"/>
    <w:rsid w:val="00A90E33"/>
    <w:pPr>
      <w:spacing w:after="0" w:line="240" w:lineRule="auto"/>
    </w:pPr>
    <w:rPr>
      <w:rFonts w:eastAsia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A90E3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tabletext">
    <w:name w:val="table text"/>
    <w:basedOn w:val="Normal"/>
    <w:rsid w:val="00A90E33"/>
    <w:pPr>
      <w:spacing w:before="20" w:after="20" w:line="240" w:lineRule="auto"/>
    </w:pPr>
    <w:rPr>
      <w:rFonts w:ascii="Times New Roman" w:eastAsia="Times New Roman" w:hAnsi="Times New Roman"/>
      <w:sz w:val="20"/>
      <w:szCs w:val="20"/>
    </w:rPr>
  </w:style>
  <w:style w:type="paragraph" w:customStyle="1" w:styleId="DBSBody">
    <w:name w:val="DBS Body"/>
    <w:basedOn w:val="NoSpacing"/>
    <w:link w:val="DBSBodyChar"/>
    <w:qFormat/>
    <w:rsid w:val="00A90E33"/>
    <w:rPr>
      <w:rFonts w:ascii="Calibri" w:eastAsia="Calibri" w:hAnsi="Calibri" w:cs="Mangal"/>
      <w:sz w:val="20"/>
      <w:szCs w:val="20"/>
    </w:rPr>
  </w:style>
  <w:style w:type="character" w:customStyle="1" w:styleId="DBSBodyChar">
    <w:name w:val="DBS Body Char"/>
    <w:basedOn w:val="DefaultParagraphFont"/>
    <w:link w:val="DBSBody"/>
    <w:rsid w:val="00A90E33"/>
    <w:rPr>
      <w:rFonts w:ascii="Calibri" w:eastAsia="Calibri" w:hAnsi="Calibri" w:cs="Mangal"/>
      <w:sz w:val="20"/>
      <w:szCs w:val="20"/>
    </w:rPr>
  </w:style>
  <w:style w:type="table" w:customStyle="1" w:styleId="TableGrid0">
    <w:name w:val="TableGrid"/>
    <w:rsid w:val="00A90E3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A90E33"/>
    <w:pPr>
      <w:spacing w:after="0" w:line="240" w:lineRule="auto"/>
    </w:pPr>
    <w:rPr>
      <w:rFonts w:ascii="Arial" w:eastAsia="MS Mincho" w:hAnsi="Arial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0EB2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EB2"/>
    <w:rPr>
      <w:rFonts w:ascii="Tahoma" w:eastAsia="MS Mincho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qFormat/>
    <w:rsid w:val="00B2424C"/>
    <w:pPr>
      <w:tabs>
        <w:tab w:val="right" w:leader="dot" w:pos="8630"/>
      </w:tabs>
      <w:spacing w:before="0" w:after="0" w:line="240" w:lineRule="auto"/>
      <w:jc w:val="center"/>
    </w:pPr>
    <w:rPr>
      <w:rFonts w:ascii="Verdana" w:eastAsia="Times New Roman" w:hAnsi="Verdana"/>
      <w:b/>
      <w:sz w:val="20"/>
      <w:szCs w:val="36"/>
    </w:rPr>
  </w:style>
  <w:style w:type="paragraph" w:styleId="Header">
    <w:name w:val="header"/>
    <w:basedOn w:val="Normal"/>
    <w:link w:val="HeaderChar"/>
    <w:uiPriority w:val="99"/>
    <w:unhideWhenUsed/>
    <w:rsid w:val="00C75C3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C39"/>
    <w:rPr>
      <w:rFonts w:ascii="Arial" w:eastAsia="MS Mincho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C75C3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C39"/>
    <w:rPr>
      <w:rFonts w:ascii="Arial" w:eastAsia="MS Mincho" w:hAnsi="Arial" w:cs="Times New Roman"/>
    </w:rPr>
  </w:style>
  <w:style w:type="character" w:styleId="PlaceholderText">
    <w:name w:val="Placeholder Text"/>
    <w:basedOn w:val="DefaultParagraphFont"/>
    <w:uiPriority w:val="99"/>
    <w:semiHidden/>
    <w:rsid w:val="00C75C39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4F4B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4B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4B80"/>
    <w:rPr>
      <w:rFonts w:ascii="Arial" w:eastAsia="MS Mincho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4B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4B80"/>
    <w:rPr>
      <w:rFonts w:ascii="Arial" w:eastAsia="MS Mincho" w:hAnsi="Arial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401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1.xlsx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1447F0-22AD-4945-8D8C-4ED5D18B8D04}"/>
      </w:docPartPr>
      <w:docPartBody>
        <w:p w:rsidR="00361475" w:rsidRDefault="00E81B77">
          <w:r w:rsidRPr="00BB5F67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B77"/>
    <w:rsid w:val="00081CE4"/>
    <w:rsid w:val="000937FA"/>
    <w:rsid w:val="000A5D00"/>
    <w:rsid w:val="00152AC8"/>
    <w:rsid w:val="0018699D"/>
    <w:rsid w:val="001C1669"/>
    <w:rsid w:val="00262A25"/>
    <w:rsid w:val="003536B2"/>
    <w:rsid w:val="00361475"/>
    <w:rsid w:val="0042434E"/>
    <w:rsid w:val="0046214F"/>
    <w:rsid w:val="00475B09"/>
    <w:rsid w:val="004B2809"/>
    <w:rsid w:val="00596A29"/>
    <w:rsid w:val="006F1625"/>
    <w:rsid w:val="008972DA"/>
    <w:rsid w:val="00970AAD"/>
    <w:rsid w:val="0099331D"/>
    <w:rsid w:val="00A136A0"/>
    <w:rsid w:val="00A34316"/>
    <w:rsid w:val="00AA0945"/>
    <w:rsid w:val="00B544D0"/>
    <w:rsid w:val="00C23EA2"/>
    <w:rsid w:val="00CE572C"/>
    <w:rsid w:val="00CF17C2"/>
    <w:rsid w:val="00DA7093"/>
    <w:rsid w:val="00DE0F2C"/>
    <w:rsid w:val="00DF0548"/>
    <w:rsid w:val="00E0066B"/>
    <w:rsid w:val="00E27204"/>
    <w:rsid w:val="00E5074F"/>
    <w:rsid w:val="00E81B77"/>
    <w:rsid w:val="00EF0258"/>
    <w:rsid w:val="00F04E7B"/>
    <w:rsid w:val="00F20EC5"/>
    <w:rsid w:val="00FB2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81B7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TBClassification>
  <attrValue xml:space="preserve">RAKBANK-Internal</attrValue>
  <customPropName>RAKBANK Classification</customPropName>
  <timestamp>5/19/2022 11:43:51 AM</timestamp>
  <userName>WATANI_RAK\xrvinoth</userName>
  <computerName>RBDT1340.rakbank.co.ae</computerName>
  <guid>{f31fb91e-4699-4855-b892-e75b217ddbe7}</guid>
  <hdr>
    <align>center</align>
    <r>
      <fontName>verdana</fontName>
      <fontColor>000000</fontColor>
      <fontSize>10</fontSize>
      <b/>
      <text xml:space="preserve">Classification:</text>
    </r>
    <r>
      <fontName>verdana</fontName>
      <fontColor>000000</fontColor>
      <fontSize>10</fontSize>
      <text xml:space="preserve"> </text>
    </r>
    <r>
      <fontName>verdana</fontName>
      <fontColor>FF0000</fontColor>
      <fontSize>10</fontSize>
      <b/>
      <text xml:space="preserve">RAKBANK-Internal</text>
    </r>
  </hdr>
</GTBClassification>
</file>

<file path=customXml/itemProps1.xml><?xml version="1.0" encoding="utf-8"?>
<ds:datastoreItem xmlns:ds="http://schemas.openxmlformats.org/officeDocument/2006/customXml" ds:itemID="{049C5A6B-AD15-4F0F-957F-2931848B29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13</Pages>
  <Words>2367</Words>
  <Characters>13496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RAKBANK</Company>
  <LinksUpToDate>false</LinksUpToDate>
  <CharactersWithSpaces>15832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xaanjana</dc:creator>
  <cp:keywords/>
  <dc:description/>
  <cp:lastModifiedBy>Lakshmi Narayana</cp:lastModifiedBy>
  <cp:revision>126</cp:revision>
  <dcterms:created xsi:type="dcterms:W3CDTF">2022-05-20T14:06:00Z</dcterms:created>
  <dcterms:modified xsi:type="dcterms:W3CDTF">2023-09-19T07:48:00Z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AKBANK Classification">
    <vt:lpwstr>RAKBANK-Internal</vt:lpwstr>
  </property>
  <property fmtid="{D5CDD505-2E9C-101B-9397-08002B2CF9AE}" pid="3" name="ClassifiedBy">
    <vt:lpwstr>WATANI_RAK\xrvinoth</vt:lpwstr>
  </property>
  <property fmtid="{D5CDD505-2E9C-101B-9397-08002B2CF9AE}" pid="4" name="ClassificationHost">
    <vt:lpwstr>RBDT1340.rakbank.co.ae</vt:lpwstr>
  </property>
  <property fmtid="{D5CDD505-2E9C-101B-9397-08002B2CF9AE}" pid="5" name="ClassificationDate">
    <vt:lpwstr>5/19/2022 11:43:51 AM</vt:lpwstr>
  </property>
  <property fmtid="{D5CDD505-2E9C-101B-9397-08002B2CF9AE}" pid="6" name="ClassificationGUID">
    <vt:lpwstr>{f31fb91e-4699-4855-b892-e75b217ddbe7}</vt:lpwstr>
  </property>
</Properties>
</file>