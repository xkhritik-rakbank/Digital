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978836" w14:textId="038A76DC" w:rsidR="00B2424C" w:rsidRPr="00A923FF" w:rsidRDefault="00BE7AFC" w:rsidP="00B2424C">
      <w:pPr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</w:p>
    <w:p w14:paraId="045146F4" w14:textId="77777777" w:rsidR="00B2424C" w:rsidRPr="00A923FF" w:rsidRDefault="00B2424C" w:rsidP="00B2424C">
      <w:pPr>
        <w:tabs>
          <w:tab w:val="left" w:pos="1665"/>
        </w:tabs>
        <w:rPr>
          <w:rFonts w:ascii="Verdana" w:hAnsi="Verdana"/>
          <w:sz w:val="20"/>
          <w:szCs w:val="20"/>
        </w:rPr>
      </w:pPr>
    </w:p>
    <w:p w14:paraId="3D1BAF1F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6A19FFBE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27500CE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5DAC9E13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4239246F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5378586" w14:textId="27A9A467" w:rsidR="00B2424C" w:rsidRPr="00A923FF" w:rsidRDefault="00E800F7" w:rsidP="00B2424C">
      <w:pPr>
        <w:pStyle w:val="TOC1"/>
        <w:rPr>
          <w:szCs w:val="20"/>
        </w:rPr>
      </w:pPr>
      <w:r>
        <w:rPr>
          <w:szCs w:val="20"/>
        </w:rPr>
        <w:t>BPM</w:t>
      </w:r>
      <w:r w:rsidR="00B2424C">
        <w:rPr>
          <w:szCs w:val="20"/>
        </w:rPr>
        <w:t xml:space="preserve"> MESSAGE FORMAT</w:t>
      </w:r>
      <w:r w:rsidR="00B2424C" w:rsidRPr="00A923FF">
        <w:rPr>
          <w:szCs w:val="20"/>
        </w:rPr>
        <w:t xml:space="preserve"> </w:t>
      </w:r>
      <w:r w:rsidR="00B2424C">
        <w:rPr>
          <w:szCs w:val="20"/>
        </w:rPr>
        <w:t xml:space="preserve">: </w:t>
      </w:r>
      <w:r w:rsidR="0038482A" w:rsidRPr="0038482A">
        <w:rPr>
          <w:szCs w:val="20"/>
        </w:rPr>
        <w:t>NOTIFY_APPLICATION</w:t>
      </w:r>
    </w:p>
    <w:p w14:paraId="5E0A3F4B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4A2B0360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6F2D5FA0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3ABA7097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1D7E2740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BB4864A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79075AA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6BFEB7BF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5DC150C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7202E2D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78982C64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0EBF371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76E6D3F2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105DD6F7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7B0C7DE5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946B4ED" w14:textId="77777777" w:rsidR="00B2424C" w:rsidRPr="00A923FF" w:rsidRDefault="00B2424C" w:rsidP="00B2424C">
      <w:pPr>
        <w:ind w:left="5760" w:firstLine="720"/>
        <w:jc w:val="center"/>
        <w:rPr>
          <w:rFonts w:ascii="Verdana" w:hAnsi="Verdana"/>
          <w:b/>
          <w:sz w:val="20"/>
          <w:szCs w:val="20"/>
        </w:rPr>
      </w:pPr>
      <w:r w:rsidRPr="00A923FF">
        <w:rPr>
          <w:rFonts w:ascii="Verdana" w:hAnsi="Verdana"/>
          <w:b/>
          <w:sz w:val="20"/>
          <w:szCs w:val="20"/>
        </w:rPr>
        <w:t>RAK Bank</w:t>
      </w:r>
    </w:p>
    <w:p w14:paraId="1897AFF5" w14:textId="77777777" w:rsidR="00B2424C" w:rsidRDefault="00B2424C" w:rsidP="00B2424C">
      <w:pPr>
        <w:jc w:val="right"/>
        <w:rPr>
          <w:rFonts w:cstheme="minorHAnsi"/>
          <w:color w:val="0070C0"/>
          <w:sz w:val="32"/>
          <w:szCs w:val="32"/>
        </w:rPr>
      </w:pPr>
      <w:r>
        <w:rPr>
          <w:rFonts w:ascii="Verdana" w:hAnsi="Verdana"/>
          <w:b/>
          <w:sz w:val="20"/>
          <w:szCs w:val="20"/>
        </w:rPr>
        <w:t>CRYSTAL Middleware</w:t>
      </w:r>
    </w:p>
    <w:p w14:paraId="0E4604E7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2F36BC8E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61EC549F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42774B14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758806A5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7E73D39C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3C8A08A0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1679ACD5" w14:textId="77777777" w:rsidR="00B2424C" w:rsidRPr="00A923FF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  <w:r w:rsidRPr="00A923FF">
        <w:rPr>
          <w:rFonts w:ascii="Verdana" w:hAnsi="Verdana"/>
          <w:b/>
          <w:sz w:val="20"/>
          <w:szCs w:val="20"/>
        </w:rPr>
        <w:lastRenderedPageBreak/>
        <w:t>REVISION HISTORY</w:t>
      </w:r>
    </w:p>
    <w:p w14:paraId="54E81E86" w14:textId="77777777" w:rsidR="00B2424C" w:rsidRPr="00A923FF" w:rsidRDefault="00B2424C" w:rsidP="00B2424C">
      <w:pPr>
        <w:rPr>
          <w:rFonts w:ascii="Verdana" w:hAnsi="Verdana" w:cs="Arial"/>
          <w:b/>
          <w:sz w:val="20"/>
          <w:szCs w:val="20"/>
        </w:rPr>
      </w:pPr>
    </w:p>
    <w:p w14:paraId="67E7EEE4" w14:textId="77777777" w:rsidR="00B2424C" w:rsidRPr="00A923FF" w:rsidRDefault="00B2424C" w:rsidP="00B2424C">
      <w:pPr>
        <w:rPr>
          <w:rFonts w:ascii="Verdana" w:hAnsi="Verdana" w:cs="Arial"/>
          <w:b/>
          <w:sz w:val="20"/>
          <w:szCs w:val="20"/>
        </w:rPr>
      </w:pPr>
    </w:p>
    <w:tbl>
      <w:tblPr>
        <w:tblW w:w="4989" w:type="pct"/>
        <w:tblInd w:w="-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14"/>
        <w:gridCol w:w="886"/>
        <w:gridCol w:w="2073"/>
        <w:gridCol w:w="1669"/>
        <w:gridCol w:w="1840"/>
        <w:gridCol w:w="2047"/>
      </w:tblGrid>
      <w:tr w:rsidR="00B2424C" w:rsidRPr="00A923FF" w14:paraId="2F976C40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47C49677" w14:textId="77777777" w:rsidR="00B2424C" w:rsidRPr="00A923FF" w:rsidRDefault="00B2424C" w:rsidP="00D51F4A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No.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5BCD33D0" w14:textId="77777777" w:rsidR="00B2424C" w:rsidRPr="00A923FF" w:rsidRDefault="00B2424C" w:rsidP="00D51F4A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Version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6A499192" w14:textId="77777777" w:rsidR="00B2424C" w:rsidRPr="00A923FF" w:rsidRDefault="00B2424C" w:rsidP="00D51F4A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Description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2362742B" w14:textId="77777777" w:rsidR="00B2424C" w:rsidRPr="00A923FF" w:rsidRDefault="00B2424C" w:rsidP="00D51F4A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Author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130F5F34" w14:textId="77777777" w:rsidR="00B2424C" w:rsidRPr="00A923FF" w:rsidRDefault="00B2424C" w:rsidP="00D51F4A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Date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4FC40F9A" w14:textId="77777777" w:rsidR="00B2424C" w:rsidRPr="00A923FF" w:rsidRDefault="00B2424C" w:rsidP="00D51F4A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Comments</w:t>
            </w:r>
          </w:p>
        </w:tc>
      </w:tr>
      <w:tr w:rsidR="00B2424C" w:rsidRPr="00A923FF" w14:paraId="094FFC59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209CE7" w14:textId="77777777" w:rsidR="00B2424C" w:rsidRPr="00A923FF" w:rsidRDefault="00B2424C" w:rsidP="00D51F4A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3038F7" w14:textId="77777777" w:rsidR="00B2424C" w:rsidRPr="00A923FF" w:rsidRDefault="00B2424C" w:rsidP="00D51F4A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1.0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06168D" w14:textId="77777777" w:rsidR="00B2424C" w:rsidRPr="00A923FF" w:rsidRDefault="00B2424C" w:rsidP="00D51F4A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Initial Version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BE941" w14:textId="77777777" w:rsidR="00B2424C" w:rsidRPr="00A923FF" w:rsidRDefault="00875824" w:rsidP="00D51F4A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Vinoth 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503346" w14:textId="77777777" w:rsidR="00B2424C" w:rsidRPr="00A923FF" w:rsidRDefault="00875824" w:rsidP="00D51F4A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19/05/2022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5CBDFA7" w14:textId="77777777" w:rsidR="00B2424C" w:rsidRPr="00A923FF" w:rsidRDefault="00B2424C" w:rsidP="00D51F4A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064D6" w:rsidRPr="00A923FF" w14:paraId="5005A840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66DA23" w14:textId="04147220" w:rsidR="004064D6" w:rsidRPr="00A923FF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CB4B88" w14:textId="1F6AE50F" w:rsidR="004064D6" w:rsidRPr="00A923FF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1.1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1D5993" w14:textId="7166D4D7" w:rsidR="004064D6" w:rsidRPr="00A923FF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Digital_CC process related added here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24CF2" w14:textId="42B3995D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Vinoth 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4EB302" w14:textId="312C8D5C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29/08/2022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4363E6D" w14:textId="77777777" w:rsidR="004064D6" w:rsidRPr="00A923FF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064D6" w:rsidRPr="00A923FF" w14:paraId="4AF08787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48B4F9" w14:textId="088C1997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53848F" w14:textId="03E6B082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1.2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111C17" w14:textId="639DFB23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‘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R</w:t>
            </w:r>
            <w:r w:rsidRPr="004064D6">
              <w:rPr>
                <w:rFonts w:ascii="Verdana" w:hAnsi="Verdana"/>
                <w:sz w:val="20"/>
                <w:szCs w:val="20"/>
              </w:rPr>
              <w:t>ejectReason</w:t>
            </w:r>
            <w:r>
              <w:rPr>
                <w:rFonts w:ascii="Verdana" w:hAnsi="Verdana"/>
                <w:sz w:val="20"/>
                <w:szCs w:val="20"/>
              </w:rPr>
              <w:t>Code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>’ new tag added for ‘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DigitalAO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>’ Process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6F9CC3" w14:textId="6C488D41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Vinoth 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DDA8BA" w14:textId="559B5D7D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15/09/2022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89EB0C7" w14:textId="77777777" w:rsidR="004064D6" w:rsidRPr="00A923FF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530150" w:rsidRPr="00A923FF" w14:paraId="0EA6564C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FCD565" w14:textId="1E494A26" w:rsidR="00530150" w:rsidRDefault="00530150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932EC7" w14:textId="7CAE518B" w:rsidR="00530150" w:rsidRDefault="00530150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1.3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764CC7" w14:textId="50A42412" w:rsidR="00530150" w:rsidRDefault="00530150" w:rsidP="00530150">
            <w:pPr>
              <w:rPr>
                <w:rFonts w:ascii="Verdana" w:hAnsi="Verdana"/>
                <w:sz w:val="20"/>
                <w:szCs w:val="20"/>
              </w:rPr>
            </w:pPr>
            <w:r w:rsidRPr="00530150">
              <w:rPr>
                <w:rFonts w:ascii="Verdana" w:hAnsi="Verdana"/>
                <w:sz w:val="20"/>
                <w:szCs w:val="20"/>
              </w:rPr>
              <w:t xml:space="preserve">CustomerDeclaredLifestyleExpenditure,AECBMonthly,StressTestingBuffer,TotalAssessedIncome,TotalDeductions,NetDisposableIncome,AffordabilityAssessmentRatio &amp; </w:t>
            </w:r>
            <w:proofErr w:type="spellStart"/>
            <w:r w:rsidRPr="00530150">
              <w:rPr>
                <w:rFonts w:ascii="Verdana" w:hAnsi="Verdana"/>
                <w:sz w:val="20"/>
                <w:szCs w:val="20"/>
              </w:rPr>
              <w:t>CardType</w:t>
            </w:r>
            <w:proofErr w:type="spellEnd"/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6C48E1" w14:textId="720445CD" w:rsidR="00530150" w:rsidRDefault="00530150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Vinoth 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34D0BB" w14:textId="2F0F2290" w:rsidR="00530150" w:rsidRDefault="00530150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21/09/2022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B386C7B" w14:textId="77777777" w:rsidR="00530150" w:rsidRPr="00A923FF" w:rsidRDefault="00530150" w:rsidP="00530150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1A0025" w:rsidRPr="00A923FF" w14:paraId="282F65D8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22C8F0" w14:textId="3D62C6EB" w:rsidR="001A0025" w:rsidRDefault="001A0025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83A275" w14:textId="1175E8BC" w:rsidR="001A0025" w:rsidRDefault="001A0025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1.4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FC6BB2" w14:textId="7228E3F4" w:rsidR="001A0025" w:rsidRPr="00530150" w:rsidRDefault="001A0025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Event name added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BC7BFC" w14:textId="77EA8CAE" w:rsidR="001A0025" w:rsidRDefault="001A0025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Pradipkumar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ED30D1" w14:textId="316A5172" w:rsidR="001A0025" w:rsidRDefault="001A0025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06/02/2023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176733B" w14:textId="77777777" w:rsidR="001A0025" w:rsidRPr="00A923FF" w:rsidRDefault="001A0025" w:rsidP="00530150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ED44AB" w:rsidRPr="00A923FF" w14:paraId="6698416F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1BB7C4" w14:textId="7A131CD5" w:rsidR="00ED44AB" w:rsidRDefault="00ED44AB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6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65CAE5" w14:textId="4A460B98" w:rsidR="00ED44AB" w:rsidRDefault="00ED44AB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1.5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259439" w14:textId="3F6BB1B6" w:rsidR="00ED44AB" w:rsidRDefault="00ED44AB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Added new field ‘</w:t>
            </w:r>
            <w:r w:rsidRPr="00ED44AB">
              <w:rPr>
                <w:rFonts w:ascii="Verdana" w:hAnsi="Verdana"/>
                <w:sz w:val="20"/>
                <w:szCs w:val="20"/>
              </w:rPr>
              <w:t>IsVirtualCardActive</w:t>
            </w:r>
            <w:r>
              <w:rPr>
                <w:rFonts w:ascii="Verdana" w:hAnsi="Verdana"/>
                <w:sz w:val="20"/>
                <w:szCs w:val="20"/>
              </w:rPr>
              <w:t xml:space="preserve">’ 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B4312A" w14:textId="218D702E" w:rsidR="00ED44AB" w:rsidRDefault="00ED44AB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Mahendra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CEE5CF" w14:textId="30EEC389" w:rsidR="00ED44AB" w:rsidRDefault="00ED44AB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11/04/2023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D530FF7" w14:textId="77777777" w:rsidR="00ED44AB" w:rsidRPr="00A923FF" w:rsidRDefault="00ED44AB" w:rsidP="00530150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A45248" w:rsidRPr="00A923FF" w14:paraId="08F138BC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FF0BD6" w14:textId="291A3D52" w:rsidR="00A45248" w:rsidRDefault="00A45248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7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7610A4" w14:textId="6EAF2F07" w:rsidR="00A45248" w:rsidRDefault="00A45248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1.6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69662F" w14:textId="54A55DC6" w:rsidR="00A45248" w:rsidRDefault="00A45248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Added new field “</w:t>
            </w:r>
            <w:proofErr w:type="spellStart"/>
            <w:r w:rsidRPr="00A45248">
              <w:rPr>
                <w:rFonts w:ascii="Verdana" w:hAnsi="Verdana"/>
                <w:sz w:val="20"/>
                <w:szCs w:val="20"/>
              </w:rPr>
              <w:t>MurabahaCertificateNo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>”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81BD43" w14:textId="670B5A4E" w:rsidR="00A45248" w:rsidRDefault="00A45248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Pradip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46A948" w14:textId="7D226F5A" w:rsidR="00A45248" w:rsidRDefault="00A45248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10/05/2023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6D8DF09" w14:textId="77777777" w:rsidR="00A45248" w:rsidRPr="00A923FF" w:rsidRDefault="00A45248" w:rsidP="00530150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6D039C" w:rsidRPr="00A923FF" w14:paraId="3F91DC33" w14:textId="77777777" w:rsidTr="009C5131">
        <w:trPr>
          <w:trHeight w:val="495"/>
          <w:ins w:id="0" w:author="Lakshmi Narayana" w:date="2023-09-19T11:44:00Z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2DA69C" w14:textId="721E9FB7" w:rsidR="006D039C" w:rsidRDefault="006D039C" w:rsidP="006D039C">
            <w:pPr>
              <w:rPr>
                <w:ins w:id="1" w:author="Lakshmi Narayana" w:date="2023-09-19T11:44:00Z"/>
                <w:rFonts w:ascii="Verdana" w:hAnsi="Verdana"/>
                <w:sz w:val="20"/>
                <w:szCs w:val="20"/>
              </w:rPr>
            </w:pPr>
            <w:ins w:id="2" w:author="Lakshmi Narayana" w:date="2023-09-19T11:44:00Z">
              <w:r>
                <w:rPr>
                  <w:rFonts w:ascii="Verdana" w:hAnsi="Verdana"/>
                  <w:sz w:val="20"/>
                  <w:szCs w:val="20"/>
                </w:rPr>
                <w:t>8</w:t>
              </w:r>
            </w:ins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5DA2F5" w14:textId="4ADCB154" w:rsidR="006D039C" w:rsidRDefault="006D039C" w:rsidP="006D039C">
            <w:pPr>
              <w:rPr>
                <w:ins w:id="3" w:author="Lakshmi Narayana" w:date="2023-09-19T11:44:00Z"/>
                <w:rFonts w:ascii="Verdana" w:hAnsi="Verdana"/>
                <w:sz w:val="20"/>
                <w:szCs w:val="20"/>
              </w:rPr>
            </w:pPr>
            <w:ins w:id="4" w:author="Lakshmi Narayana" w:date="2023-09-19T11:44:00Z">
              <w:r>
                <w:rPr>
                  <w:rFonts w:ascii="Verdana" w:hAnsi="Verdana"/>
                  <w:sz w:val="20"/>
                  <w:szCs w:val="20"/>
                </w:rPr>
                <w:t>1.7</w:t>
              </w:r>
            </w:ins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418D9B" w14:textId="750ED811" w:rsidR="006D039C" w:rsidRDefault="00FF2C8C" w:rsidP="00481147">
            <w:pPr>
              <w:rPr>
                <w:ins w:id="5" w:author="Lakshmi Narayana" w:date="2023-09-19T11:44:00Z"/>
                <w:rFonts w:ascii="Verdana" w:hAnsi="Verdana"/>
                <w:sz w:val="20"/>
                <w:szCs w:val="20"/>
              </w:rPr>
            </w:pPr>
            <w:ins w:id="6" w:author="Lakshmi Narayana" w:date="2023-09-19T11:46:00Z">
              <w:r>
                <w:rPr>
                  <w:rFonts w:ascii="Verdana" w:hAnsi="Verdana"/>
                  <w:sz w:val="20"/>
                  <w:szCs w:val="20"/>
                </w:rPr>
                <w:t>Added new field “</w:t>
              </w:r>
              <w:proofErr w:type="spellStart"/>
              <w:r w:rsidRPr="00EC7B9A">
                <w:rPr>
                  <w:rFonts w:ascii="Verdana" w:hAnsi="Verdana"/>
                  <w:sz w:val="20"/>
                  <w:szCs w:val="20"/>
                </w:rPr>
                <w:t>EmployerCode</w:t>
              </w:r>
              <w:proofErr w:type="spellEnd"/>
              <w:r w:rsidR="00481147">
                <w:rPr>
                  <w:rFonts w:ascii="Verdana" w:hAnsi="Verdana"/>
                  <w:sz w:val="20"/>
                  <w:szCs w:val="20"/>
                </w:rPr>
                <w:t>” in response</w:t>
              </w:r>
            </w:ins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E27635" w14:textId="7C8E6EC9" w:rsidR="006D039C" w:rsidRDefault="006D039C" w:rsidP="006D039C">
            <w:pPr>
              <w:rPr>
                <w:ins w:id="7" w:author="Lakshmi Narayana" w:date="2023-09-19T11:44:00Z"/>
                <w:rFonts w:ascii="Verdana" w:hAnsi="Verdana"/>
                <w:sz w:val="20"/>
                <w:szCs w:val="20"/>
              </w:rPr>
            </w:pPr>
            <w:ins w:id="8" w:author="Lakshmi Narayana" w:date="2023-09-19T11:44:00Z">
              <w:r>
                <w:rPr>
                  <w:rFonts w:ascii="Verdana" w:hAnsi="Verdana"/>
                  <w:sz w:val="20"/>
                  <w:szCs w:val="20"/>
                </w:rPr>
                <w:t>Lakshmi Narayana</w:t>
              </w:r>
            </w:ins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DDB59B" w14:textId="540FF29C" w:rsidR="006D039C" w:rsidRDefault="006D039C" w:rsidP="006D039C">
            <w:pPr>
              <w:rPr>
                <w:ins w:id="9" w:author="Lakshmi Narayana" w:date="2023-09-19T11:44:00Z"/>
                <w:rFonts w:ascii="Verdana" w:hAnsi="Verdana"/>
                <w:sz w:val="20"/>
                <w:szCs w:val="20"/>
              </w:rPr>
            </w:pPr>
            <w:ins w:id="10" w:author="Lakshmi Narayana" w:date="2023-09-19T11:44:00Z">
              <w:r>
                <w:rPr>
                  <w:rFonts w:ascii="Verdana" w:hAnsi="Verdana"/>
                  <w:sz w:val="20"/>
                  <w:szCs w:val="20"/>
                </w:rPr>
                <w:t>19/09/2023</w:t>
              </w:r>
            </w:ins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D8CD9F2" w14:textId="77777777" w:rsidR="006D039C" w:rsidRPr="00A923FF" w:rsidRDefault="006D039C" w:rsidP="006D039C">
            <w:pPr>
              <w:rPr>
                <w:ins w:id="11" w:author="Lakshmi Narayana" w:date="2023-09-19T11:44:00Z"/>
                <w:rFonts w:ascii="Verdana" w:hAnsi="Verdana"/>
                <w:sz w:val="20"/>
                <w:szCs w:val="20"/>
              </w:rPr>
            </w:pPr>
          </w:p>
        </w:tc>
      </w:tr>
    </w:tbl>
    <w:p w14:paraId="5C90A910" w14:textId="77777777" w:rsidR="003408A9" w:rsidRDefault="003408A9" w:rsidP="00B2424C"/>
    <w:p w14:paraId="34B2B6A3" w14:textId="77777777" w:rsidR="00B2424C" w:rsidRDefault="00B2424C" w:rsidP="00B2424C"/>
    <w:p w14:paraId="47154D4D" w14:textId="77777777" w:rsidR="00B2424C" w:rsidRDefault="00B2424C" w:rsidP="00B2424C"/>
    <w:p w14:paraId="174364C2" w14:textId="77777777" w:rsidR="00B2424C" w:rsidRDefault="00B2424C" w:rsidP="00B2424C"/>
    <w:p w14:paraId="0F7D1B87" w14:textId="77777777" w:rsidR="00B2424C" w:rsidRDefault="00B2424C" w:rsidP="00B2424C"/>
    <w:p w14:paraId="4D95D499" w14:textId="77777777" w:rsidR="00B2424C" w:rsidRDefault="00B2424C" w:rsidP="00B2424C"/>
    <w:p w14:paraId="0809C129" w14:textId="77777777" w:rsidR="00B2424C" w:rsidRDefault="00B2424C" w:rsidP="00B2424C"/>
    <w:p w14:paraId="7943F19F" w14:textId="77777777" w:rsidR="00B2424C" w:rsidRDefault="00B2424C" w:rsidP="00B2424C"/>
    <w:p w14:paraId="3E9955A6" w14:textId="77777777" w:rsidR="00B2424C" w:rsidRDefault="00B2424C" w:rsidP="00B2424C"/>
    <w:p w14:paraId="1B77A8EF" w14:textId="77777777" w:rsidR="00B2424C" w:rsidRDefault="00B2424C" w:rsidP="00B2424C"/>
    <w:p w14:paraId="58989451" w14:textId="77777777" w:rsidR="00B2424C" w:rsidRDefault="00B2424C" w:rsidP="00B2424C"/>
    <w:p w14:paraId="707EC9CE" w14:textId="77777777" w:rsidR="00B2424C" w:rsidRDefault="00B2424C" w:rsidP="00B2424C"/>
    <w:p w14:paraId="4D10D6DB" w14:textId="1E7055F5" w:rsidR="00B2424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12" w:name="_Toc466206726"/>
      <w:r>
        <w:rPr>
          <w:rFonts w:cs="Arial"/>
        </w:rPr>
        <w:t xml:space="preserve">Notify Application </w:t>
      </w:r>
      <w:r w:rsidR="00D114B4">
        <w:rPr>
          <w:rFonts w:cs="Arial"/>
        </w:rPr>
        <w:t>Status (</w:t>
      </w:r>
      <w:r w:rsidRPr="007E71E0">
        <w:rPr>
          <w:rFonts w:cs="Arial"/>
        </w:rPr>
        <w:t>NOTIFY_APPLICATION</w:t>
      </w:r>
      <w:r>
        <w:rPr>
          <w:rFonts w:cstheme="minorHAnsi"/>
          <w:color w:val="0070C0"/>
        </w:rPr>
        <w:t>)</w:t>
      </w:r>
    </w:p>
    <w:p w14:paraId="1A0F61E8" w14:textId="77777777" w:rsidR="00B2424C" w:rsidRPr="00AB071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r w:rsidRPr="00AB071C">
        <w:rPr>
          <w:rFonts w:cstheme="minorHAnsi"/>
          <w:color w:val="0070C0"/>
        </w:rPr>
        <w:t>Description</w:t>
      </w:r>
      <w:bookmarkEnd w:id="12"/>
    </w:p>
    <w:p w14:paraId="5B2BCCA8" w14:textId="77777777" w:rsidR="00B2424C" w:rsidRDefault="00B2424C" w:rsidP="00B2424C">
      <w:pPr>
        <w:rPr>
          <w:rFonts w:cs="Arial"/>
        </w:rPr>
      </w:pPr>
      <w:r>
        <w:rPr>
          <w:rFonts w:cs="Arial"/>
        </w:rPr>
        <w:t xml:space="preserve">This service is used to notify the Update application/Work item status. </w:t>
      </w:r>
    </w:p>
    <w:p w14:paraId="3A573EE5" w14:textId="5A90597D" w:rsidR="00B2424C" w:rsidRPr="009F480D" w:rsidRDefault="00B2424C" w:rsidP="00B2424C">
      <w:pPr>
        <w:rPr>
          <w:rFonts w:cs="Arial"/>
        </w:rPr>
      </w:pPr>
      <w:r w:rsidRPr="009F480D">
        <w:rPr>
          <w:rFonts w:cs="Arial"/>
          <w:u w:val="single"/>
        </w:rPr>
        <w:t>Interfacing Source System</w:t>
      </w:r>
      <w:r w:rsidRPr="009F480D">
        <w:rPr>
          <w:rFonts w:cs="Arial"/>
        </w:rPr>
        <w:t xml:space="preserve">: </w:t>
      </w:r>
      <w:r w:rsidR="00813828" w:rsidRPr="00813828">
        <w:rPr>
          <w:rFonts w:cs="Arial"/>
          <w:highlight w:val="yellow"/>
        </w:rPr>
        <w:t>BPM</w:t>
      </w:r>
    </w:p>
    <w:p w14:paraId="4014A651" w14:textId="77777777" w:rsidR="00B2424C" w:rsidRPr="009F480D" w:rsidRDefault="00B2424C" w:rsidP="00B2424C">
      <w:pPr>
        <w:rPr>
          <w:rFonts w:cs="Arial"/>
        </w:rPr>
      </w:pPr>
      <w:r w:rsidRPr="009F480D">
        <w:rPr>
          <w:rFonts w:cs="Arial"/>
          <w:u w:val="single"/>
        </w:rPr>
        <w:t>Interfacing Target System:</w:t>
      </w:r>
      <w:r w:rsidRPr="009F480D">
        <w:rPr>
          <w:rFonts w:cs="Arial"/>
        </w:rPr>
        <w:t xml:space="preserve"> </w:t>
      </w:r>
      <w:r>
        <w:rPr>
          <w:rFonts w:cs="Arial"/>
        </w:rPr>
        <w:t>DEH</w:t>
      </w:r>
    </w:p>
    <w:p w14:paraId="733D4412" w14:textId="77777777" w:rsidR="00B2424C" w:rsidRPr="00D53482" w:rsidRDefault="00B2424C" w:rsidP="00B2424C">
      <w:pPr>
        <w:rPr>
          <w:rFonts w:cs="Arial"/>
        </w:rPr>
      </w:pPr>
      <w:r w:rsidRPr="009F480D">
        <w:rPr>
          <w:rFonts w:cs="Arial"/>
          <w:u w:val="single"/>
        </w:rPr>
        <w:t>Message Format Name:</w:t>
      </w:r>
      <w:r w:rsidRPr="009F480D">
        <w:rPr>
          <w:rFonts w:cs="Arial"/>
        </w:rPr>
        <w:t xml:space="preserve"> </w:t>
      </w:r>
      <w:r w:rsidRPr="007E71E0">
        <w:rPr>
          <w:rFonts w:cs="Arial"/>
        </w:rPr>
        <w:t>NOTIFY_APPLICATION</w:t>
      </w:r>
    </w:p>
    <w:p w14:paraId="10694DCB" w14:textId="77777777" w:rsidR="00B2424C" w:rsidRPr="00AB071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13" w:name="_Toc466206727"/>
      <w:r w:rsidRPr="00AB071C">
        <w:rPr>
          <w:rFonts w:cstheme="minorHAnsi"/>
          <w:color w:val="0070C0"/>
        </w:rPr>
        <w:t>Applicable Functionalities</w:t>
      </w:r>
      <w:bookmarkEnd w:id="13"/>
    </w:p>
    <w:p w14:paraId="32DA23E9" w14:textId="77777777" w:rsidR="00B2424C" w:rsidRPr="00AB071C" w:rsidRDefault="00B2424C" w:rsidP="00B2424C">
      <w:pPr>
        <w:rPr>
          <w:rFonts w:cstheme="minorHAnsi"/>
        </w:rPr>
      </w:pPr>
    </w:p>
    <w:tbl>
      <w:tblPr>
        <w:tblStyle w:val="TableGrid0"/>
        <w:tblW w:w="4966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" w:type="dxa"/>
          <w:left w:w="108" w:type="dxa"/>
          <w:right w:w="59" w:type="dxa"/>
        </w:tblCellMar>
        <w:tblLook w:val="04A0" w:firstRow="1" w:lastRow="0" w:firstColumn="1" w:lastColumn="0" w:noHBand="0" w:noVBand="1"/>
      </w:tblPr>
      <w:tblGrid>
        <w:gridCol w:w="1637"/>
        <w:gridCol w:w="1587"/>
        <w:gridCol w:w="2515"/>
        <w:gridCol w:w="3547"/>
      </w:tblGrid>
      <w:tr w:rsidR="00B2424C" w:rsidRPr="00AB071C" w14:paraId="17636D13" w14:textId="77777777" w:rsidTr="00D51F4A">
        <w:trPr>
          <w:cantSplit/>
          <w:trHeight w:val="334"/>
          <w:tblHeader/>
        </w:trPr>
        <w:tc>
          <w:tcPr>
            <w:tcW w:w="881" w:type="pct"/>
            <w:shd w:val="clear" w:color="auto" w:fill="95B3D7" w:themeFill="accent1" w:themeFillTint="99"/>
          </w:tcPr>
          <w:p w14:paraId="75A08033" w14:textId="77777777" w:rsidR="00B2424C" w:rsidRPr="00AB071C" w:rsidRDefault="00B2424C" w:rsidP="00D51F4A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>User Type</w:t>
            </w:r>
          </w:p>
        </w:tc>
        <w:tc>
          <w:tcPr>
            <w:tcW w:w="854" w:type="pct"/>
            <w:shd w:val="clear" w:color="auto" w:fill="95B3D7" w:themeFill="accent1" w:themeFillTint="99"/>
          </w:tcPr>
          <w:p w14:paraId="29632D93" w14:textId="77777777" w:rsidR="00B2424C" w:rsidRPr="00AB071C" w:rsidRDefault="00B2424C" w:rsidP="00D51F4A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>Modules (Functional RS)</w:t>
            </w:r>
          </w:p>
        </w:tc>
        <w:tc>
          <w:tcPr>
            <w:tcW w:w="1354" w:type="pct"/>
            <w:shd w:val="clear" w:color="auto" w:fill="95B3D7" w:themeFill="accent1" w:themeFillTint="99"/>
          </w:tcPr>
          <w:p w14:paraId="5CD81C6B" w14:textId="77777777" w:rsidR="00B2424C" w:rsidRPr="00AB071C" w:rsidRDefault="00B2424C" w:rsidP="00D51F4A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>Functionality</w:t>
            </w:r>
          </w:p>
        </w:tc>
        <w:tc>
          <w:tcPr>
            <w:tcW w:w="1910" w:type="pct"/>
            <w:shd w:val="clear" w:color="auto" w:fill="95B3D7" w:themeFill="accent1" w:themeFillTint="99"/>
          </w:tcPr>
          <w:p w14:paraId="69C721AA" w14:textId="77777777" w:rsidR="00B2424C" w:rsidRPr="00AB071C" w:rsidRDefault="00B2424C" w:rsidP="00D51F4A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Purpose </w:t>
            </w:r>
          </w:p>
        </w:tc>
      </w:tr>
      <w:tr w:rsidR="00B2424C" w:rsidRPr="00AB071C" w14:paraId="23B9AFBD" w14:textId="77777777" w:rsidTr="00D51F4A">
        <w:trPr>
          <w:cantSplit/>
          <w:trHeight w:val="286"/>
        </w:trPr>
        <w:tc>
          <w:tcPr>
            <w:tcW w:w="881" w:type="pct"/>
          </w:tcPr>
          <w:p w14:paraId="5C5C1E1C" w14:textId="77777777" w:rsidR="00B2424C" w:rsidRPr="00AA76F2" w:rsidRDefault="00B2424C" w:rsidP="00D51F4A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 w:rsidRPr="00AA76F2">
              <w:rPr>
                <w:rFonts w:asciiTheme="minorHAnsi" w:hAnsiTheme="minorHAnsi" w:cstheme="minorHAnsi"/>
                <w:sz w:val="22"/>
                <w:szCs w:val="22"/>
              </w:rPr>
              <w:t>Retail</w:t>
            </w:r>
          </w:p>
        </w:tc>
        <w:tc>
          <w:tcPr>
            <w:tcW w:w="854" w:type="pct"/>
          </w:tcPr>
          <w:p w14:paraId="54FBF874" w14:textId="77777777" w:rsidR="00B2424C" w:rsidRPr="00AA76F2" w:rsidRDefault="00B2424C" w:rsidP="00D51F4A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Retail Account Onboarding.</w:t>
            </w:r>
          </w:p>
        </w:tc>
        <w:tc>
          <w:tcPr>
            <w:tcW w:w="1354" w:type="pct"/>
          </w:tcPr>
          <w:p w14:paraId="617763A3" w14:textId="77777777" w:rsidR="00B2424C" w:rsidRPr="007E6E0C" w:rsidRDefault="00B2424C" w:rsidP="00D51F4A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Update Work item status to DEH</w:t>
            </w:r>
          </w:p>
          <w:p w14:paraId="3C365AD4" w14:textId="77777777" w:rsidR="00B2424C" w:rsidRPr="00AA76F2" w:rsidRDefault="00B2424C" w:rsidP="00D51F4A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10" w:type="pct"/>
          </w:tcPr>
          <w:p w14:paraId="0C473F1A" w14:textId="77777777" w:rsidR="00B2424C" w:rsidRDefault="00B2424C" w:rsidP="00D51F4A">
            <w:pPr>
              <w:pStyle w:val="DBSBody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T</w:t>
            </w:r>
            <w:r w:rsidRPr="00B16F95">
              <w:rPr>
                <w:rFonts w:ascii="Verdana" w:hAnsi="Verdana"/>
              </w:rPr>
              <w:t xml:space="preserve">o </w:t>
            </w:r>
            <w:r>
              <w:rPr>
                <w:rFonts w:ascii="Verdana" w:hAnsi="Verdana"/>
              </w:rPr>
              <w:t>update application/</w:t>
            </w:r>
            <w:proofErr w:type="spellStart"/>
            <w:r>
              <w:rPr>
                <w:rFonts w:ascii="Verdana" w:hAnsi="Verdana"/>
              </w:rPr>
              <w:t>workitem</w:t>
            </w:r>
            <w:proofErr w:type="spellEnd"/>
            <w:r>
              <w:rPr>
                <w:rFonts w:ascii="Verdana" w:hAnsi="Verdana"/>
              </w:rPr>
              <w:t xml:space="preserve"> status in DEH. </w:t>
            </w:r>
          </w:p>
          <w:p w14:paraId="244C71E2" w14:textId="77777777" w:rsidR="00B2424C" w:rsidRPr="00B47E55" w:rsidRDefault="00B2424C" w:rsidP="00D51F4A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Verdana" w:hAnsi="Verdana"/>
              </w:rPr>
              <w:t>It can also notify DEH to request for additional documents from the customer. (or update prospect data in DEH)</w:t>
            </w:r>
          </w:p>
        </w:tc>
      </w:tr>
    </w:tbl>
    <w:p w14:paraId="2597A7D3" w14:textId="77777777" w:rsidR="00B2424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14" w:name="_Toc466206728"/>
      <w:r w:rsidRPr="009F480D">
        <w:rPr>
          <w:rFonts w:cstheme="minorHAnsi"/>
          <w:color w:val="0070C0"/>
        </w:rPr>
        <w:t>Request</w:t>
      </w:r>
      <w:r>
        <w:rPr>
          <w:rFonts w:cstheme="minorHAnsi"/>
          <w:color w:val="0070C0"/>
        </w:rPr>
        <w:t xml:space="preserve"> Description</w:t>
      </w:r>
      <w:bookmarkEnd w:id="14"/>
    </w:p>
    <w:p w14:paraId="460E0C0A" w14:textId="3BB9506D" w:rsidR="00B2424C" w:rsidRPr="009F480D" w:rsidRDefault="00B2424C" w:rsidP="00B2424C"/>
    <w:tbl>
      <w:tblPr>
        <w:tblW w:w="963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4050"/>
        <w:gridCol w:w="1350"/>
        <w:gridCol w:w="1890"/>
      </w:tblGrid>
      <w:tr w:rsidR="00690464" w:rsidRPr="009F480D" w14:paraId="1CE28BD0" w14:textId="77777777" w:rsidTr="00570CEF">
        <w:trPr>
          <w:cantSplit/>
          <w:trHeight w:val="488"/>
          <w:tblHeader/>
        </w:trPr>
        <w:tc>
          <w:tcPr>
            <w:tcW w:w="2340" w:type="dxa"/>
            <w:shd w:val="clear" w:color="auto" w:fill="B8CCE4" w:themeFill="accent1" w:themeFillTint="66"/>
          </w:tcPr>
          <w:p w14:paraId="23F0B2ED" w14:textId="77777777" w:rsidR="00690464" w:rsidRPr="009F480D" w:rsidRDefault="00690464" w:rsidP="00690464">
            <w:pPr>
              <w:ind w:left="90"/>
              <w:rPr>
                <w:rFonts w:cs="Arial"/>
                <w:b/>
              </w:rPr>
            </w:pPr>
            <w:r w:rsidRPr="009F480D">
              <w:rPr>
                <w:rFonts w:cs="Arial"/>
                <w:b/>
              </w:rPr>
              <w:t xml:space="preserve">Field Name </w:t>
            </w:r>
          </w:p>
        </w:tc>
        <w:tc>
          <w:tcPr>
            <w:tcW w:w="4050" w:type="dxa"/>
            <w:shd w:val="clear" w:color="auto" w:fill="B8CCE4" w:themeFill="accent1" w:themeFillTint="66"/>
          </w:tcPr>
          <w:p w14:paraId="640CF906" w14:textId="77777777" w:rsidR="00690464" w:rsidRPr="009F480D" w:rsidRDefault="00690464" w:rsidP="00690464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Description </w:t>
            </w:r>
          </w:p>
        </w:tc>
        <w:tc>
          <w:tcPr>
            <w:tcW w:w="1350" w:type="dxa"/>
            <w:shd w:val="clear" w:color="auto" w:fill="B8CCE4" w:themeFill="accent1" w:themeFillTint="66"/>
          </w:tcPr>
          <w:p w14:paraId="60BA4D98" w14:textId="77777777" w:rsidR="00690464" w:rsidRPr="009F480D" w:rsidRDefault="00690464" w:rsidP="00690464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Data Type (Max Length/ Format) </w:t>
            </w:r>
          </w:p>
        </w:tc>
        <w:tc>
          <w:tcPr>
            <w:tcW w:w="1890" w:type="dxa"/>
            <w:shd w:val="clear" w:color="auto" w:fill="B8CCE4" w:themeFill="accent1" w:themeFillTint="66"/>
          </w:tcPr>
          <w:p w14:paraId="663FA811" w14:textId="77777777" w:rsidR="00690464" w:rsidRPr="009F480D" w:rsidRDefault="00690464" w:rsidP="00690464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Mandatory (M)/ </w:t>
            </w:r>
          </w:p>
          <w:p w14:paraId="331F8AF0" w14:textId="77777777" w:rsidR="00690464" w:rsidRPr="009F480D" w:rsidRDefault="00690464" w:rsidP="00690464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Optional (O)/ </w:t>
            </w:r>
          </w:p>
          <w:p w14:paraId="5C21EF34" w14:textId="77777777" w:rsidR="00690464" w:rsidRPr="009F480D" w:rsidRDefault="00690464" w:rsidP="00690464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Conditional(C) </w:t>
            </w:r>
          </w:p>
        </w:tc>
      </w:tr>
      <w:tr w:rsidR="00CE7CFC" w:rsidRPr="009F480D" w:rsidDel="005D518C" w14:paraId="23457866" w14:textId="77777777" w:rsidTr="00D51F4A">
        <w:tblPrEx>
          <w:tblLook w:val="04A0" w:firstRow="1" w:lastRow="0" w:firstColumn="1" w:lastColumn="0" w:noHBand="0" w:noVBand="1"/>
        </w:tblPrEx>
        <w:tc>
          <w:tcPr>
            <w:tcW w:w="9630" w:type="dxa"/>
            <w:gridSpan w:val="4"/>
          </w:tcPr>
          <w:p w14:paraId="3A1A6FF2" w14:textId="77777777" w:rsidR="00CE7CFC" w:rsidRDefault="00CE7CFC" w:rsidP="00690464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4E5523">
              <w:rPr>
                <w:rFonts w:asciiTheme="minorHAnsi" w:hAnsiTheme="minorHAnsi" w:cstheme="minorHAnsi"/>
              </w:rPr>
              <w:t>NotifyApplicationStatusRequest</w:t>
            </w:r>
            <w:proofErr w:type="spellEnd"/>
          </w:p>
        </w:tc>
      </w:tr>
      <w:tr w:rsidR="00690464" w:rsidRPr="009F480D" w:rsidDel="005D518C" w14:paraId="005FBC24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B28A098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3A7D5E">
              <w:rPr>
                <w:rFonts w:ascii="Verdana" w:hAnsi="Verdana" w:cs="Arial"/>
                <w:sz w:val="20"/>
                <w:szCs w:val="20"/>
              </w:rPr>
              <w:lastRenderedPageBreak/>
              <w:t>BankId</w:t>
            </w:r>
            <w:proofErr w:type="spellEnd"/>
            <w:r w:rsidRPr="003A7D5E">
              <w:rPr>
                <w:rFonts w:ascii="Verdana" w:hAnsi="Verdana" w:cs="Arial"/>
                <w:sz w:val="20"/>
                <w:szCs w:val="20"/>
              </w:rPr>
              <w:t xml:space="preserve"> </w:t>
            </w:r>
          </w:p>
        </w:tc>
        <w:tc>
          <w:tcPr>
            <w:tcW w:w="4050" w:type="dxa"/>
          </w:tcPr>
          <w:p w14:paraId="20A5C242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 w:rsidRPr="003A7D5E">
              <w:rPr>
                <w:rFonts w:ascii="Verdana" w:hAnsi="Verdana" w:cs="Arial"/>
                <w:sz w:val="20"/>
                <w:szCs w:val="20"/>
              </w:rPr>
              <w:t xml:space="preserve">Bank id, defaulted to “RAK” </w:t>
            </w:r>
          </w:p>
        </w:tc>
        <w:tc>
          <w:tcPr>
            <w:tcW w:w="1350" w:type="dxa"/>
          </w:tcPr>
          <w:p w14:paraId="121A2C0E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 w:rsidRPr="00E2332B">
              <w:rPr>
                <w:rFonts w:ascii="Verdana" w:hAnsi="Verdana"/>
                <w:sz w:val="20"/>
                <w:szCs w:val="20"/>
              </w:rPr>
              <w:t>String (9)</w:t>
            </w:r>
          </w:p>
        </w:tc>
        <w:tc>
          <w:tcPr>
            <w:tcW w:w="1890" w:type="dxa"/>
          </w:tcPr>
          <w:p w14:paraId="1118D2E8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Mandatory</w:t>
            </w:r>
          </w:p>
        </w:tc>
      </w:tr>
      <w:tr w:rsidR="00690464" w:rsidRPr="009F480D" w:rsidDel="005D518C" w14:paraId="2E8C6F8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3C16AD8" w14:textId="1AC70F40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845CA5">
              <w:rPr>
                <w:rFonts w:ascii="Verdana" w:hAnsi="Verdana" w:cs="Arial"/>
                <w:sz w:val="20"/>
                <w:szCs w:val="20"/>
              </w:rPr>
              <w:t>Process</w:t>
            </w:r>
            <w:r w:rsidR="0082011B" w:rsidRPr="00845CA5">
              <w:rPr>
                <w:rFonts w:ascii="Verdana" w:hAnsi="Verdana" w:cs="Arial"/>
                <w:sz w:val="20"/>
                <w:szCs w:val="20"/>
              </w:rPr>
              <w:t>_</w:t>
            </w:r>
            <w:r w:rsidRPr="00845CA5">
              <w:rPr>
                <w:rFonts w:ascii="Verdana" w:hAnsi="Verdana" w:cs="Arial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4050" w:type="dxa"/>
          </w:tcPr>
          <w:p w14:paraId="5E2CE265" w14:textId="77777777" w:rsidR="00690464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>
              <w:rPr>
                <w:rFonts w:ascii="Verdana" w:hAnsi="Verdana" w:cs="Arial"/>
                <w:sz w:val="20"/>
                <w:szCs w:val="20"/>
              </w:rPr>
              <w:t>ProcessName</w:t>
            </w:r>
            <w:proofErr w:type="spellEnd"/>
            <w:r>
              <w:rPr>
                <w:rFonts w:ascii="Verdana" w:hAnsi="Verdana" w:cs="Arial"/>
                <w:sz w:val="20"/>
                <w:szCs w:val="20"/>
              </w:rPr>
              <w:t xml:space="preserve"> for which status is being updated</w:t>
            </w:r>
          </w:p>
          <w:p w14:paraId="7AF62391" w14:textId="77777777" w:rsidR="00690464" w:rsidRPr="003A7D5E" w:rsidRDefault="00690464" w:rsidP="00690464">
            <w:pPr>
              <w:pStyle w:val="DBSBody"/>
              <w:rPr>
                <w:rFonts w:ascii="Verdana" w:hAnsi="Verdana" w:cs="Arial"/>
              </w:rPr>
            </w:pPr>
          </w:p>
        </w:tc>
        <w:tc>
          <w:tcPr>
            <w:tcW w:w="1350" w:type="dxa"/>
          </w:tcPr>
          <w:p w14:paraId="4FBF5A93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String (50</w:t>
            </w:r>
            <w:r w:rsidRPr="00E2332B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7B029EA1" w14:textId="77777777" w:rsidR="00690464" w:rsidRPr="003A7D5E" w:rsidRDefault="00690464" w:rsidP="0069046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D036A9" w:rsidRPr="009F480D" w:rsidDel="005D518C" w14:paraId="4A40BE99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069C28F2" w14:textId="3A54ABA7" w:rsidR="00D036A9" w:rsidRPr="004064D6" w:rsidRDefault="00D036A9" w:rsidP="00690464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064D6">
              <w:rPr>
                <w:rFonts w:ascii="Verdana" w:hAnsi="Verdana"/>
                <w:sz w:val="20"/>
                <w:szCs w:val="20"/>
              </w:rPr>
              <w:t>Subprocess_Name</w:t>
            </w:r>
            <w:proofErr w:type="spellEnd"/>
          </w:p>
        </w:tc>
        <w:tc>
          <w:tcPr>
            <w:tcW w:w="4050" w:type="dxa"/>
          </w:tcPr>
          <w:p w14:paraId="2FDB75CD" w14:textId="00AE934E" w:rsidR="00D036A9" w:rsidRPr="004064D6" w:rsidRDefault="00845CA5" w:rsidP="00690464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064D6">
              <w:rPr>
                <w:rFonts w:ascii="Verdana" w:hAnsi="Verdana"/>
                <w:sz w:val="20"/>
                <w:szCs w:val="20"/>
              </w:rPr>
              <w:t>Subprocess_Name</w:t>
            </w:r>
            <w:proofErr w:type="spellEnd"/>
            <w:r w:rsidRPr="004064D6">
              <w:rPr>
                <w:rFonts w:ascii="Verdana" w:hAnsi="Verdana"/>
                <w:sz w:val="20"/>
                <w:szCs w:val="20"/>
              </w:rPr>
              <w:t xml:space="preserve"> - (If </w:t>
            </w:r>
            <w:proofErr w:type="spellStart"/>
            <w:r w:rsidRPr="004064D6">
              <w:rPr>
                <w:rFonts w:ascii="Verdana" w:hAnsi="Verdana"/>
                <w:sz w:val="20"/>
                <w:szCs w:val="20"/>
              </w:rPr>
              <w:t>Process_Name</w:t>
            </w:r>
            <w:proofErr w:type="spellEnd"/>
            <w:r w:rsidRPr="004064D6">
              <w:rPr>
                <w:rFonts w:ascii="Verdana" w:hAnsi="Verdana"/>
                <w:sz w:val="20"/>
                <w:szCs w:val="20"/>
              </w:rPr>
              <w:t xml:space="preserve"> Digital_CC)</w:t>
            </w:r>
          </w:p>
        </w:tc>
        <w:tc>
          <w:tcPr>
            <w:tcW w:w="1350" w:type="dxa"/>
          </w:tcPr>
          <w:p w14:paraId="1143018F" w14:textId="09792F86" w:rsidR="00D036A9" w:rsidRPr="004064D6" w:rsidRDefault="00D036A9" w:rsidP="009833FE">
            <w:pPr>
              <w:rPr>
                <w:rFonts w:ascii="Verdana" w:hAnsi="Verdana"/>
                <w:sz w:val="20"/>
                <w:szCs w:val="20"/>
              </w:rPr>
            </w:pPr>
            <w:r w:rsidRPr="004064D6">
              <w:rPr>
                <w:rFonts w:ascii="Verdana" w:hAnsi="Verdana"/>
                <w:sz w:val="20"/>
                <w:szCs w:val="20"/>
              </w:rPr>
              <w:t>String (</w:t>
            </w:r>
            <w:r w:rsidR="009833FE" w:rsidRPr="004064D6">
              <w:rPr>
                <w:rFonts w:ascii="Verdana" w:hAnsi="Verdana"/>
                <w:sz w:val="20"/>
                <w:szCs w:val="20"/>
              </w:rPr>
              <w:t>50</w:t>
            </w:r>
            <w:r w:rsidRPr="004064D6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529F7462" w14:textId="11B642E3" w:rsidR="00D036A9" w:rsidRPr="004064D6" w:rsidRDefault="00D036A9" w:rsidP="00690464">
            <w:pPr>
              <w:pStyle w:val="Default"/>
              <w:rPr>
                <w:rFonts w:ascii="Verdana" w:eastAsia="MS Mincho" w:hAnsi="Verdana" w:cs="Times New Roman"/>
                <w:color w:val="auto"/>
                <w:sz w:val="20"/>
                <w:szCs w:val="20"/>
              </w:rPr>
            </w:pPr>
            <w:r w:rsidRPr="004064D6">
              <w:rPr>
                <w:rFonts w:ascii="Verdana" w:eastAsia="MS Mincho" w:hAnsi="Verdana" w:cs="Times New Roman"/>
                <w:color w:val="auto"/>
                <w:sz w:val="20"/>
                <w:szCs w:val="20"/>
              </w:rPr>
              <w:t>Conditional Mandatory</w:t>
            </w:r>
          </w:p>
        </w:tc>
      </w:tr>
      <w:tr w:rsidR="00690464" w:rsidRPr="009F480D" w:rsidDel="005D518C" w14:paraId="59F7FF81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C9FCE15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>
              <w:rPr>
                <w:rFonts w:ascii="Verdana" w:hAnsi="Verdana" w:cs="Arial"/>
                <w:sz w:val="20"/>
                <w:szCs w:val="20"/>
              </w:rPr>
              <w:t>ChannelId</w:t>
            </w:r>
            <w:proofErr w:type="spellEnd"/>
          </w:p>
        </w:tc>
        <w:tc>
          <w:tcPr>
            <w:tcW w:w="4050" w:type="dxa"/>
          </w:tcPr>
          <w:p w14:paraId="79B1EA5F" w14:textId="77777777" w:rsidR="00690464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Channel id of the client that created the SR in CAS system. </w:t>
            </w:r>
          </w:p>
          <w:p w14:paraId="39792A2F" w14:textId="77777777" w:rsidR="00690464" w:rsidRPr="003A7D5E" w:rsidRDefault="00690464" w:rsidP="004B0462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Allowed values : </w:t>
            </w:r>
            <w:r w:rsidR="004B0462">
              <w:rPr>
                <w:rFonts w:ascii="Verdana" w:hAnsi="Verdana" w:cs="Arial"/>
                <w:sz w:val="20"/>
                <w:szCs w:val="20"/>
              </w:rPr>
              <w:t>DEH</w:t>
            </w:r>
          </w:p>
        </w:tc>
        <w:tc>
          <w:tcPr>
            <w:tcW w:w="1350" w:type="dxa"/>
          </w:tcPr>
          <w:p w14:paraId="785427A9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String (10</w:t>
            </w:r>
            <w:r w:rsidRPr="00E2332B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4F826F63" w14:textId="77777777" w:rsidR="00690464" w:rsidRPr="003A7D5E" w:rsidRDefault="00690464" w:rsidP="0069046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690464" w:rsidRPr="009F480D" w:rsidDel="005D518C" w14:paraId="6CC7A790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A11F033" w14:textId="77777777" w:rsidR="00690464" w:rsidRPr="00FC50DB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6551AE">
              <w:rPr>
                <w:rFonts w:ascii="Verdana" w:hAnsi="Verdana" w:cs="Arial"/>
                <w:sz w:val="20"/>
                <w:szCs w:val="20"/>
              </w:rPr>
              <w:t>WorkitemNumber</w:t>
            </w:r>
            <w:proofErr w:type="spellEnd"/>
          </w:p>
        </w:tc>
        <w:tc>
          <w:tcPr>
            <w:tcW w:w="4050" w:type="dxa"/>
          </w:tcPr>
          <w:p w14:paraId="3D38A36D" w14:textId="77777777" w:rsidR="00690464" w:rsidRPr="007E1CA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 w:rsidRPr="006551AE">
              <w:rPr>
                <w:rFonts w:ascii="Verdana" w:hAnsi="Verdana" w:cs="Arial"/>
                <w:sz w:val="20"/>
                <w:szCs w:val="20"/>
              </w:rPr>
              <w:t xml:space="preserve">This field holds the Request Number created in </w:t>
            </w:r>
            <w:r w:rsidR="00371B6E">
              <w:rPr>
                <w:rFonts w:ascii="Verdana" w:hAnsi="Verdana" w:cs="Arial"/>
                <w:sz w:val="20"/>
                <w:szCs w:val="20"/>
              </w:rPr>
              <w:t>CAS</w:t>
            </w:r>
            <w:r w:rsidRPr="006551AE">
              <w:rPr>
                <w:rFonts w:ascii="Verdana" w:hAnsi="Verdana" w:cs="Arial"/>
                <w:sz w:val="20"/>
                <w:szCs w:val="20"/>
              </w:rPr>
              <w:t xml:space="preserve"> </w:t>
            </w:r>
            <w:r>
              <w:rPr>
                <w:rFonts w:ascii="Verdana" w:hAnsi="Verdana" w:cs="Arial"/>
                <w:sz w:val="20"/>
                <w:szCs w:val="20"/>
              </w:rPr>
              <w:t>system for which status is to be notified</w:t>
            </w:r>
          </w:p>
          <w:p w14:paraId="40E270B4" w14:textId="77777777" w:rsidR="00690464" w:rsidRPr="007E1CA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50" w:type="dxa"/>
          </w:tcPr>
          <w:p w14:paraId="4A0A76A4" w14:textId="22023BB3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String (</w:t>
            </w:r>
            <w:r w:rsidR="00F83BAC">
              <w:rPr>
                <w:rFonts w:ascii="Verdana" w:hAnsi="Verdana"/>
                <w:sz w:val="20"/>
                <w:szCs w:val="20"/>
              </w:rPr>
              <w:t>3</w:t>
            </w:r>
            <w:r w:rsidR="0090568F" w:rsidRPr="0090568F">
              <w:rPr>
                <w:rFonts w:ascii="Verdana" w:hAnsi="Verdana"/>
                <w:sz w:val="20"/>
                <w:szCs w:val="20"/>
              </w:rPr>
              <w:t>0</w:t>
            </w:r>
            <w:r w:rsidRPr="00E2332B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0E7655D6" w14:textId="77777777" w:rsidR="00690464" w:rsidRPr="003A7D5E" w:rsidRDefault="00690464" w:rsidP="0069046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AD1356" w:rsidRPr="009F480D" w:rsidDel="005D518C" w14:paraId="78C73814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B2B77CD" w14:textId="7961CDFD" w:rsidR="00AD1356" w:rsidRPr="00845CA5" w:rsidRDefault="00AD1356" w:rsidP="00AD1356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845CA5">
              <w:rPr>
                <w:rFonts w:ascii="Verdana" w:hAnsi="Verdana" w:cs="Arial"/>
                <w:sz w:val="20"/>
                <w:szCs w:val="20"/>
              </w:rPr>
              <w:t>ProspectId</w:t>
            </w:r>
            <w:proofErr w:type="spellEnd"/>
          </w:p>
        </w:tc>
        <w:tc>
          <w:tcPr>
            <w:tcW w:w="4050" w:type="dxa"/>
          </w:tcPr>
          <w:p w14:paraId="4D9FE151" w14:textId="6A16AFCD" w:rsidR="00AD1356" w:rsidRPr="00845CA5" w:rsidRDefault="00AD1356" w:rsidP="00AD1356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845CA5">
              <w:rPr>
                <w:rFonts w:ascii="Verdana" w:hAnsi="Verdana" w:cs="Arial"/>
                <w:sz w:val="20"/>
                <w:szCs w:val="20"/>
              </w:rPr>
              <w:t>ProspectId</w:t>
            </w:r>
            <w:proofErr w:type="spellEnd"/>
            <w:r w:rsidRPr="00845CA5">
              <w:rPr>
                <w:rFonts w:ascii="Verdana" w:hAnsi="Verdana" w:cs="Arial"/>
                <w:sz w:val="20"/>
                <w:szCs w:val="20"/>
              </w:rPr>
              <w:t xml:space="preserve">  has to be passed which DEH sent to IBPS</w:t>
            </w:r>
          </w:p>
        </w:tc>
        <w:tc>
          <w:tcPr>
            <w:tcW w:w="1350" w:type="dxa"/>
          </w:tcPr>
          <w:p w14:paraId="0993C55C" w14:textId="219A13E9" w:rsidR="00AD1356" w:rsidRPr="00845CA5" w:rsidRDefault="00AD1356" w:rsidP="00AD1356">
            <w:pPr>
              <w:rPr>
                <w:rFonts w:ascii="Verdana" w:hAnsi="Verdana"/>
                <w:sz w:val="20"/>
                <w:szCs w:val="20"/>
              </w:rPr>
            </w:pPr>
            <w:r w:rsidRPr="00845CA5">
              <w:rPr>
                <w:rFonts w:ascii="Verdana" w:hAnsi="Verdana"/>
                <w:sz w:val="20"/>
                <w:szCs w:val="20"/>
              </w:rPr>
              <w:t>String (10)</w:t>
            </w:r>
          </w:p>
        </w:tc>
        <w:tc>
          <w:tcPr>
            <w:tcW w:w="1890" w:type="dxa"/>
          </w:tcPr>
          <w:p w14:paraId="0507013D" w14:textId="2EFA9A67" w:rsidR="00AD1356" w:rsidRPr="00845CA5" w:rsidRDefault="00AD135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45CA5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AD1356" w:rsidRPr="009F480D" w:rsidDel="005D518C" w14:paraId="3D47DE9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27441B0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E</w:t>
            </w:r>
            <w:r w:rsidRPr="00A91BB6">
              <w:rPr>
                <w:rFonts w:ascii="Verdana" w:hAnsi="Verdana" w:cs="Arial"/>
              </w:rPr>
              <w:t>vent</w:t>
            </w:r>
          </w:p>
        </w:tc>
        <w:tc>
          <w:tcPr>
            <w:tcW w:w="4050" w:type="dxa"/>
          </w:tcPr>
          <w:p w14:paraId="0108D8E1" w14:textId="77777777" w:rsidR="00AD1356" w:rsidRPr="004064D6" w:rsidRDefault="00AD135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4064D6">
              <w:rPr>
                <w:rFonts w:ascii="Verdana" w:hAnsi="Verdana"/>
                <w:sz w:val="20"/>
                <w:szCs w:val="20"/>
              </w:rPr>
              <w:t>Allowed values:</w:t>
            </w:r>
          </w:p>
          <w:p w14:paraId="4B74DE58" w14:textId="77777777" w:rsidR="00AD1356" w:rsidRPr="004064D6" w:rsidRDefault="00AD135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</w:p>
          <w:p w14:paraId="5D82AF0F" w14:textId="77777777" w:rsidR="00AD1356" w:rsidRPr="004064D6" w:rsidRDefault="00AD135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4064D6">
              <w:rPr>
                <w:rFonts w:ascii="Verdana" w:hAnsi="Verdana"/>
                <w:sz w:val="20"/>
                <w:szCs w:val="20"/>
              </w:rPr>
              <w:t>“STATUS_CHANGE”- Application status change.</w:t>
            </w:r>
          </w:p>
          <w:p w14:paraId="7982B6A0" w14:textId="77777777" w:rsidR="00AD1356" w:rsidRPr="004064D6" w:rsidRDefault="00AD135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</w:p>
          <w:p w14:paraId="26A512B6" w14:textId="77777777" w:rsidR="00AD1356" w:rsidRDefault="00AD135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4064D6">
              <w:rPr>
                <w:rFonts w:ascii="Verdana" w:hAnsi="Verdana"/>
                <w:sz w:val="20"/>
                <w:szCs w:val="20"/>
              </w:rPr>
              <w:t>“REQUEST_CUSTOMER_QUERY” - Request for any additional details/ queries from the customer</w:t>
            </w:r>
          </w:p>
          <w:p w14:paraId="40A40154" w14:textId="77777777" w:rsidR="004B2BD5" w:rsidRDefault="004B2BD5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</w:p>
          <w:p w14:paraId="6ED3C4A9" w14:textId="4C59D069" w:rsidR="004B2BD5" w:rsidRPr="004064D6" w:rsidRDefault="004B2BD5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21410B">
              <w:rPr>
                <w:rFonts w:ascii="Verdana" w:hAnsi="Verdana"/>
                <w:sz w:val="20"/>
                <w:szCs w:val="20"/>
              </w:rPr>
              <w:t>“</w:t>
            </w:r>
            <w:r w:rsidRPr="0021410B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NAME_STATUS_CHANGE</w:t>
            </w:r>
            <w:r w:rsidRPr="0021410B">
              <w:rPr>
                <w:rFonts w:ascii="Verdana" w:hAnsi="Verdana"/>
                <w:sz w:val="20"/>
                <w:szCs w:val="20"/>
              </w:rPr>
              <w:t>”</w:t>
            </w:r>
            <w:r>
              <w:rPr>
                <w:rFonts w:ascii="Verdana" w:hAnsi="Verdana"/>
                <w:sz w:val="20"/>
                <w:szCs w:val="20"/>
              </w:rPr>
              <w:t xml:space="preserve"> </w:t>
            </w:r>
          </w:p>
          <w:p w14:paraId="6B2B7825" w14:textId="77777777" w:rsidR="00AD1356" w:rsidRPr="004064D6" w:rsidRDefault="00AD1356" w:rsidP="00AD1356">
            <w:pPr>
              <w:pStyle w:val="tabletext"/>
              <w:rPr>
                <w:rFonts w:ascii="Verdana" w:eastAsiaTheme="minorHAnsi" w:hAnsi="Verdana" w:cs="Arial"/>
                <w:color w:val="000000"/>
              </w:rPr>
            </w:pPr>
          </w:p>
          <w:p w14:paraId="25CB89E4" w14:textId="5B56530F" w:rsidR="007942AA" w:rsidRPr="004064D6" w:rsidRDefault="007942AA" w:rsidP="00AD1356">
            <w:pPr>
              <w:pStyle w:val="tabletext"/>
              <w:rPr>
                <w:rFonts w:ascii="Verdana" w:eastAsiaTheme="minorHAnsi" w:hAnsi="Verdana" w:cs="Arial"/>
                <w:color w:val="000000"/>
              </w:rPr>
            </w:pPr>
            <w:r w:rsidRPr="004064D6">
              <w:rPr>
                <w:rFonts w:ascii="Verdana" w:eastAsiaTheme="minorHAnsi" w:hAnsi="Verdana" w:cs="Arial"/>
                <w:color w:val="000000"/>
              </w:rPr>
              <w:t xml:space="preserve">- (If </w:t>
            </w:r>
            <w:proofErr w:type="spellStart"/>
            <w:r w:rsidRPr="004064D6">
              <w:rPr>
                <w:rFonts w:ascii="Verdana" w:eastAsiaTheme="minorHAnsi" w:hAnsi="Verdana" w:cs="Arial"/>
                <w:color w:val="000000"/>
              </w:rPr>
              <w:t>Process_Name</w:t>
            </w:r>
            <w:proofErr w:type="spellEnd"/>
            <w:r w:rsidRPr="004064D6">
              <w:rPr>
                <w:rFonts w:ascii="Verdana" w:eastAsiaTheme="minorHAnsi" w:hAnsi="Verdana" w:cs="Arial"/>
                <w:color w:val="000000"/>
              </w:rPr>
              <w:t xml:space="preserve"> </w:t>
            </w:r>
            <w:proofErr w:type="spellStart"/>
            <w:r w:rsidR="00F245EC" w:rsidRPr="004064D6">
              <w:rPr>
                <w:rFonts w:ascii="Verdana" w:eastAsiaTheme="minorHAnsi" w:hAnsi="Verdana" w:cs="Arial"/>
                <w:color w:val="000000"/>
              </w:rPr>
              <w:t>DigitalAO</w:t>
            </w:r>
            <w:proofErr w:type="spellEnd"/>
            <w:r w:rsidRPr="004064D6">
              <w:rPr>
                <w:rFonts w:ascii="Verdana" w:eastAsiaTheme="minorHAnsi" w:hAnsi="Verdana" w:cs="Arial"/>
                <w:color w:val="000000"/>
              </w:rPr>
              <w:t>)</w:t>
            </w:r>
          </w:p>
        </w:tc>
        <w:tc>
          <w:tcPr>
            <w:tcW w:w="1350" w:type="dxa"/>
          </w:tcPr>
          <w:p w14:paraId="0C75A508" w14:textId="77777777" w:rsidR="00AD1356" w:rsidRPr="004064D6" w:rsidRDefault="00AD1356" w:rsidP="00AD1356">
            <w:pPr>
              <w:rPr>
                <w:rFonts w:ascii="Verdana" w:eastAsiaTheme="minorHAnsi" w:hAnsi="Verdana" w:cs="Arial"/>
                <w:color w:val="000000"/>
                <w:sz w:val="20"/>
                <w:szCs w:val="20"/>
              </w:rPr>
            </w:pPr>
            <w:r w:rsidRPr="004064D6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String (100)</w:t>
            </w:r>
          </w:p>
        </w:tc>
        <w:tc>
          <w:tcPr>
            <w:tcW w:w="1890" w:type="dxa"/>
          </w:tcPr>
          <w:p w14:paraId="1848D609" w14:textId="4681F5DB" w:rsidR="00AD1356" w:rsidRPr="004064D6" w:rsidRDefault="007942AA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4064D6">
              <w:rPr>
                <w:rFonts w:ascii="Verdana" w:hAnsi="Verdana"/>
                <w:sz w:val="20"/>
                <w:szCs w:val="20"/>
              </w:rPr>
              <w:t>Conditional Mandatory</w:t>
            </w:r>
          </w:p>
        </w:tc>
      </w:tr>
      <w:tr w:rsidR="00AD1356" w:rsidRPr="009F480D" w:rsidDel="005D518C" w14:paraId="10642E0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093390CA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W</w:t>
            </w:r>
            <w:r w:rsidRPr="0090568F">
              <w:rPr>
                <w:rFonts w:ascii="Verdana" w:hAnsi="Verdana" w:cs="Arial"/>
              </w:rPr>
              <w:t>orkItemStatus</w:t>
            </w:r>
            <w:proofErr w:type="spellEnd"/>
          </w:p>
        </w:tc>
        <w:tc>
          <w:tcPr>
            <w:tcW w:w="4050" w:type="dxa"/>
          </w:tcPr>
          <w:p w14:paraId="1A465CDE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90568F">
              <w:rPr>
                <w:rFonts w:ascii="Verdana" w:hAnsi="Verdana" w:cs="Arial"/>
              </w:rPr>
              <w:t>application or prospect status</w:t>
            </w:r>
          </w:p>
        </w:tc>
        <w:tc>
          <w:tcPr>
            <w:tcW w:w="1350" w:type="dxa"/>
          </w:tcPr>
          <w:p w14:paraId="18656F11" w14:textId="36B2BE11" w:rsidR="00AD1356" w:rsidRPr="003A7D5E" w:rsidRDefault="004064D6" w:rsidP="00AD1356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String (30</w:t>
            </w:r>
            <w:r w:rsidRPr="00E2332B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06629E6B" w14:textId="77777777" w:rsidR="00AD1356" w:rsidRPr="003A7D5E" w:rsidRDefault="00AD135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90568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4064D6" w:rsidRPr="009F480D" w:rsidDel="005D518C" w14:paraId="39574849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1E244CA" w14:textId="6BB2DB90" w:rsidR="004064D6" w:rsidRPr="00530150" w:rsidRDefault="006F23CB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530150">
              <w:rPr>
                <w:rFonts w:ascii="Verdana" w:hAnsi="Verdana" w:cs="Arial"/>
              </w:rPr>
              <w:t>RejectReason</w:t>
            </w:r>
            <w:proofErr w:type="spellEnd"/>
          </w:p>
        </w:tc>
        <w:tc>
          <w:tcPr>
            <w:tcW w:w="4050" w:type="dxa"/>
          </w:tcPr>
          <w:p w14:paraId="28927B80" w14:textId="479E03AC" w:rsidR="004064D6" w:rsidRPr="00530150" w:rsidRDefault="004064D6" w:rsidP="00AD1356">
            <w:pPr>
              <w:pStyle w:val="tabletext"/>
              <w:rPr>
                <w:rFonts w:ascii="Verdana" w:hAnsi="Verdana" w:cs="Arial"/>
              </w:rPr>
            </w:pPr>
            <w:r w:rsidRPr="00530150">
              <w:rPr>
                <w:rFonts w:ascii="Verdana" w:hAnsi="Verdana" w:cs="Arial"/>
              </w:rPr>
              <w:t>Reject reason has to be pass here</w:t>
            </w:r>
          </w:p>
          <w:p w14:paraId="1698A476" w14:textId="77777777" w:rsidR="004064D6" w:rsidRPr="00530150" w:rsidRDefault="004064D6" w:rsidP="00AD1356">
            <w:pPr>
              <w:pStyle w:val="tabletext"/>
              <w:rPr>
                <w:rFonts w:ascii="Verdana" w:hAnsi="Verdana" w:cs="Arial"/>
              </w:rPr>
            </w:pPr>
          </w:p>
          <w:p w14:paraId="0075D0AE" w14:textId="78E9F6DD" w:rsidR="004064D6" w:rsidRPr="00530150" w:rsidRDefault="004064D6" w:rsidP="00AD1356">
            <w:pPr>
              <w:pStyle w:val="tabletext"/>
              <w:rPr>
                <w:rFonts w:ascii="Verdana" w:hAnsi="Verdana" w:cs="Arial"/>
              </w:rPr>
            </w:pPr>
            <w:r w:rsidRPr="00530150">
              <w:rPr>
                <w:rFonts w:ascii="Verdana" w:hAnsi="Verdana" w:cs="Arial"/>
              </w:rPr>
              <w:t xml:space="preserve">- (If </w:t>
            </w:r>
            <w:proofErr w:type="spellStart"/>
            <w:r w:rsidRPr="00530150">
              <w:rPr>
                <w:rFonts w:ascii="Verdana" w:hAnsi="Verdana" w:cs="Arial"/>
              </w:rPr>
              <w:t>Process_Name</w:t>
            </w:r>
            <w:proofErr w:type="spellEnd"/>
            <w:r w:rsidRPr="00530150">
              <w:rPr>
                <w:rFonts w:ascii="Verdana" w:hAnsi="Verdana" w:cs="Arial"/>
              </w:rPr>
              <w:t xml:space="preserve"> </w:t>
            </w:r>
            <w:proofErr w:type="spellStart"/>
            <w:r w:rsidRPr="00530150">
              <w:rPr>
                <w:rFonts w:ascii="Verdana" w:hAnsi="Verdana" w:cs="Arial"/>
              </w:rPr>
              <w:t>DigitalAO</w:t>
            </w:r>
            <w:proofErr w:type="spellEnd"/>
            <w:r w:rsidRPr="00530150">
              <w:rPr>
                <w:rFonts w:ascii="Verdana" w:hAnsi="Verdana" w:cs="Arial"/>
              </w:rPr>
              <w:t>)</w:t>
            </w:r>
          </w:p>
        </w:tc>
        <w:tc>
          <w:tcPr>
            <w:tcW w:w="1350" w:type="dxa"/>
          </w:tcPr>
          <w:p w14:paraId="42D347C7" w14:textId="1FB180EC" w:rsidR="004064D6" w:rsidRPr="00530150" w:rsidRDefault="004064D6" w:rsidP="00AD1356">
            <w:pPr>
              <w:rPr>
                <w:rFonts w:ascii="Verdana" w:hAnsi="Verdana"/>
                <w:sz w:val="20"/>
                <w:szCs w:val="20"/>
              </w:rPr>
            </w:pPr>
            <w:r w:rsidRPr="00530150">
              <w:rPr>
                <w:rFonts w:ascii="Verdana" w:hAnsi="Verdana"/>
                <w:sz w:val="20"/>
                <w:szCs w:val="20"/>
              </w:rPr>
              <w:t>String (20)</w:t>
            </w:r>
          </w:p>
        </w:tc>
        <w:tc>
          <w:tcPr>
            <w:tcW w:w="1890" w:type="dxa"/>
          </w:tcPr>
          <w:p w14:paraId="533FFA82" w14:textId="77777777" w:rsidR="004064D6" w:rsidRPr="00530150" w:rsidRDefault="004064D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530150">
              <w:rPr>
                <w:rFonts w:ascii="Verdana" w:hAnsi="Verdana"/>
                <w:sz w:val="20"/>
                <w:szCs w:val="20"/>
              </w:rPr>
              <w:t>Conditional</w:t>
            </w:r>
          </w:p>
          <w:p w14:paraId="3E756959" w14:textId="587A21E5" w:rsidR="004064D6" w:rsidRPr="00530150" w:rsidRDefault="004064D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530150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69B11B3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E46EDD4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U</w:t>
            </w:r>
            <w:r w:rsidRPr="0090568F">
              <w:rPr>
                <w:rFonts w:ascii="Verdana" w:hAnsi="Verdana" w:cs="Arial"/>
              </w:rPr>
              <w:t>pdProspectReqd</w:t>
            </w:r>
            <w:proofErr w:type="spellEnd"/>
          </w:p>
        </w:tc>
        <w:tc>
          <w:tcPr>
            <w:tcW w:w="4050" w:type="dxa"/>
          </w:tcPr>
          <w:p w14:paraId="321EC0B3" w14:textId="77777777" w:rsidR="00AD1356" w:rsidRDefault="00AD1356" w:rsidP="00AD1356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>
              <w:rPr>
                <w:rFonts w:ascii="Verdana" w:eastAsia="Calibri" w:hAnsi="Verdana"/>
                <w:sz w:val="20"/>
                <w:szCs w:val="20"/>
              </w:rPr>
              <w:t>Allowed values:</w:t>
            </w:r>
          </w:p>
          <w:p w14:paraId="60D34F0B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‘</w:t>
            </w:r>
            <w:r w:rsidRPr="00CD1643">
              <w:rPr>
                <w:rFonts w:ascii="Verdana" w:hAnsi="Verdana" w:cs="Arial"/>
                <w:b/>
              </w:rPr>
              <w:t>TRUE</w:t>
            </w:r>
            <w:r>
              <w:rPr>
                <w:rFonts w:ascii="Verdana" w:hAnsi="Verdana" w:cs="Arial"/>
              </w:rPr>
              <w:t>’ OR ‘</w:t>
            </w:r>
            <w:r w:rsidRPr="00CD1643">
              <w:rPr>
                <w:rFonts w:ascii="Verdana" w:hAnsi="Verdana" w:cs="Arial"/>
                <w:b/>
              </w:rPr>
              <w:t>FALSE</w:t>
            </w:r>
            <w:r>
              <w:rPr>
                <w:rFonts w:ascii="Verdana" w:hAnsi="Verdana" w:cs="Arial"/>
              </w:rPr>
              <w:t>’</w:t>
            </w:r>
          </w:p>
        </w:tc>
        <w:tc>
          <w:tcPr>
            <w:tcW w:w="1350" w:type="dxa"/>
          </w:tcPr>
          <w:p w14:paraId="258C45CB" w14:textId="77777777" w:rsidR="00AD1356" w:rsidRPr="003A7D5E" w:rsidRDefault="00AD1356" w:rsidP="00AD1356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String (5</w:t>
            </w:r>
            <w:r w:rsidRPr="00E2332B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115E4CB3" w14:textId="77777777" w:rsidR="00AD1356" w:rsidRPr="003A7D5E" w:rsidRDefault="00AD135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90568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005067DD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A6EAD14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A</w:t>
            </w:r>
            <w:r w:rsidRPr="001E4F51">
              <w:rPr>
                <w:rFonts w:ascii="Verdana" w:hAnsi="Verdana" w:cs="Arial"/>
              </w:rPr>
              <w:t>ddnalDocsReqd</w:t>
            </w:r>
            <w:proofErr w:type="spellEnd"/>
          </w:p>
        </w:tc>
        <w:tc>
          <w:tcPr>
            <w:tcW w:w="4050" w:type="dxa"/>
          </w:tcPr>
          <w:p w14:paraId="12F2C1C5" w14:textId="77777777" w:rsidR="00AD1356" w:rsidRDefault="00AD1356" w:rsidP="00AD1356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>
              <w:rPr>
                <w:rFonts w:ascii="Verdana" w:eastAsia="Calibri" w:hAnsi="Verdana"/>
                <w:sz w:val="20"/>
                <w:szCs w:val="20"/>
              </w:rPr>
              <w:t>Allowed values:</w:t>
            </w:r>
          </w:p>
          <w:p w14:paraId="06004C75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‘</w:t>
            </w:r>
            <w:r w:rsidRPr="00CD1643">
              <w:rPr>
                <w:rFonts w:ascii="Verdana" w:hAnsi="Verdana" w:cs="Arial"/>
                <w:b/>
              </w:rPr>
              <w:t>TRUE</w:t>
            </w:r>
            <w:r>
              <w:rPr>
                <w:rFonts w:ascii="Verdana" w:hAnsi="Verdana" w:cs="Arial"/>
              </w:rPr>
              <w:t>’ OR ‘</w:t>
            </w:r>
            <w:r w:rsidRPr="00CD1643">
              <w:rPr>
                <w:rFonts w:ascii="Verdana" w:hAnsi="Verdana" w:cs="Arial"/>
                <w:b/>
              </w:rPr>
              <w:t>FALSE</w:t>
            </w:r>
            <w:r>
              <w:rPr>
                <w:rFonts w:ascii="Verdana" w:hAnsi="Verdana" w:cs="Arial"/>
              </w:rPr>
              <w:t>’</w:t>
            </w:r>
          </w:p>
        </w:tc>
        <w:tc>
          <w:tcPr>
            <w:tcW w:w="1350" w:type="dxa"/>
          </w:tcPr>
          <w:p w14:paraId="5481C639" w14:textId="77777777" w:rsidR="00AD1356" w:rsidRPr="003A7D5E" w:rsidRDefault="00AD1356" w:rsidP="00AD1356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String (5</w:t>
            </w:r>
            <w:r w:rsidRPr="00E2332B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119E4882" w14:textId="77777777" w:rsidR="00AD1356" w:rsidRPr="003A7D5E" w:rsidRDefault="00AD135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90568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E25AC4" w:rsidRPr="009F480D" w:rsidDel="005D518C" w14:paraId="5D34DF8B" w14:textId="77777777" w:rsidTr="00570CEF">
        <w:tblPrEx>
          <w:tblLook w:val="04A0" w:firstRow="1" w:lastRow="0" w:firstColumn="1" w:lastColumn="0" w:noHBand="0" w:noVBand="1"/>
        </w:tblPrEx>
        <w:trPr>
          <w:ins w:id="15" w:author="Lakshmi Narayana" w:date="2023-09-19T12:40:00Z"/>
        </w:trPr>
        <w:tc>
          <w:tcPr>
            <w:tcW w:w="2340" w:type="dxa"/>
          </w:tcPr>
          <w:p w14:paraId="1AFA47B6" w14:textId="7070C44E" w:rsidR="00E25AC4" w:rsidRDefault="00E25AC4" w:rsidP="00E25AC4">
            <w:pPr>
              <w:pStyle w:val="tabletext"/>
              <w:rPr>
                <w:ins w:id="16" w:author="Lakshmi Narayana" w:date="2023-09-19T12:40:00Z"/>
                <w:rFonts w:ascii="Verdana" w:hAnsi="Verdana" w:cs="Arial"/>
              </w:rPr>
            </w:pPr>
            <w:proofErr w:type="spellStart"/>
            <w:ins w:id="17" w:author="Lakshmi Narayana" w:date="2023-09-19T12:40:00Z">
              <w:r w:rsidRPr="000F3AC3">
                <w:rPr>
                  <w:rFonts w:ascii="Verdana" w:hAnsi="Verdana" w:cs="Arial"/>
                </w:rPr>
                <w:lastRenderedPageBreak/>
                <w:t>SignedOnePgDocName</w:t>
              </w:r>
              <w:proofErr w:type="spellEnd"/>
            </w:ins>
          </w:p>
        </w:tc>
        <w:tc>
          <w:tcPr>
            <w:tcW w:w="4050" w:type="dxa"/>
          </w:tcPr>
          <w:p w14:paraId="0E9DC964" w14:textId="3127C7B1" w:rsidR="00E25AC4" w:rsidRDefault="00E25AC4" w:rsidP="00E25AC4">
            <w:pPr>
              <w:pStyle w:val="Default"/>
              <w:rPr>
                <w:ins w:id="18" w:author="Lakshmi Narayana" w:date="2023-09-19T12:40:00Z"/>
                <w:rFonts w:ascii="Verdana" w:eastAsia="Calibri" w:hAnsi="Verdana"/>
                <w:sz w:val="20"/>
                <w:szCs w:val="20"/>
              </w:rPr>
            </w:pPr>
            <w:ins w:id="19" w:author="Lakshmi Narayana" w:date="2023-09-19T12:40:00Z">
              <w:r w:rsidRPr="000F3AC3">
                <w:t xml:space="preserve">mandatory for Event - </w:t>
              </w:r>
              <w:proofErr w:type="spellStart"/>
              <w:r w:rsidRPr="000F3AC3">
                <w:rPr>
                  <w:b/>
                  <w:bCs/>
                </w:rPr>
                <w:t>One_pager_signed</w:t>
              </w:r>
              <w:proofErr w:type="spellEnd"/>
            </w:ins>
          </w:p>
        </w:tc>
        <w:tc>
          <w:tcPr>
            <w:tcW w:w="1350" w:type="dxa"/>
          </w:tcPr>
          <w:p w14:paraId="5643C49D" w14:textId="5E24A5BE" w:rsidR="00E25AC4" w:rsidRDefault="00E25AC4" w:rsidP="00E25AC4">
            <w:pPr>
              <w:rPr>
                <w:ins w:id="20" w:author="Lakshmi Narayana" w:date="2023-09-19T12:40:00Z"/>
                <w:rFonts w:ascii="Verdana" w:hAnsi="Verdana"/>
                <w:sz w:val="20"/>
                <w:szCs w:val="20"/>
              </w:rPr>
            </w:pPr>
            <w:ins w:id="21" w:author="Lakshmi Narayana" w:date="2023-09-19T12:40:00Z">
              <w:r w:rsidRPr="000F3AC3">
                <w:t>String(100)</w:t>
              </w:r>
            </w:ins>
          </w:p>
        </w:tc>
        <w:tc>
          <w:tcPr>
            <w:tcW w:w="1890" w:type="dxa"/>
          </w:tcPr>
          <w:p w14:paraId="00DA9939" w14:textId="3EF75F10" w:rsidR="00E25AC4" w:rsidRPr="0090568F" w:rsidRDefault="00E25AC4" w:rsidP="00E25AC4">
            <w:pPr>
              <w:pStyle w:val="Default"/>
              <w:rPr>
                <w:ins w:id="22" w:author="Lakshmi Narayana" w:date="2023-09-19T12:40:00Z"/>
                <w:rFonts w:ascii="Verdana" w:hAnsi="Verdana"/>
                <w:sz w:val="20"/>
                <w:szCs w:val="20"/>
              </w:rPr>
            </w:pPr>
            <w:ins w:id="23" w:author="Lakshmi Narayana" w:date="2023-09-19T12:40:00Z">
              <w:r w:rsidRPr="000F3AC3">
                <w:rPr>
                  <w:color w:val="auto"/>
                </w:rPr>
                <w:t>conditional mandatory</w:t>
              </w:r>
            </w:ins>
          </w:p>
        </w:tc>
      </w:tr>
      <w:tr w:rsidR="00E25AC4" w:rsidRPr="009F480D" w:rsidDel="005D518C" w14:paraId="4209AE3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7AD4B73" w14:textId="77777777" w:rsidR="00E25AC4" w:rsidRDefault="00E25AC4" w:rsidP="00E25AC4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A</w:t>
            </w:r>
            <w:r w:rsidRPr="00741AC3">
              <w:rPr>
                <w:rFonts w:ascii="Verdana" w:hAnsi="Verdana" w:cs="Arial"/>
              </w:rPr>
              <w:t>pplicationDetails</w:t>
            </w:r>
            <w:proofErr w:type="spellEnd"/>
          </w:p>
        </w:tc>
        <w:tc>
          <w:tcPr>
            <w:tcW w:w="4050" w:type="dxa"/>
          </w:tcPr>
          <w:p w14:paraId="3E343D2A" w14:textId="361C4F6E" w:rsidR="00E25AC4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602547">
              <w:rPr>
                <w:rFonts w:asciiTheme="minorHAnsi" w:hAnsiTheme="minorHAnsi" w:cstheme="minorHAnsi"/>
                <w:szCs w:val="24"/>
              </w:rPr>
              <w:t xml:space="preserve">Start of </w:t>
            </w:r>
            <w:proofErr w:type="spellStart"/>
            <w:r w:rsidRPr="00741AC3">
              <w:rPr>
                <w:rFonts w:ascii="Verdana" w:hAnsi="Verdana" w:cs="Arial"/>
              </w:rPr>
              <w:t>applicationDetails</w:t>
            </w:r>
            <w:proofErr w:type="spellEnd"/>
            <w:r w:rsidRPr="00602547">
              <w:rPr>
                <w:rFonts w:asciiTheme="minorHAnsi" w:hAnsiTheme="minorHAnsi" w:cstheme="minorHAnsi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Cs w:val="24"/>
              </w:rPr>
              <w:t xml:space="preserve">grid </w:t>
            </w:r>
            <w:r w:rsidRPr="00602547">
              <w:rPr>
                <w:rFonts w:asciiTheme="minorHAnsi" w:hAnsiTheme="minorHAnsi" w:cstheme="minorHAnsi"/>
                <w:szCs w:val="24"/>
              </w:rPr>
              <w:t>details</w:t>
            </w:r>
          </w:p>
        </w:tc>
        <w:tc>
          <w:tcPr>
            <w:tcW w:w="1350" w:type="dxa"/>
          </w:tcPr>
          <w:p w14:paraId="751B59EF" w14:textId="77777777" w:rsidR="00E25AC4" w:rsidRDefault="00E25AC4" w:rsidP="00E25AC4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35561252" w14:textId="77777777" w:rsidR="00E25AC4" w:rsidRPr="0040794F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90568F">
              <w:rPr>
                <w:rFonts w:ascii="Verdana" w:eastAsiaTheme="minorHAnsi" w:hAnsi="Verdana" w:cs="Arial"/>
                <w:color w:val="000000"/>
              </w:rPr>
              <w:t>Optional</w:t>
            </w:r>
          </w:p>
        </w:tc>
      </w:tr>
      <w:tr w:rsidR="00E25AC4" w:rsidRPr="009F480D" w:rsidDel="005D518C" w14:paraId="4374066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086DCA21" w14:textId="77777777" w:rsidR="00E25AC4" w:rsidRPr="00AB4829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741AC3">
              <w:rPr>
                <w:rFonts w:ascii="Verdana" w:hAnsi="Verdana" w:cs="Arial"/>
              </w:rPr>
              <w:t>Remarks</w:t>
            </w:r>
          </w:p>
        </w:tc>
        <w:tc>
          <w:tcPr>
            <w:tcW w:w="4050" w:type="dxa"/>
          </w:tcPr>
          <w:p w14:paraId="76F00C68" w14:textId="77777777" w:rsidR="00E25AC4" w:rsidRPr="00AB4829" w:rsidRDefault="00E25AC4" w:rsidP="00E25AC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Remarks of Application status</w:t>
            </w:r>
          </w:p>
        </w:tc>
        <w:tc>
          <w:tcPr>
            <w:tcW w:w="1350" w:type="dxa"/>
          </w:tcPr>
          <w:p w14:paraId="7218E95D" w14:textId="77777777" w:rsidR="00E25AC4" w:rsidRPr="00AB4829" w:rsidRDefault="00E25AC4" w:rsidP="00E25AC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/>
              </w:rPr>
              <w:t>String (255</w:t>
            </w:r>
            <w:r w:rsidRPr="00E2332B">
              <w:rPr>
                <w:rFonts w:ascii="Verdana" w:hAnsi="Verdana"/>
              </w:rPr>
              <w:t>)</w:t>
            </w:r>
          </w:p>
        </w:tc>
        <w:tc>
          <w:tcPr>
            <w:tcW w:w="1890" w:type="dxa"/>
          </w:tcPr>
          <w:p w14:paraId="40BD9117" w14:textId="77777777" w:rsidR="00E25AC4" w:rsidRPr="00AB4829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90568F">
              <w:rPr>
                <w:rFonts w:ascii="Verdana" w:eastAsiaTheme="minorHAnsi" w:hAnsi="Verdana" w:cs="Arial"/>
                <w:color w:val="000000"/>
              </w:rPr>
              <w:t>Optional</w:t>
            </w:r>
          </w:p>
        </w:tc>
      </w:tr>
      <w:tr w:rsidR="00E25AC4" w:rsidRPr="009F480D" w:rsidDel="005D518C" w14:paraId="53045FD4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525AE13" w14:textId="77777777" w:rsidR="00E25AC4" w:rsidRPr="00AB4829" w:rsidRDefault="00E25AC4" w:rsidP="00E25AC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FreeField</w:t>
            </w:r>
            <w:r w:rsidRPr="00741AC3">
              <w:rPr>
                <w:rFonts w:ascii="Verdana" w:hAnsi="Verdana" w:cs="Arial"/>
              </w:rPr>
              <w:t>1</w:t>
            </w:r>
          </w:p>
        </w:tc>
        <w:tc>
          <w:tcPr>
            <w:tcW w:w="4050" w:type="dxa"/>
          </w:tcPr>
          <w:p w14:paraId="2193EBE4" w14:textId="77777777" w:rsidR="00E25AC4" w:rsidRPr="00AB4829" w:rsidRDefault="00E25AC4" w:rsidP="00E25AC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Future free fields</w:t>
            </w:r>
          </w:p>
        </w:tc>
        <w:tc>
          <w:tcPr>
            <w:tcW w:w="1350" w:type="dxa"/>
          </w:tcPr>
          <w:p w14:paraId="42CD4D44" w14:textId="77777777" w:rsidR="00E25AC4" w:rsidRDefault="00E25AC4" w:rsidP="00E25AC4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5919EF76" w14:textId="77777777" w:rsidR="00E25AC4" w:rsidRPr="00AB4829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90568F">
              <w:rPr>
                <w:rFonts w:ascii="Verdana" w:eastAsiaTheme="minorHAnsi" w:hAnsi="Verdana" w:cs="Arial"/>
                <w:color w:val="000000"/>
              </w:rPr>
              <w:t>Optional</w:t>
            </w:r>
          </w:p>
        </w:tc>
      </w:tr>
      <w:tr w:rsidR="00E25AC4" w:rsidRPr="009F480D" w:rsidDel="005D518C" w14:paraId="43BC276D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9DD1950" w14:textId="77777777" w:rsidR="00E25AC4" w:rsidRDefault="00E25AC4" w:rsidP="00E25AC4">
            <w:r w:rsidRPr="009B3289">
              <w:rPr>
                <w:rFonts w:ascii="Verdana" w:hAnsi="Verdana" w:cs="Arial"/>
              </w:rPr>
              <w:t>FreeField</w:t>
            </w:r>
            <w:r>
              <w:rPr>
                <w:rFonts w:ascii="Verdana" w:hAnsi="Verdana" w:cs="Arial"/>
              </w:rPr>
              <w:t>2</w:t>
            </w:r>
          </w:p>
        </w:tc>
        <w:tc>
          <w:tcPr>
            <w:tcW w:w="4050" w:type="dxa"/>
          </w:tcPr>
          <w:p w14:paraId="6220EEF9" w14:textId="77777777" w:rsidR="00E25AC4" w:rsidRPr="00AB4829" w:rsidRDefault="00E25AC4" w:rsidP="00E25AC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Future free fields</w:t>
            </w:r>
          </w:p>
        </w:tc>
        <w:tc>
          <w:tcPr>
            <w:tcW w:w="1350" w:type="dxa"/>
          </w:tcPr>
          <w:p w14:paraId="247CA94A" w14:textId="77777777" w:rsidR="00E25AC4" w:rsidRDefault="00E25AC4" w:rsidP="00E25AC4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5D7745C3" w14:textId="77777777" w:rsidR="00E25AC4" w:rsidRDefault="00E25AC4" w:rsidP="00E25AC4">
            <w:r w:rsidRPr="004F1ACE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E25AC4" w:rsidRPr="009F480D" w:rsidDel="005D518C" w14:paraId="4EFF9627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441556B" w14:textId="77777777" w:rsidR="00E25AC4" w:rsidRDefault="00E25AC4" w:rsidP="00E25AC4">
            <w:r w:rsidRPr="009B3289">
              <w:rPr>
                <w:rFonts w:ascii="Verdana" w:hAnsi="Verdana" w:cs="Arial"/>
              </w:rPr>
              <w:t>FreeField</w:t>
            </w:r>
            <w:r>
              <w:rPr>
                <w:rFonts w:ascii="Verdana" w:hAnsi="Verdana" w:cs="Arial"/>
              </w:rPr>
              <w:t>3</w:t>
            </w:r>
          </w:p>
        </w:tc>
        <w:tc>
          <w:tcPr>
            <w:tcW w:w="4050" w:type="dxa"/>
          </w:tcPr>
          <w:p w14:paraId="7976B505" w14:textId="77777777" w:rsidR="00E25AC4" w:rsidRPr="00AB4829" w:rsidRDefault="00E25AC4" w:rsidP="00E25AC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Future free fields</w:t>
            </w:r>
          </w:p>
        </w:tc>
        <w:tc>
          <w:tcPr>
            <w:tcW w:w="1350" w:type="dxa"/>
          </w:tcPr>
          <w:p w14:paraId="5A0B8823" w14:textId="77777777" w:rsidR="00E25AC4" w:rsidRDefault="00E25AC4" w:rsidP="00E25AC4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0772825B" w14:textId="77777777" w:rsidR="00E25AC4" w:rsidRDefault="00E25AC4" w:rsidP="00E25AC4">
            <w:r w:rsidRPr="004F1ACE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E25AC4" w:rsidRPr="009F480D" w:rsidDel="005D518C" w14:paraId="6A2CF9D1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E303FBE" w14:textId="77777777" w:rsidR="00E25AC4" w:rsidRDefault="00E25AC4" w:rsidP="00E25AC4">
            <w:r w:rsidRPr="009B3289">
              <w:rPr>
                <w:rFonts w:ascii="Verdana" w:hAnsi="Verdana" w:cs="Arial"/>
              </w:rPr>
              <w:t>FreeField</w:t>
            </w:r>
            <w:r>
              <w:rPr>
                <w:rFonts w:ascii="Verdana" w:hAnsi="Verdana" w:cs="Arial"/>
              </w:rPr>
              <w:t>4</w:t>
            </w:r>
          </w:p>
        </w:tc>
        <w:tc>
          <w:tcPr>
            <w:tcW w:w="4050" w:type="dxa"/>
          </w:tcPr>
          <w:p w14:paraId="5C0A333D" w14:textId="77777777" w:rsidR="00E25AC4" w:rsidRPr="00AB4829" w:rsidRDefault="00E25AC4" w:rsidP="00E25AC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Future free fields</w:t>
            </w:r>
          </w:p>
        </w:tc>
        <w:tc>
          <w:tcPr>
            <w:tcW w:w="1350" w:type="dxa"/>
          </w:tcPr>
          <w:p w14:paraId="0E5C957D" w14:textId="77777777" w:rsidR="00E25AC4" w:rsidRDefault="00E25AC4" w:rsidP="00E25AC4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10DF8639" w14:textId="77777777" w:rsidR="00E25AC4" w:rsidRDefault="00E25AC4" w:rsidP="00E25AC4">
            <w:r w:rsidRPr="004F1ACE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E25AC4" w:rsidRPr="009F480D" w:rsidDel="005D518C" w14:paraId="160AB17E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A78C135" w14:textId="77777777" w:rsidR="00E25AC4" w:rsidRDefault="00E25AC4" w:rsidP="00E25AC4">
            <w:r w:rsidRPr="009B3289">
              <w:rPr>
                <w:rFonts w:ascii="Verdana" w:hAnsi="Verdana" w:cs="Arial"/>
              </w:rPr>
              <w:t>FreeField</w:t>
            </w:r>
            <w:r>
              <w:rPr>
                <w:rFonts w:ascii="Verdana" w:hAnsi="Verdana" w:cs="Arial"/>
              </w:rPr>
              <w:t>5</w:t>
            </w:r>
          </w:p>
        </w:tc>
        <w:tc>
          <w:tcPr>
            <w:tcW w:w="4050" w:type="dxa"/>
          </w:tcPr>
          <w:p w14:paraId="6598F8E0" w14:textId="77777777" w:rsidR="00E25AC4" w:rsidRPr="00AB4829" w:rsidRDefault="00E25AC4" w:rsidP="00E25AC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Future free fields</w:t>
            </w:r>
          </w:p>
        </w:tc>
        <w:tc>
          <w:tcPr>
            <w:tcW w:w="1350" w:type="dxa"/>
          </w:tcPr>
          <w:p w14:paraId="3890956C" w14:textId="77777777" w:rsidR="00E25AC4" w:rsidRDefault="00E25AC4" w:rsidP="00E25AC4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1DC1273B" w14:textId="77777777" w:rsidR="00E25AC4" w:rsidRDefault="00E25AC4" w:rsidP="00E25AC4">
            <w:r w:rsidRPr="004F1ACE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E25AC4" w:rsidRPr="009F480D" w:rsidDel="005D518C" w14:paraId="40AA0E3B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347E4F3" w14:textId="77777777" w:rsidR="00E25AC4" w:rsidRDefault="00E25AC4" w:rsidP="00E25AC4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A</w:t>
            </w:r>
            <w:r w:rsidRPr="00741AC3">
              <w:rPr>
                <w:rFonts w:ascii="Verdana" w:hAnsi="Verdana" w:cs="Arial"/>
              </w:rPr>
              <w:t>pplicationDetails</w:t>
            </w:r>
            <w:proofErr w:type="spellEnd"/>
          </w:p>
        </w:tc>
        <w:tc>
          <w:tcPr>
            <w:tcW w:w="4050" w:type="dxa"/>
          </w:tcPr>
          <w:p w14:paraId="6826FE44" w14:textId="39810B37" w:rsidR="00E25AC4" w:rsidRDefault="00E25AC4" w:rsidP="00E25AC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Theme="minorHAnsi" w:hAnsiTheme="minorHAnsi" w:cstheme="minorHAnsi"/>
                <w:szCs w:val="24"/>
              </w:rPr>
              <w:t>End</w:t>
            </w:r>
            <w:r w:rsidRPr="00602547">
              <w:rPr>
                <w:rFonts w:asciiTheme="minorHAnsi" w:hAnsiTheme="minorHAnsi" w:cstheme="minorHAnsi"/>
                <w:szCs w:val="24"/>
              </w:rPr>
              <w:t xml:space="preserve"> of </w:t>
            </w:r>
            <w:proofErr w:type="spellStart"/>
            <w:r w:rsidRPr="00741AC3">
              <w:rPr>
                <w:rFonts w:ascii="Verdana" w:hAnsi="Verdana" w:cs="Arial"/>
              </w:rPr>
              <w:t>applicationDetails</w:t>
            </w:r>
            <w:proofErr w:type="spellEnd"/>
            <w:r>
              <w:rPr>
                <w:rFonts w:asciiTheme="minorHAnsi" w:hAnsiTheme="minorHAnsi" w:cstheme="minorHAnsi"/>
                <w:szCs w:val="24"/>
              </w:rPr>
              <w:t xml:space="preserve"> grid </w:t>
            </w:r>
            <w:r w:rsidRPr="00602547">
              <w:rPr>
                <w:rFonts w:asciiTheme="minorHAnsi" w:hAnsiTheme="minorHAnsi" w:cstheme="minorHAnsi"/>
                <w:szCs w:val="24"/>
              </w:rPr>
              <w:t>details</w:t>
            </w:r>
          </w:p>
        </w:tc>
        <w:tc>
          <w:tcPr>
            <w:tcW w:w="1350" w:type="dxa"/>
          </w:tcPr>
          <w:p w14:paraId="3AF55530" w14:textId="77777777" w:rsidR="00E25AC4" w:rsidRPr="00AB4829" w:rsidRDefault="00E25AC4" w:rsidP="00E25AC4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70D1EE26" w14:textId="77777777" w:rsidR="00E25AC4" w:rsidRPr="00AB4829" w:rsidRDefault="00E25AC4" w:rsidP="00E25AC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</w:p>
        </w:tc>
      </w:tr>
      <w:tr w:rsidR="00E25AC4" w:rsidRPr="009F480D" w:rsidDel="005D518C" w14:paraId="1E8EC66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6F0D2F6" w14:textId="77777777" w:rsidR="00E25AC4" w:rsidRPr="0099602D" w:rsidRDefault="00E25AC4" w:rsidP="00E25AC4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U</w:t>
            </w:r>
            <w:r w:rsidRPr="001C3CA0">
              <w:rPr>
                <w:rFonts w:ascii="Verdana" w:hAnsi="Verdana" w:cs="Arial"/>
              </w:rPr>
              <w:t>pdateProspectDtlsFromBPM</w:t>
            </w:r>
            <w:proofErr w:type="spellEnd"/>
          </w:p>
        </w:tc>
        <w:tc>
          <w:tcPr>
            <w:tcW w:w="4050" w:type="dxa"/>
          </w:tcPr>
          <w:p w14:paraId="6FDA05ED" w14:textId="30E7D459" w:rsidR="00E25AC4" w:rsidRDefault="00E25AC4" w:rsidP="00E25AC4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602547">
              <w:rPr>
                <w:rFonts w:asciiTheme="minorHAnsi" w:hAnsiTheme="minorHAnsi" w:cstheme="minorHAnsi"/>
                <w:szCs w:val="24"/>
              </w:rPr>
              <w:t xml:space="preserve">Start of </w:t>
            </w:r>
            <w:r>
              <w:rPr>
                <w:rFonts w:asciiTheme="minorHAnsi" w:hAnsiTheme="minorHAnsi" w:cstheme="minorHAnsi"/>
                <w:szCs w:val="24"/>
              </w:rPr>
              <w:t>‘</w:t>
            </w:r>
            <w:proofErr w:type="spellStart"/>
            <w:r>
              <w:rPr>
                <w:rFonts w:ascii="Verdana" w:hAnsi="Verdana" w:cs="Arial"/>
              </w:rPr>
              <w:t>U</w:t>
            </w:r>
            <w:r w:rsidRPr="001C3CA0">
              <w:rPr>
                <w:rFonts w:ascii="Verdana" w:hAnsi="Verdana" w:cs="Arial"/>
              </w:rPr>
              <w:t>pdateProspectDtlsFromBPM</w:t>
            </w:r>
            <w:proofErr w:type="spellEnd"/>
            <w:r>
              <w:rPr>
                <w:rFonts w:ascii="Verdana" w:hAnsi="Verdana" w:cs="Arial"/>
              </w:rPr>
              <w:t>’</w:t>
            </w:r>
            <w:r w:rsidRPr="00602547">
              <w:rPr>
                <w:rFonts w:asciiTheme="minorHAnsi" w:hAnsiTheme="minorHAnsi" w:cstheme="minorHAnsi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Cs w:val="24"/>
              </w:rPr>
              <w:t xml:space="preserve">grid </w:t>
            </w:r>
            <w:r w:rsidRPr="00602547">
              <w:rPr>
                <w:rFonts w:asciiTheme="minorHAnsi" w:hAnsiTheme="minorHAnsi" w:cstheme="minorHAnsi"/>
                <w:szCs w:val="24"/>
              </w:rPr>
              <w:t>details</w:t>
            </w:r>
            <w:r>
              <w:rPr>
                <w:rFonts w:asciiTheme="minorHAnsi" w:hAnsiTheme="minorHAnsi" w:cstheme="minorHAnsi"/>
                <w:szCs w:val="24"/>
              </w:rPr>
              <w:t xml:space="preserve"> </w:t>
            </w:r>
          </w:p>
          <w:p w14:paraId="1A2237C8" w14:textId="77777777" w:rsidR="00E25AC4" w:rsidRDefault="00E25AC4" w:rsidP="00E25AC4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</w:p>
          <w:p w14:paraId="2DC2AFAD" w14:textId="77777777" w:rsidR="00E25AC4" w:rsidRDefault="00E25AC4" w:rsidP="00E25AC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If ‘</w:t>
            </w:r>
            <w:proofErr w:type="spellStart"/>
            <w:r>
              <w:rPr>
                <w:rFonts w:ascii="Verdana" w:hAnsi="Verdana" w:cs="Arial"/>
              </w:rPr>
              <w:t>U</w:t>
            </w:r>
            <w:r w:rsidRPr="0090568F">
              <w:rPr>
                <w:rFonts w:ascii="Verdana" w:hAnsi="Verdana" w:cs="Arial"/>
              </w:rPr>
              <w:t>pdProspectReqd</w:t>
            </w:r>
            <w:proofErr w:type="spellEnd"/>
            <w:r>
              <w:rPr>
                <w:rFonts w:ascii="Verdana" w:hAnsi="Verdana" w:cs="Arial"/>
              </w:rPr>
              <w:t xml:space="preserve">‘ </w:t>
            </w:r>
            <w:r w:rsidRPr="001C3CA0">
              <w:rPr>
                <w:rFonts w:ascii="Verdana" w:hAnsi="Verdana" w:cs="Arial"/>
              </w:rPr>
              <w:t xml:space="preserve">is </w:t>
            </w:r>
            <w:r w:rsidRPr="007C051F">
              <w:rPr>
                <w:rFonts w:ascii="Verdana" w:hAnsi="Verdana" w:cs="Arial"/>
                <w:b/>
              </w:rPr>
              <w:t>true</w:t>
            </w:r>
            <w:r>
              <w:rPr>
                <w:rFonts w:ascii="Verdana" w:hAnsi="Verdana" w:cs="Arial"/>
              </w:rPr>
              <w:t>, then only this grid has to be send</w:t>
            </w:r>
          </w:p>
        </w:tc>
        <w:tc>
          <w:tcPr>
            <w:tcW w:w="1350" w:type="dxa"/>
          </w:tcPr>
          <w:p w14:paraId="20DA4648" w14:textId="77777777" w:rsidR="00E25AC4" w:rsidRDefault="00E25AC4" w:rsidP="00E25AC4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70C7081A" w14:textId="77777777" w:rsidR="00E25AC4" w:rsidRDefault="00E25AC4" w:rsidP="00E25AC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D86BB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E25AC4" w:rsidRPr="009F480D" w:rsidDel="005D518C" w14:paraId="11EC9480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65D57AB" w14:textId="77777777" w:rsidR="00E25AC4" w:rsidRPr="0099602D" w:rsidRDefault="00E25AC4" w:rsidP="00E25AC4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PEP</w:t>
            </w:r>
            <w:r w:rsidRPr="001C3CA0">
              <w:rPr>
                <w:rFonts w:ascii="Verdana" w:hAnsi="Verdana" w:cs="Arial"/>
              </w:rPr>
              <w:t>Status</w:t>
            </w:r>
            <w:proofErr w:type="spellEnd"/>
          </w:p>
        </w:tc>
        <w:tc>
          <w:tcPr>
            <w:tcW w:w="4050" w:type="dxa"/>
          </w:tcPr>
          <w:p w14:paraId="25F9328F" w14:textId="77777777" w:rsidR="00E25AC4" w:rsidRDefault="00E25AC4" w:rsidP="00E25AC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PEP Status detail</w:t>
            </w:r>
          </w:p>
        </w:tc>
        <w:tc>
          <w:tcPr>
            <w:tcW w:w="1350" w:type="dxa"/>
          </w:tcPr>
          <w:p w14:paraId="64155FF4" w14:textId="77777777" w:rsidR="00E25AC4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B643ED">
              <w:rPr>
                <w:rFonts w:ascii="Verdana" w:hAnsi="Verdana"/>
              </w:rPr>
              <w:t>String (</w:t>
            </w:r>
            <w:r>
              <w:rPr>
                <w:rFonts w:ascii="Verdana" w:hAnsi="Verdana"/>
              </w:rPr>
              <w:t>1</w:t>
            </w:r>
            <w:r w:rsidRPr="00B643ED">
              <w:rPr>
                <w:rFonts w:ascii="Verdana" w:hAnsi="Verdana"/>
              </w:rPr>
              <w:t>0)</w:t>
            </w:r>
          </w:p>
        </w:tc>
        <w:tc>
          <w:tcPr>
            <w:tcW w:w="1890" w:type="dxa"/>
          </w:tcPr>
          <w:p w14:paraId="230F02D6" w14:textId="77777777" w:rsidR="00E25AC4" w:rsidRDefault="00E25AC4" w:rsidP="00E25AC4">
            <w:r w:rsidRPr="007B7FA1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E25AC4" w:rsidRPr="009F480D" w:rsidDel="005D518C" w14:paraId="243D1548" w14:textId="77777777" w:rsidTr="00570CEF">
        <w:tblPrEx>
          <w:tblLook w:val="04A0" w:firstRow="1" w:lastRow="0" w:firstColumn="1" w:lastColumn="0" w:noHBand="0" w:noVBand="1"/>
        </w:tblPrEx>
        <w:trPr>
          <w:trHeight w:val="377"/>
        </w:trPr>
        <w:tc>
          <w:tcPr>
            <w:tcW w:w="2340" w:type="dxa"/>
          </w:tcPr>
          <w:p w14:paraId="3C09B44A" w14:textId="77777777" w:rsidR="00E25AC4" w:rsidRPr="00AB4829" w:rsidRDefault="00E25AC4" w:rsidP="00E25AC4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R</w:t>
            </w:r>
            <w:r w:rsidRPr="001C3CA0">
              <w:rPr>
                <w:rFonts w:ascii="Verdana" w:hAnsi="Verdana" w:cs="Arial"/>
              </w:rPr>
              <w:t>iskScore</w:t>
            </w:r>
            <w:proofErr w:type="spellEnd"/>
          </w:p>
        </w:tc>
        <w:tc>
          <w:tcPr>
            <w:tcW w:w="4050" w:type="dxa"/>
          </w:tcPr>
          <w:p w14:paraId="5B5640CA" w14:textId="77777777" w:rsidR="00E25AC4" w:rsidRPr="00AB4829" w:rsidRDefault="00E25AC4" w:rsidP="00E25AC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Risk score details</w:t>
            </w:r>
          </w:p>
        </w:tc>
        <w:tc>
          <w:tcPr>
            <w:tcW w:w="1350" w:type="dxa"/>
          </w:tcPr>
          <w:p w14:paraId="17007148" w14:textId="77777777" w:rsidR="00E25AC4" w:rsidRPr="00AB4829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B643ED">
              <w:rPr>
                <w:rFonts w:ascii="Verdana" w:hAnsi="Verdana"/>
              </w:rPr>
              <w:t>String (</w:t>
            </w:r>
            <w:r>
              <w:rPr>
                <w:rFonts w:ascii="Verdana" w:hAnsi="Verdana"/>
              </w:rPr>
              <w:t>2</w:t>
            </w:r>
            <w:r w:rsidRPr="00B643ED">
              <w:rPr>
                <w:rFonts w:ascii="Verdana" w:hAnsi="Verdana"/>
              </w:rPr>
              <w:t>0)</w:t>
            </w:r>
          </w:p>
        </w:tc>
        <w:tc>
          <w:tcPr>
            <w:tcW w:w="1890" w:type="dxa"/>
          </w:tcPr>
          <w:p w14:paraId="0706A037" w14:textId="77777777" w:rsidR="00E25AC4" w:rsidRDefault="00E25AC4" w:rsidP="00E25AC4">
            <w:r w:rsidRPr="007B7FA1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E25AC4" w:rsidRPr="009F480D" w:rsidDel="005D518C" w14:paraId="419C5E8D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6662094" w14:textId="77777777" w:rsidR="00E25AC4" w:rsidRPr="0099602D" w:rsidRDefault="00E25AC4" w:rsidP="00E25AC4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KYC</w:t>
            </w:r>
            <w:r w:rsidRPr="001C3CA0">
              <w:rPr>
                <w:rFonts w:ascii="Verdana" w:hAnsi="Verdana" w:cs="Arial"/>
              </w:rPr>
              <w:t>ReviewDate</w:t>
            </w:r>
            <w:proofErr w:type="spellEnd"/>
          </w:p>
        </w:tc>
        <w:tc>
          <w:tcPr>
            <w:tcW w:w="4050" w:type="dxa"/>
          </w:tcPr>
          <w:p w14:paraId="26FCBB2A" w14:textId="77777777" w:rsidR="00E25AC4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1C3CA0">
              <w:rPr>
                <w:rFonts w:ascii="Verdana" w:hAnsi="Verdana" w:cs="Arial"/>
              </w:rPr>
              <w:t>K</w:t>
            </w:r>
            <w:r>
              <w:rPr>
                <w:rFonts w:ascii="Verdana" w:hAnsi="Verdana" w:cs="Arial"/>
              </w:rPr>
              <w:t xml:space="preserve">YC  </w:t>
            </w:r>
            <w:r w:rsidRPr="001C3CA0">
              <w:rPr>
                <w:rFonts w:ascii="Verdana" w:hAnsi="Verdana" w:cs="Arial"/>
              </w:rPr>
              <w:t>Review</w:t>
            </w:r>
            <w:r>
              <w:rPr>
                <w:rFonts w:ascii="Verdana" w:hAnsi="Verdana" w:cs="Arial"/>
              </w:rPr>
              <w:t xml:space="preserve"> </w:t>
            </w:r>
            <w:r w:rsidRPr="001C3CA0">
              <w:rPr>
                <w:rFonts w:ascii="Verdana" w:hAnsi="Verdana" w:cs="Arial"/>
              </w:rPr>
              <w:t>Date</w:t>
            </w:r>
            <w:r w:rsidRPr="0015081C">
              <w:rPr>
                <w:rFonts w:ascii="Verdana" w:hAnsi="Verdana" w:cs="Arial"/>
              </w:rPr>
              <w:t xml:space="preserve"> - Date format : </w:t>
            </w:r>
            <w:proofErr w:type="spellStart"/>
            <w:r w:rsidRPr="0015081C">
              <w:rPr>
                <w:rFonts w:ascii="Verdana" w:hAnsi="Verdana" w:cs="Arial"/>
              </w:rPr>
              <w:t>dd</w:t>
            </w:r>
            <w:proofErr w:type="spellEnd"/>
            <w:r w:rsidRPr="0015081C">
              <w:rPr>
                <w:rFonts w:ascii="Verdana" w:hAnsi="Verdana" w:cs="Arial"/>
              </w:rPr>
              <w:t>-mm-</w:t>
            </w:r>
            <w:proofErr w:type="spellStart"/>
            <w:r w:rsidRPr="0015081C">
              <w:rPr>
                <w:rFonts w:ascii="Verdana" w:hAnsi="Verdana" w:cs="Arial"/>
              </w:rPr>
              <w:t>yyyy</w:t>
            </w:r>
            <w:proofErr w:type="spellEnd"/>
          </w:p>
        </w:tc>
        <w:tc>
          <w:tcPr>
            <w:tcW w:w="1350" w:type="dxa"/>
          </w:tcPr>
          <w:p w14:paraId="48A4F53A" w14:textId="77777777" w:rsidR="00E25AC4" w:rsidRDefault="00E25AC4" w:rsidP="00E25AC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 xml:space="preserve">String </w:t>
            </w:r>
          </w:p>
        </w:tc>
        <w:tc>
          <w:tcPr>
            <w:tcW w:w="1890" w:type="dxa"/>
          </w:tcPr>
          <w:p w14:paraId="7B608A08" w14:textId="77777777" w:rsidR="00E25AC4" w:rsidRDefault="00E25AC4" w:rsidP="00E25AC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7B7FA1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E25AC4" w:rsidRPr="009F480D" w:rsidDel="005D518C" w14:paraId="18C7D6D9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9E03BC9" w14:textId="2E16B459" w:rsidR="00E25AC4" w:rsidRPr="0021410B" w:rsidRDefault="00E25AC4" w:rsidP="00E25AC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UpdatedFirstName</w:t>
            </w:r>
            <w:proofErr w:type="spellEnd"/>
          </w:p>
        </w:tc>
        <w:tc>
          <w:tcPr>
            <w:tcW w:w="4050" w:type="dxa"/>
          </w:tcPr>
          <w:p w14:paraId="0A626F35" w14:textId="3C1861BB" w:rsidR="00E25AC4" w:rsidRPr="0021410B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First name of the applicant, this field will be mandatory if event is “NAME_STATUS_CHANGE”</w:t>
            </w:r>
          </w:p>
        </w:tc>
        <w:tc>
          <w:tcPr>
            <w:tcW w:w="1350" w:type="dxa"/>
          </w:tcPr>
          <w:p w14:paraId="7D50E7EB" w14:textId="2DCD0389" w:rsidR="00E25AC4" w:rsidRPr="0021410B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 (30)</w:t>
            </w:r>
          </w:p>
        </w:tc>
        <w:tc>
          <w:tcPr>
            <w:tcW w:w="1890" w:type="dxa"/>
          </w:tcPr>
          <w:p w14:paraId="23DE0DE5" w14:textId="3518BB22" w:rsidR="00E25AC4" w:rsidRPr="0021410B" w:rsidRDefault="00E25AC4" w:rsidP="00E25AC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21410B">
              <w:rPr>
                <w:rFonts w:ascii="Verdana" w:eastAsia="Times New Roman" w:hAnsi="Verdana"/>
                <w:color w:val="auto"/>
                <w:sz w:val="20"/>
                <w:szCs w:val="20"/>
              </w:rPr>
              <w:t>Conditional Mandatory</w:t>
            </w:r>
          </w:p>
        </w:tc>
      </w:tr>
      <w:tr w:rsidR="00E25AC4" w:rsidRPr="009F480D" w:rsidDel="005D518C" w14:paraId="3E70722F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AD46E17" w14:textId="027A3532" w:rsidR="00E25AC4" w:rsidRPr="0021410B" w:rsidRDefault="00E25AC4" w:rsidP="00E25AC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UpdatedMiddleName</w:t>
            </w:r>
            <w:proofErr w:type="spellEnd"/>
          </w:p>
        </w:tc>
        <w:tc>
          <w:tcPr>
            <w:tcW w:w="4050" w:type="dxa"/>
          </w:tcPr>
          <w:p w14:paraId="729048C9" w14:textId="14E20C01" w:rsidR="00E25AC4" w:rsidRPr="0021410B" w:rsidRDefault="00E25AC4" w:rsidP="00E25AC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Middlename</w:t>
            </w:r>
            <w:proofErr w:type="spellEnd"/>
            <w:r w:rsidRPr="0021410B">
              <w:rPr>
                <w:rFonts w:ascii="Verdana" w:hAnsi="Verdana" w:cs="Arial"/>
              </w:rPr>
              <w:t xml:space="preserve"> of the </w:t>
            </w:r>
            <w:proofErr w:type="spellStart"/>
            <w:r w:rsidRPr="0021410B">
              <w:rPr>
                <w:rFonts w:ascii="Verdana" w:hAnsi="Verdana" w:cs="Arial"/>
              </w:rPr>
              <w:t>applicant,this</w:t>
            </w:r>
            <w:proofErr w:type="spellEnd"/>
            <w:r w:rsidRPr="0021410B">
              <w:rPr>
                <w:rFonts w:ascii="Verdana" w:hAnsi="Verdana" w:cs="Arial"/>
              </w:rPr>
              <w:t xml:space="preserve"> field will be mandatory if event is “NAME_STATUS_CHANGE”</w:t>
            </w:r>
          </w:p>
        </w:tc>
        <w:tc>
          <w:tcPr>
            <w:tcW w:w="1350" w:type="dxa"/>
          </w:tcPr>
          <w:p w14:paraId="24453E88" w14:textId="618E4A70" w:rsidR="00E25AC4" w:rsidRPr="0021410B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 (30)</w:t>
            </w:r>
          </w:p>
        </w:tc>
        <w:tc>
          <w:tcPr>
            <w:tcW w:w="1890" w:type="dxa"/>
          </w:tcPr>
          <w:p w14:paraId="0F7CB675" w14:textId="0AAE0616" w:rsidR="00E25AC4" w:rsidRPr="0021410B" w:rsidRDefault="00E25AC4" w:rsidP="00E25AC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21410B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E25AC4" w:rsidRPr="009F480D" w:rsidDel="005D518C" w14:paraId="34C0FCA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C2766A5" w14:textId="234F26F5" w:rsidR="00E25AC4" w:rsidRPr="0021410B" w:rsidRDefault="00E25AC4" w:rsidP="00E25AC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UpdatedLastName</w:t>
            </w:r>
            <w:proofErr w:type="spellEnd"/>
          </w:p>
        </w:tc>
        <w:tc>
          <w:tcPr>
            <w:tcW w:w="4050" w:type="dxa"/>
          </w:tcPr>
          <w:p w14:paraId="3E99BEB4" w14:textId="16A12589" w:rsidR="00E25AC4" w:rsidRPr="0021410B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Last name of the applicant, this field will be mandatory if event is “NAME_STATUS_CHANGE”</w:t>
            </w:r>
          </w:p>
        </w:tc>
        <w:tc>
          <w:tcPr>
            <w:tcW w:w="1350" w:type="dxa"/>
          </w:tcPr>
          <w:p w14:paraId="2B35D57C" w14:textId="4ACBFB7C" w:rsidR="00E25AC4" w:rsidRPr="0021410B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 (30)</w:t>
            </w:r>
          </w:p>
        </w:tc>
        <w:tc>
          <w:tcPr>
            <w:tcW w:w="1890" w:type="dxa"/>
          </w:tcPr>
          <w:p w14:paraId="4B4BC492" w14:textId="0D3F32BC" w:rsidR="00E25AC4" w:rsidRPr="0021410B" w:rsidRDefault="00E25AC4" w:rsidP="00E25AC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21410B">
              <w:rPr>
                <w:rFonts w:ascii="Verdana" w:eastAsia="Times New Roman" w:hAnsi="Verdana"/>
                <w:color w:val="auto"/>
                <w:sz w:val="20"/>
                <w:szCs w:val="20"/>
              </w:rPr>
              <w:t>Conditional Mandatory</w:t>
            </w:r>
          </w:p>
        </w:tc>
      </w:tr>
      <w:tr w:rsidR="00E25AC4" w:rsidRPr="009F480D" w:rsidDel="005D518C" w14:paraId="70F17950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901F0E0" w14:textId="243E7757" w:rsidR="00E25AC4" w:rsidRPr="0021410B" w:rsidRDefault="00E25AC4" w:rsidP="00E25AC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UpdatedFullName</w:t>
            </w:r>
            <w:proofErr w:type="spellEnd"/>
          </w:p>
        </w:tc>
        <w:tc>
          <w:tcPr>
            <w:tcW w:w="4050" w:type="dxa"/>
          </w:tcPr>
          <w:p w14:paraId="3A82B1FE" w14:textId="3D0C7B32" w:rsidR="00E25AC4" w:rsidRPr="0021410B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Full name of the applicant, this field will be mandatory if event is “NAME_STATUS_CHANGE”</w:t>
            </w:r>
          </w:p>
        </w:tc>
        <w:tc>
          <w:tcPr>
            <w:tcW w:w="1350" w:type="dxa"/>
          </w:tcPr>
          <w:p w14:paraId="42F33756" w14:textId="02FC07DA" w:rsidR="00E25AC4" w:rsidRPr="0021410B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 (79)</w:t>
            </w:r>
          </w:p>
        </w:tc>
        <w:tc>
          <w:tcPr>
            <w:tcW w:w="1890" w:type="dxa"/>
          </w:tcPr>
          <w:p w14:paraId="079EC4D3" w14:textId="4C89FF6F" w:rsidR="00E25AC4" w:rsidRPr="0021410B" w:rsidRDefault="00E25AC4" w:rsidP="00E25AC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21410B">
              <w:rPr>
                <w:rFonts w:ascii="Verdana" w:eastAsia="Times New Roman" w:hAnsi="Verdana"/>
                <w:color w:val="auto"/>
                <w:sz w:val="20"/>
                <w:szCs w:val="20"/>
              </w:rPr>
              <w:t>Conditional Mandatory</w:t>
            </w:r>
          </w:p>
        </w:tc>
      </w:tr>
      <w:tr w:rsidR="00E25AC4" w:rsidRPr="009F480D" w:rsidDel="005D518C" w14:paraId="7011B504" w14:textId="77777777" w:rsidTr="00570CEF">
        <w:tblPrEx>
          <w:tblLook w:val="04A0" w:firstRow="1" w:lastRow="0" w:firstColumn="1" w:lastColumn="0" w:noHBand="0" w:noVBand="1"/>
        </w:tblPrEx>
        <w:trPr>
          <w:ins w:id="24" w:author="Lakshmi Narayana" w:date="2023-09-19T12:16:00Z"/>
        </w:trPr>
        <w:tc>
          <w:tcPr>
            <w:tcW w:w="2340" w:type="dxa"/>
          </w:tcPr>
          <w:p w14:paraId="47F9CCC7" w14:textId="2A3596FC" w:rsidR="00E25AC4" w:rsidRPr="0021410B" w:rsidRDefault="00E25AC4" w:rsidP="00E25AC4">
            <w:pPr>
              <w:pStyle w:val="tabletext"/>
              <w:rPr>
                <w:ins w:id="25" w:author="Lakshmi Narayana" w:date="2023-09-19T12:16:00Z"/>
                <w:rFonts w:ascii="Verdana" w:hAnsi="Verdana" w:cs="Arial"/>
              </w:rPr>
            </w:pPr>
            <w:proofErr w:type="spellStart"/>
            <w:ins w:id="26" w:author="Lakshmi Narayana" w:date="2023-09-19T12:17:00Z">
              <w:r w:rsidRPr="00E20C26">
                <w:rPr>
                  <w:rFonts w:ascii="Courier New" w:hAnsi="Courier New" w:cs="Courier New"/>
                  <w:b/>
                  <w:bCs/>
                  <w:color w:val="3B4151"/>
                  <w:sz w:val="18"/>
                  <w:szCs w:val="18"/>
                  <w:highlight w:val="yellow"/>
                </w:rPr>
                <w:t>UpdateEmploymentDtls</w:t>
              </w:r>
            </w:ins>
            <w:proofErr w:type="spellEnd"/>
          </w:p>
        </w:tc>
        <w:tc>
          <w:tcPr>
            <w:tcW w:w="4050" w:type="dxa"/>
          </w:tcPr>
          <w:p w14:paraId="64EE06B4" w14:textId="77777777" w:rsidR="00E25AC4" w:rsidRPr="00E20C26" w:rsidRDefault="00E25AC4" w:rsidP="00E25AC4">
            <w:pPr>
              <w:pStyle w:val="tabletext"/>
              <w:rPr>
                <w:ins w:id="27" w:author="Lakshmi Narayana" w:date="2023-09-19T12:17:00Z"/>
                <w:rFonts w:asciiTheme="minorHAnsi" w:hAnsiTheme="minorHAnsi" w:cstheme="minorHAnsi"/>
                <w:szCs w:val="24"/>
                <w:highlight w:val="yellow"/>
              </w:rPr>
            </w:pPr>
            <w:ins w:id="28" w:author="Lakshmi Narayana" w:date="2023-09-19T12:17:00Z">
              <w:r w:rsidRPr="00E20C26">
                <w:rPr>
                  <w:rFonts w:asciiTheme="minorHAnsi" w:hAnsiTheme="minorHAnsi" w:cstheme="minorHAnsi"/>
                  <w:szCs w:val="24"/>
                  <w:highlight w:val="yellow"/>
                </w:rPr>
                <w:t xml:space="preserve">Start of  </w:t>
              </w:r>
              <w:r w:rsidRPr="00E20C26">
                <w:rPr>
                  <w:rFonts w:ascii="Verdana" w:hAnsi="Verdana" w:cs="Arial"/>
                  <w:highlight w:val="yellow"/>
                </w:rPr>
                <w:t>‘</w:t>
              </w:r>
              <w:proofErr w:type="spellStart"/>
              <w:r w:rsidRPr="00E20C26">
                <w:rPr>
                  <w:rFonts w:ascii="Courier New" w:hAnsi="Courier New" w:cs="Courier New"/>
                  <w:b/>
                  <w:bCs/>
                  <w:color w:val="3B4151"/>
                  <w:sz w:val="18"/>
                  <w:szCs w:val="18"/>
                  <w:highlight w:val="yellow"/>
                </w:rPr>
                <w:t>UpdateEmploymentDtls</w:t>
              </w:r>
              <w:proofErr w:type="spellEnd"/>
              <w:r w:rsidRPr="00E20C26">
                <w:rPr>
                  <w:rFonts w:ascii="Courier New" w:hAnsi="Courier New" w:cs="Courier New"/>
                  <w:b/>
                  <w:bCs/>
                  <w:color w:val="3B4151"/>
                  <w:sz w:val="18"/>
                  <w:szCs w:val="18"/>
                  <w:highlight w:val="yellow"/>
                </w:rPr>
                <w:t xml:space="preserve">’ </w:t>
              </w:r>
              <w:r w:rsidRPr="00E20C26">
                <w:rPr>
                  <w:rFonts w:asciiTheme="minorHAnsi" w:hAnsiTheme="minorHAnsi" w:cstheme="minorHAnsi"/>
                  <w:szCs w:val="24"/>
                  <w:highlight w:val="yellow"/>
                </w:rPr>
                <w:t xml:space="preserve"> grid details </w:t>
              </w:r>
            </w:ins>
          </w:p>
          <w:p w14:paraId="5531B6AC" w14:textId="77777777" w:rsidR="00E25AC4" w:rsidRPr="0021410B" w:rsidRDefault="00E25AC4" w:rsidP="00E25AC4">
            <w:pPr>
              <w:pStyle w:val="tabletext"/>
              <w:rPr>
                <w:ins w:id="29" w:author="Lakshmi Narayana" w:date="2023-09-19T12:16:00Z"/>
                <w:rFonts w:ascii="Verdana" w:hAnsi="Verdana" w:cs="Arial"/>
              </w:rPr>
            </w:pPr>
          </w:p>
        </w:tc>
        <w:tc>
          <w:tcPr>
            <w:tcW w:w="1350" w:type="dxa"/>
          </w:tcPr>
          <w:p w14:paraId="6F39D027" w14:textId="77777777" w:rsidR="00E25AC4" w:rsidRPr="0021410B" w:rsidRDefault="00E25AC4" w:rsidP="00E25AC4">
            <w:pPr>
              <w:pStyle w:val="tabletext"/>
              <w:rPr>
                <w:ins w:id="30" w:author="Lakshmi Narayana" w:date="2023-09-19T12:16:00Z"/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17F3690C" w14:textId="77777777" w:rsidR="00E25AC4" w:rsidRPr="0021410B" w:rsidRDefault="00E25AC4" w:rsidP="00E25AC4">
            <w:pPr>
              <w:pStyle w:val="Default"/>
              <w:rPr>
                <w:ins w:id="31" w:author="Lakshmi Narayana" w:date="2023-09-19T12:16:00Z"/>
                <w:rFonts w:ascii="Verdana" w:eastAsia="Times New Roman" w:hAnsi="Verdana"/>
                <w:color w:val="auto"/>
                <w:sz w:val="20"/>
                <w:szCs w:val="20"/>
              </w:rPr>
            </w:pPr>
          </w:p>
        </w:tc>
      </w:tr>
      <w:tr w:rsidR="00E25AC4" w:rsidRPr="009F480D" w:rsidDel="005D518C" w14:paraId="7D5A355B" w14:textId="77777777" w:rsidTr="00570CEF">
        <w:tblPrEx>
          <w:tblLook w:val="04A0" w:firstRow="1" w:lastRow="0" w:firstColumn="1" w:lastColumn="0" w:noHBand="0" w:noVBand="1"/>
        </w:tblPrEx>
        <w:trPr>
          <w:ins w:id="32" w:author="Lakshmi Narayana" w:date="2023-09-19T12:16:00Z"/>
        </w:trPr>
        <w:tc>
          <w:tcPr>
            <w:tcW w:w="2340" w:type="dxa"/>
          </w:tcPr>
          <w:p w14:paraId="725A5B7A" w14:textId="1A841A55" w:rsidR="00E25AC4" w:rsidRPr="0021410B" w:rsidRDefault="00E25AC4" w:rsidP="00E25AC4">
            <w:pPr>
              <w:pStyle w:val="tabletext"/>
              <w:rPr>
                <w:ins w:id="33" w:author="Lakshmi Narayana" w:date="2023-09-19T12:16:00Z"/>
                <w:rFonts w:ascii="Verdana" w:hAnsi="Verdana" w:cs="Arial"/>
              </w:rPr>
            </w:pPr>
            <w:proofErr w:type="spellStart"/>
            <w:ins w:id="34" w:author="Lakshmi Narayana" w:date="2023-09-19T12:17:00Z">
              <w:r w:rsidRPr="00E20C26">
                <w:rPr>
                  <w:rFonts w:ascii="Courier New" w:hAnsi="Courier New" w:cs="Courier New"/>
                  <w:b/>
                  <w:bCs/>
                  <w:color w:val="3B4151"/>
                  <w:sz w:val="18"/>
                  <w:szCs w:val="18"/>
                  <w:highlight w:val="yellow"/>
                </w:rPr>
                <w:lastRenderedPageBreak/>
                <w:t>EmployerCode</w:t>
              </w:r>
            </w:ins>
            <w:proofErr w:type="spellEnd"/>
          </w:p>
        </w:tc>
        <w:tc>
          <w:tcPr>
            <w:tcW w:w="4050" w:type="dxa"/>
          </w:tcPr>
          <w:p w14:paraId="0F744F6F" w14:textId="58F2FAC8" w:rsidR="00E25AC4" w:rsidRPr="0021410B" w:rsidRDefault="00E25AC4" w:rsidP="00E25AC4">
            <w:pPr>
              <w:pStyle w:val="tabletext"/>
              <w:rPr>
                <w:ins w:id="35" w:author="Lakshmi Narayana" w:date="2023-09-19T12:16:00Z"/>
                <w:rFonts w:ascii="Verdana" w:hAnsi="Verdana" w:cs="Arial"/>
              </w:rPr>
            </w:pPr>
            <w:ins w:id="36" w:author="Lakshmi Narayana" w:date="2023-09-19T12:17:00Z">
              <w:r w:rsidRPr="00E20C26">
                <w:rPr>
                  <w:rFonts w:ascii="Courier New" w:hAnsi="Courier New" w:cs="Courier New"/>
                  <w:b/>
                  <w:bCs/>
                  <w:color w:val="3B4151"/>
                  <w:sz w:val="18"/>
                  <w:szCs w:val="18"/>
                  <w:highlight w:val="yellow"/>
                </w:rPr>
                <w:t xml:space="preserve">Employer Code in case of existing employer, if this field is passed - then </w:t>
              </w:r>
              <w:proofErr w:type="spellStart"/>
              <w:r w:rsidRPr="00E20C26">
                <w:rPr>
                  <w:rFonts w:ascii="Courier New" w:hAnsi="Courier New" w:cs="Courier New"/>
                  <w:b/>
                  <w:bCs/>
                  <w:color w:val="3B4151"/>
                  <w:sz w:val="18"/>
                  <w:szCs w:val="18"/>
                  <w:highlight w:val="yellow"/>
                </w:rPr>
                <w:t>IsNewEmpCodeCreationReqd</w:t>
              </w:r>
              <w:proofErr w:type="spellEnd"/>
              <w:r w:rsidRPr="00E20C26">
                <w:rPr>
                  <w:rFonts w:ascii="Courier New" w:hAnsi="Courier New" w:cs="Courier New"/>
                  <w:b/>
                  <w:bCs/>
                  <w:color w:val="3B4151"/>
                  <w:sz w:val="18"/>
                  <w:szCs w:val="18"/>
                  <w:highlight w:val="yellow"/>
                </w:rPr>
                <w:t xml:space="preserve"> should be false</w:t>
              </w:r>
            </w:ins>
          </w:p>
        </w:tc>
        <w:tc>
          <w:tcPr>
            <w:tcW w:w="1350" w:type="dxa"/>
          </w:tcPr>
          <w:p w14:paraId="7C180F64" w14:textId="7C8BA491" w:rsidR="00E25AC4" w:rsidRPr="0021410B" w:rsidRDefault="00E25AC4" w:rsidP="00E25AC4">
            <w:pPr>
              <w:pStyle w:val="tabletext"/>
              <w:rPr>
                <w:ins w:id="37" w:author="Lakshmi Narayana" w:date="2023-09-19T12:16:00Z"/>
                <w:rFonts w:ascii="Verdana" w:hAnsi="Verdana" w:cs="Arial"/>
              </w:rPr>
            </w:pPr>
            <w:ins w:id="38" w:author="Lakshmi Narayana" w:date="2023-09-19T12:17:00Z">
              <w:r w:rsidRPr="00E20C26">
                <w:rPr>
                  <w:rFonts w:ascii="Verdana" w:hAnsi="Verdana" w:cs="Arial"/>
                  <w:highlight w:val="yellow"/>
                </w:rPr>
                <w:t>String</w:t>
              </w:r>
            </w:ins>
          </w:p>
        </w:tc>
        <w:tc>
          <w:tcPr>
            <w:tcW w:w="1890" w:type="dxa"/>
          </w:tcPr>
          <w:p w14:paraId="421366C4" w14:textId="14354DAF" w:rsidR="00E25AC4" w:rsidRPr="0021410B" w:rsidRDefault="00E25AC4" w:rsidP="00E25AC4">
            <w:pPr>
              <w:pStyle w:val="Default"/>
              <w:rPr>
                <w:ins w:id="39" w:author="Lakshmi Narayana" w:date="2023-09-19T12:16:00Z"/>
                <w:rFonts w:ascii="Verdana" w:eastAsia="Times New Roman" w:hAnsi="Verdana"/>
                <w:color w:val="auto"/>
                <w:sz w:val="20"/>
                <w:szCs w:val="20"/>
              </w:rPr>
            </w:pPr>
            <w:ins w:id="40" w:author="Lakshmi Narayana" w:date="2023-09-19T12:17:00Z">
              <w:r w:rsidRPr="0007195D">
                <w:rPr>
                  <w:rFonts w:ascii="Verdana" w:eastAsia="Times New Roman" w:hAnsi="Verdana"/>
                  <w:color w:val="auto"/>
                  <w:sz w:val="20"/>
                  <w:szCs w:val="20"/>
                  <w:highlight w:val="yellow"/>
                </w:rPr>
                <w:t>Conditional Mandatory</w:t>
              </w:r>
            </w:ins>
          </w:p>
        </w:tc>
      </w:tr>
      <w:tr w:rsidR="00E25AC4" w:rsidRPr="009F480D" w:rsidDel="005D518C" w14:paraId="12EE806B" w14:textId="77777777" w:rsidTr="00570CEF">
        <w:tblPrEx>
          <w:tblLook w:val="04A0" w:firstRow="1" w:lastRow="0" w:firstColumn="1" w:lastColumn="0" w:noHBand="0" w:noVBand="1"/>
        </w:tblPrEx>
        <w:trPr>
          <w:ins w:id="41" w:author="Lakshmi Narayana" w:date="2023-09-19T12:16:00Z"/>
        </w:trPr>
        <w:tc>
          <w:tcPr>
            <w:tcW w:w="2340" w:type="dxa"/>
          </w:tcPr>
          <w:p w14:paraId="08BDE131" w14:textId="5BF1E18E" w:rsidR="00E25AC4" w:rsidRPr="0021410B" w:rsidRDefault="00E25AC4" w:rsidP="00E25AC4">
            <w:pPr>
              <w:pStyle w:val="tabletext"/>
              <w:rPr>
                <w:ins w:id="42" w:author="Lakshmi Narayana" w:date="2023-09-19T12:16:00Z"/>
                <w:rFonts w:ascii="Verdana" w:hAnsi="Verdana" w:cs="Arial"/>
              </w:rPr>
            </w:pPr>
            <w:proofErr w:type="spellStart"/>
            <w:ins w:id="43" w:author="Lakshmi Narayana" w:date="2023-09-19T12:17:00Z">
              <w:r w:rsidRPr="00E20C26">
                <w:rPr>
                  <w:rFonts w:ascii="Courier New" w:hAnsi="Courier New" w:cs="Courier New"/>
                  <w:b/>
                  <w:bCs/>
                  <w:color w:val="3B4151"/>
                  <w:sz w:val="18"/>
                  <w:szCs w:val="18"/>
                  <w:highlight w:val="yellow"/>
                </w:rPr>
                <w:t>EmployerName</w:t>
              </w:r>
            </w:ins>
            <w:proofErr w:type="spellEnd"/>
          </w:p>
        </w:tc>
        <w:tc>
          <w:tcPr>
            <w:tcW w:w="4050" w:type="dxa"/>
          </w:tcPr>
          <w:p w14:paraId="7774D576" w14:textId="6966DA27" w:rsidR="00E25AC4" w:rsidRPr="0021410B" w:rsidRDefault="00E25AC4" w:rsidP="00E25AC4">
            <w:pPr>
              <w:pStyle w:val="tabletext"/>
              <w:rPr>
                <w:ins w:id="44" w:author="Lakshmi Narayana" w:date="2023-09-19T12:16:00Z"/>
                <w:rFonts w:ascii="Verdana" w:hAnsi="Verdana" w:cs="Arial"/>
              </w:rPr>
            </w:pPr>
            <w:ins w:id="45" w:author="Lakshmi Narayana" w:date="2023-09-19T12:17:00Z">
              <w:r w:rsidRPr="00E20C26">
                <w:rPr>
                  <w:rFonts w:ascii="Courier New" w:hAnsi="Courier New" w:cs="Courier New"/>
                  <w:b/>
                  <w:bCs/>
                  <w:color w:val="3B4151"/>
                  <w:sz w:val="18"/>
                  <w:szCs w:val="18"/>
                  <w:highlight w:val="yellow"/>
                </w:rPr>
                <w:t>Company or employer's name of the applicant- Applicable only for salaried</w:t>
              </w:r>
            </w:ins>
          </w:p>
        </w:tc>
        <w:tc>
          <w:tcPr>
            <w:tcW w:w="1350" w:type="dxa"/>
          </w:tcPr>
          <w:p w14:paraId="582E06B4" w14:textId="29CBF4A5" w:rsidR="00E25AC4" w:rsidRPr="0021410B" w:rsidRDefault="00E25AC4" w:rsidP="00E25AC4">
            <w:pPr>
              <w:pStyle w:val="tabletext"/>
              <w:rPr>
                <w:ins w:id="46" w:author="Lakshmi Narayana" w:date="2023-09-19T12:16:00Z"/>
                <w:rFonts w:ascii="Verdana" w:hAnsi="Verdana" w:cs="Arial"/>
              </w:rPr>
            </w:pPr>
            <w:ins w:id="47" w:author="Lakshmi Narayana" w:date="2023-09-19T12:17:00Z">
              <w:r w:rsidRPr="00E20C26">
                <w:rPr>
                  <w:rFonts w:ascii="Verdana" w:hAnsi="Verdana" w:cs="Arial"/>
                  <w:highlight w:val="yellow"/>
                </w:rPr>
                <w:t>String(254)</w:t>
              </w:r>
            </w:ins>
          </w:p>
        </w:tc>
        <w:tc>
          <w:tcPr>
            <w:tcW w:w="1890" w:type="dxa"/>
          </w:tcPr>
          <w:p w14:paraId="78C40486" w14:textId="107515B1" w:rsidR="00E25AC4" w:rsidRPr="0021410B" w:rsidRDefault="00E25AC4" w:rsidP="00E25AC4">
            <w:pPr>
              <w:pStyle w:val="Default"/>
              <w:rPr>
                <w:ins w:id="48" w:author="Lakshmi Narayana" w:date="2023-09-19T12:16:00Z"/>
                <w:rFonts w:ascii="Verdana" w:eastAsia="Times New Roman" w:hAnsi="Verdana"/>
                <w:color w:val="auto"/>
                <w:sz w:val="20"/>
                <w:szCs w:val="20"/>
              </w:rPr>
            </w:pPr>
            <w:ins w:id="49" w:author="Lakshmi Narayana" w:date="2023-09-19T12:17:00Z">
              <w:r w:rsidRPr="0007195D">
                <w:rPr>
                  <w:rFonts w:ascii="Verdana" w:eastAsia="Times New Roman" w:hAnsi="Verdana"/>
                  <w:color w:val="auto"/>
                  <w:sz w:val="20"/>
                  <w:szCs w:val="20"/>
                  <w:highlight w:val="yellow"/>
                </w:rPr>
                <w:t>Conditional Mandatory</w:t>
              </w:r>
            </w:ins>
          </w:p>
        </w:tc>
      </w:tr>
      <w:tr w:rsidR="00E25AC4" w:rsidRPr="009F480D" w:rsidDel="005D518C" w14:paraId="1470CC8B" w14:textId="77777777" w:rsidTr="00570CEF">
        <w:tblPrEx>
          <w:tblLook w:val="04A0" w:firstRow="1" w:lastRow="0" w:firstColumn="1" w:lastColumn="0" w:noHBand="0" w:noVBand="1"/>
        </w:tblPrEx>
        <w:trPr>
          <w:ins w:id="50" w:author="Lakshmi Narayana" w:date="2023-09-19T12:16:00Z"/>
        </w:trPr>
        <w:tc>
          <w:tcPr>
            <w:tcW w:w="2340" w:type="dxa"/>
          </w:tcPr>
          <w:p w14:paraId="62C14689" w14:textId="76CDE02B" w:rsidR="00E25AC4" w:rsidRPr="0021410B" w:rsidRDefault="00E25AC4" w:rsidP="00E25AC4">
            <w:pPr>
              <w:pStyle w:val="tabletext"/>
              <w:rPr>
                <w:ins w:id="51" w:author="Lakshmi Narayana" w:date="2023-09-19T12:16:00Z"/>
                <w:rFonts w:ascii="Verdana" w:hAnsi="Verdana" w:cs="Arial"/>
              </w:rPr>
            </w:pPr>
            <w:proofErr w:type="spellStart"/>
            <w:ins w:id="52" w:author="Lakshmi Narayana" w:date="2023-09-19T12:17:00Z">
              <w:r w:rsidRPr="00E20C26">
                <w:rPr>
                  <w:rFonts w:ascii="Courier New" w:hAnsi="Courier New" w:cs="Courier New"/>
                  <w:b/>
                  <w:bCs/>
                  <w:color w:val="3B4151"/>
                  <w:sz w:val="18"/>
                  <w:szCs w:val="18"/>
                  <w:highlight w:val="yellow"/>
                </w:rPr>
                <w:t>IsNewEmpCodeCreationReqd</w:t>
              </w:r>
            </w:ins>
            <w:proofErr w:type="spellEnd"/>
          </w:p>
        </w:tc>
        <w:tc>
          <w:tcPr>
            <w:tcW w:w="4050" w:type="dxa"/>
          </w:tcPr>
          <w:p w14:paraId="531DCCA7" w14:textId="77777777" w:rsidR="00E25AC4" w:rsidRPr="00E20C26" w:rsidRDefault="00E25AC4" w:rsidP="00E25AC4">
            <w:pPr>
              <w:pStyle w:val="Default"/>
              <w:rPr>
                <w:ins w:id="53" w:author="Lakshmi Narayana" w:date="2023-09-19T12:17:00Z"/>
                <w:rFonts w:ascii="Verdana" w:eastAsia="Calibri" w:hAnsi="Verdana"/>
                <w:sz w:val="20"/>
                <w:szCs w:val="20"/>
                <w:highlight w:val="yellow"/>
              </w:rPr>
            </w:pPr>
            <w:ins w:id="54" w:author="Lakshmi Narayana" w:date="2023-09-19T12:17:00Z">
              <w:r w:rsidRPr="00E20C26">
                <w:rPr>
                  <w:rFonts w:ascii="Verdana" w:eastAsia="Calibri" w:hAnsi="Verdana"/>
                  <w:sz w:val="20"/>
                  <w:szCs w:val="20"/>
                  <w:highlight w:val="yellow"/>
                </w:rPr>
                <w:t>Allowed values:</w:t>
              </w:r>
            </w:ins>
          </w:p>
          <w:p w14:paraId="39410666" w14:textId="77777777" w:rsidR="00E25AC4" w:rsidRPr="00E20C26" w:rsidRDefault="00E25AC4" w:rsidP="00E25AC4">
            <w:pPr>
              <w:pStyle w:val="tabletext"/>
              <w:rPr>
                <w:ins w:id="55" w:author="Lakshmi Narayana" w:date="2023-09-19T12:17:00Z"/>
                <w:rFonts w:ascii="Verdana" w:hAnsi="Verdana" w:cs="Arial"/>
                <w:highlight w:val="yellow"/>
              </w:rPr>
            </w:pPr>
            <w:ins w:id="56" w:author="Lakshmi Narayana" w:date="2023-09-19T12:17:00Z">
              <w:r w:rsidRPr="00E20C26">
                <w:rPr>
                  <w:rFonts w:ascii="Verdana" w:hAnsi="Verdana" w:cs="Arial"/>
                  <w:highlight w:val="yellow"/>
                </w:rPr>
                <w:t>‘</w:t>
              </w:r>
              <w:r w:rsidRPr="00E20C26">
                <w:rPr>
                  <w:rFonts w:ascii="Verdana" w:hAnsi="Verdana" w:cs="Arial"/>
                  <w:b/>
                  <w:highlight w:val="yellow"/>
                </w:rPr>
                <w:t>TRUE</w:t>
              </w:r>
              <w:r w:rsidRPr="00E20C26">
                <w:rPr>
                  <w:rFonts w:ascii="Verdana" w:hAnsi="Verdana" w:cs="Arial"/>
                  <w:highlight w:val="yellow"/>
                </w:rPr>
                <w:t>’ OR ‘</w:t>
              </w:r>
              <w:r w:rsidRPr="00E20C26">
                <w:rPr>
                  <w:rFonts w:ascii="Verdana" w:hAnsi="Verdana" w:cs="Arial"/>
                  <w:b/>
                  <w:highlight w:val="yellow"/>
                </w:rPr>
                <w:t>FALSE</w:t>
              </w:r>
              <w:r w:rsidRPr="00E20C26">
                <w:rPr>
                  <w:rFonts w:ascii="Verdana" w:hAnsi="Verdana" w:cs="Arial"/>
                  <w:highlight w:val="yellow"/>
                </w:rPr>
                <w:t>’</w:t>
              </w:r>
            </w:ins>
          </w:p>
          <w:p w14:paraId="0E9F47D5" w14:textId="77777777" w:rsidR="00E25AC4" w:rsidRPr="00E20C26" w:rsidRDefault="00E25AC4" w:rsidP="00E25AC4">
            <w:pPr>
              <w:pStyle w:val="tabletext"/>
              <w:rPr>
                <w:ins w:id="57" w:author="Lakshmi Narayana" w:date="2023-09-19T12:17:00Z"/>
                <w:rFonts w:ascii="Verdana" w:hAnsi="Verdana" w:cs="Arial"/>
                <w:highlight w:val="yellow"/>
              </w:rPr>
            </w:pPr>
          </w:p>
          <w:p w14:paraId="2BBBE26B" w14:textId="0F936284" w:rsidR="00E25AC4" w:rsidRPr="0021410B" w:rsidRDefault="00E25AC4" w:rsidP="00E25AC4">
            <w:pPr>
              <w:pStyle w:val="tabletext"/>
              <w:rPr>
                <w:ins w:id="58" w:author="Lakshmi Narayana" w:date="2023-09-19T12:16:00Z"/>
                <w:rFonts w:ascii="Verdana" w:hAnsi="Verdana" w:cs="Arial"/>
              </w:rPr>
            </w:pPr>
            <w:ins w:id="59" w:author="Lakshmi Narayana" w:date="2023-09-19T12:17:00Z">
              <w:r w:rsidRPr="00E20C26">
                <w:rPr>
                  <w:rFonts w:ascii="Courier New" w:hAnsi="Courier New" w:cs="Courier New"/>
                  <w:b/>
                  <w:bCs/>
                  <w:color w:val="3B4151"/>
                  <w:sz w:val="18"/>
                  <w:szCs w:val="18"/>
                  <w:highlight w:val="yellow"/>
                </w:rPr>
                <w:t xml:space="preserve">This field should be true, if new </w:t>
              </w:r>
              <w:proofErr w:type="spellStart"/>
              <w:r w:rsidRPr="00E20C26">
                <w:rPr>
                  <w:rFonts w:ascii="Courier New" w:hAnsi="Courier New" w:cs="Courier New"/>
                  <w:b/>
                  <w:bCs/>
                  <w:color w:val="3B4151"/>
                  <w:sz w:val="18"/>
                  <w:szCs w:val="18"/>
                  <w:highlight w:val="yellow"/>
                </w:rPr>
                <w:t>emp</w:t>
              </w:r>
              <w:proofErr w:type="spellEnd"/>
              <w:r w:rsidRPr="00E20C26">
                <w:rPr>
                  <w:rFonts w:ascii="Courier New" w:hAnsi="Courier New" w:cs="Courier New"/>
                  <w:b/>
                  <w:bCs/>
                  <w:color w:val="3B4151"/>
                  <w:sz w:val="18"/>
                  <w:szCs w:val="18"/>
                  <w:highlight w:val="yellow"/>
                </w:rPr>
                <w:t xml:space="preserve"> code needs to be created in DEH</w:t>
              </w:r>
            </w:ins>
          </w:p>
        </w:tc>
        <w:tc>
          <w:tcPr>
            <w:tcW w:w="1350" w:type="dxa"/>
          </w:tcPr>
          <w:p w14:paraId="61E9E4E2" w14:textId="243714E8" w:rsidR="00E25AC4" w:rsidRPr="0021410B" w:rsidRDefault="00E25AC4" w:rsidP="00E25AC4">
            <w:pPr>
              <w:pStyle w:val="tabletext"/>
              <w:rPr>
                <w:ins w:id="60" w:author="Lakshmi Narayana" w:date="2023-09-19T12:16:00Z"/>
                <w:rFonts w:ascii="Verdana" w:hAnsi="Verdana" w:cs="Arial"/>
              </w:rPr>
            </w:pPr>
            <w:ins w:id="61" w:author="Lakshmi Narayana" w:date="2023-09-19T12:17:00Z">
              <w:r w:rsidRPr="00E20C26">
                <w:rPr>
                  <w:rFonts w:ascii="Verdana" w:hAnsi="Verdana" w:cs="Arial"/>
                  <w:highlight w:val="yellow"/>
                </w:rPr>
                <w:t>String</w:t>
              </w:r>
            </w:ins>
          </w:p>
        </w:tc>
        <w:tc>
          <w:tcPr>
            <w:tcW w:w="1890" w:type="dxa"/>
          </w:tcPr>
          <w:p w14:paraId="64FE8CEA" w14:textId="7029CF89" w:rsidR="00E25AC4" w:rsidRPr="0021410B" w:rsidRDefault="00E25AC4" w:rsidP="00E25AC4">
            <w:pPr>
              <w:pStyle w:val="Default"/>
              <w:rPr>
                <w:ins w:id="62" w:author="Lakshmi Narayana" w:date="2023-09-19T12:16:00Z"/>
                <w:rFonts w:ascii="Verdana" w:eastAsia="Times New Roman" w:hAnsi="Verdana"/>
                <w:color w:val="auto"/>
                <w:sz w:val="20"/>
                <w:szCs w:val="20"/>
              </w:rPr>
            </w:pPr>
            <w:ins w:id="63" w:author="Lakshmi Narayana" w:date="2023-09-19T12:17:00Z">
              <w:r w:rsidRPr="0007195D">
                <w:rPr>
                  <w:rFonts w:ascii="Verdana" w:eastAsia="Times New Roman" w:hAnsi="Verdana"/>
                  <w:color w:val="auto"/>
                  <w:sz w:val="20"/>
                  <w:szCs w:val="20"/>
                  <w:highlight w:val="yellow"/>
                </w:rPr>
                <w:t>Conditional Mandatory</w:t>
              </w:r>
            </w:ins>
          </w:p>
        </w:tc>
      </w:tr>
      <w:tr w:rsidR="00E25AC4" w:rsidRPr="009F480D" w:rsidDel="005D518C" w14:paraId="5AA544CA" w14:textId="77777777" w:rsidTr="00570CEF">
        <w:tblPrEx>
          <w:tblLook w:val="04A0" w:firstRow="1" w:lastRow="0" w:firstColumn="1" w:lastColumn="0" w:noHBand="0" w:noVBand="1"/>
        </w:tblPrEx>
        <w:trPr>
          <w:ins w:id="64" w:author="Lakshmi Narayana" w:date="2023-09-19T12:16:00Z"/>
        </w:trPr>
        <w:tc>
          <w:tcPr>
            <w:tcW w:w="2340" w:type="dxa"/>
          </w:tcPr>
          <w:p w14:paraId="4663BAAD" w14:textId="0F0BB102" w:rsidR="00E25AC4" w:rsidRPr="0021410B" w:rsidRDefault="00E25AC4" w:rsidP="00E25AC4">
            <w:pPr>
              <w:pStyle w:val="tabletext"/>
              <w:rPr>
                <w:ins w:id="65" w:author="Lakshmi Narayana" w:date="2023-09-19T12:16:00Z"/>
                <w:rFonts w:ascii="Verdana" w:hAnsi="Verdana" w:cs="Arial"/>
              </w:rPr>
            </w:pPr>
            <w:proofErr w:type="spellStart"/>
            <w:ins w:id="66" w:author="Lakshmi Narayana" w:date="2023-09-19T12:17:00Z">
              <w:r w:rsidRPr="00E20C26">
                <w:rPr>
                  <w:rFonts w:ascii="Courier New" w:hAnsi="Courier New" w:cs="Courier New"/>
                  <w:b/>
                  <w:bCs/>
                  <w:color w:val="3B4151"/>
                  <w:sz w:val="18"/>
                  <w:szCs w:val="18"/>
                  <w:highlight w:val="yellow"/>
                </w:rPr>
                <w:t>UpdateEmploymentDtls</w:t>
              </w:r>
            </w:ins>
            <w:proofErr w:type="spellEnd"/>
          </w:p>
        </w:tc>
        <w:tc>
          <w:tcPr>
            <w:tcW w:w="4050" w:type="dxa"/>
          </w:tcPr>
          <w:p w14:paraId="4E92657A" w14:textId="77777777" w:rsidR="00E25AC4" w:rsidRPr="00E20C26" w:rsidRDefault="00E25AC4" w:rsidP="00E25AC4">
            <w:pPr>
              <w:pStyle w:val="tabletext"/>
              <w:rPr>
                <w:ins w:id="67" w:author="Lakshmi Narayana" w:date="2023-09-19T12:17:00Z"/>
                <w:rFonts w:asciiTheme="minorHAnsi" w:hAnsiTheme="minorHAnsi" w:cstheme="minorHAnsi"/>
                <w:szCs w:val="24"/>
                <w:highlight w:val="yellow"/>
              </w:rPr>
            </w:pPr>
            <w:ins w:id="68" w:author="Lakshmi Narayana" w:date="2023-09-19T12:17:00Z">
              <w:r w:rsidRPr="00E20C26">
                <w:rPr>
                  <w:rFonts w:asciiTheme="minorHAnsi" w:hAnsiTheme="minorHAnsi" w:cstheme="minorHAnsi"/>
                  <w:szCs w:val="24"/>
                  <w:highlight w:val="yellow"/>
                </w:rPr>
                <w:t xml:space="preserve">End  of  </w:t>
              </w:r>
              <w:r w:rsidRPr="00E20C26">
                <w:rPr>
                  <w:rFonts w:ascii="Verdana" w:hAnsi="Verdana" w:cs="Arial"/>
                  <w:highlight w:val="yellow"/>
                </w:rPr>
                <w:t>‘</w:t>
              </w:r>
              <w:proofErr w:type="spellStart"/>
              <w:r w:rsidRPr="00E20C26">
                <w:rPr>
                  <w:rFonts w:ascii="Courier New" w:hAnsi="Courier New" w:cs="Courier New"/>
                  <w:b/>
                  <w:bCs/>
                  <w:color w:val="3B4151"/>
                  <w:sz w:val="18"/>
                  <w:szCs w:val="18"/>
                  <w:highlight w:val="yellow"/>
                </w:rPr>
                <w:t>UpdateEmploymentDtls</w:t>
              </w:r>
              <w:proofErr w:type="spellEnd"/>
              <w:r w:rsidRPr="00E20C26">
                <w:rPr>
                  <w:rFonts w:asciiTheme="minorHAnsi" w:hAnsiTheme="minorHAnsi" w:cstheme="minorHAnsi"/>
                  <w:szCs w:val="24"/>
                  <w:highlight w:val="yellow"/>
                </w:rPr>
                <w:t xml:space="preserve"> ‘ grid details </w:t>
              </w:r>
            </w:ins>
          </w:p>
          <w:p w14:paraId="7AFD51F1" w14:textId="77777777" w:rsidR="00E25AC4" w:rsidRPr="0021410B" w:rsidRDefault="00E25AC4" w:rsidP="00E25AC4">
            <w:pPr>
              <w:pStyle w:val="tabletext"/>
              <w:rPr>
                <w:ins w:id="69" w:author="Lakshmi Narayana" w:date="2023-09-19T12:16:00Z"/>
                <w:rFonts w:ascii="Verdana" w:hAnsi="Verdana" w:cs="Arial"/>
              </w:rPr>
            </w:pPr>
          </w:p>
        </w:tc>
        <w:tc>
          <w:tcPr>
            <w:tcW w:w="1350" w:type="dxa"/>
          </w:tcPr>
          <w:p w14:paraId="633D753F" w14:textId="77777777" w:rsidR="00E25AC4" w:rsidRPr="0021410B" w:rsidRDefault="00E25AC4" w:rsidP="00E25AC4">
            <w:pPr>
              <w:pStyle w:val="tabletext"/>
              <w:rPr>
                <w:ins w:id="70" w:author="Lakshmi Narayana" w:date="2023-09-19T12:16:00Z"/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47C7E4E7" w14:textId="77777777" w:rsidR="00E25AC4" w:rsidRPr="0021410B" w:rsidRDefault="00E25AC4" w:rsidP="00E25AC4">
            <w:pPr>
              <w:pStyle w:val="Default"/>
              <w:rPr>
                <w:ins w:id="71" w:author="Lakshmi Narayana" w:date="2023-09-19T12:16:00Z"/>
                <w:rFonts w:ascii="Verdana" w:eastAsia="Times New Roman" w:hAnsi="Verdana"/>
                <w:color w:val="auto"/>
                <w:sz w:val="20"/>
                <w:szCs w:val="20"/>
              </w:rPr>
            </w:pPr>
          </w:p>
        </w:tc>
      </w:tr>
      <w:tr w:rsidR="00E25AC4" w:rsidRPr="009F480D" w:rsidDel="005D518C" w14:paraId="7D66EE58" w14:textId="77777777" w:rsidTr="00570CEF">
        <w:tblPrEx>
          <w:tblLook w:val="04A0" w:firstRow="1" w:lastRow="0" w:firstColumn="1" w:lastColumn="0" w:noHBand="0" w:noVBand="1"/>
        </w:tblPrEx>
        <w:trPr>
          <w:trHeight w:val="755"/>
        </w:trPr>
        <w:tc>
          <w:tcPr>
            <w:tcW w:w="2340" w:type="dxa"/>
          </w:tcPr>
          <w:p w14:paraId="26E414A0" w14:textId="77777777" w:rsidR="00E25AC4" w:rsidRPr="0099602D" w:rsidRDefault="00E25AC4" w:rsidP="00E25AC4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U</w:t>
            </w:r>
            <w:r w:rsidRPr="001C3CA0">
              <w:rPr>
                <w:rFonts w:ascii="Verdana" w:hAnsi="Verdana" w:cs="Arial"/>
              </w:rPr>
              <w:t>pdateProspectDtlsFromBPM</w:t>
            </w:r>
            <w:proofErr w:type="spellEnd"/>
          </w:p>
        </w:tc>
        <w:tc>
          <w:tcPr>
            <w:tcW w:w="4050" w:type="dxa"/>
          </w:tcPr>
          <w:p w14:paraId="16F809F5" w14:textId="3F1E2997" w:rsidR="00E25AC4" w:rsidRDefault="00E25AC4" w:rsidP="00E25AC4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End</w:t>
            </w:r>
            <w:r w:rsidRPr="00602547">
              <w:rPr>
                <w:rFonts w:asciiTheme="minorHAnsi" w:hAnsiTheme="minorHAnsi" w:cstheme="minorHAnsi"/>
                <w:szCs w:val="24"/>
              </w:rPr>
              <w:t xml:space="preserve"> of </w:t>
            </w:r>
            <w:proofErr w:type="spellStart"/>
            <w:r>
              <w:rPr>
                <w:rFonts w:asciiTheme="minorHAnsi" w:hAnsiTheme="minorHAnsi" w:cstheme="minorHAnsi"/>
                <w:szCs w:val="24"/>
              </w:rPr>
              <w:t>U</w:t>
            </w:r>
            <w:r w:rsidRPr="001C3CA0">
              <w:rPr>
                <w:rFonts w:ascii="Verdana" w:hAnsi="Verdana" w:cs="Arial"/>
              </w:rPr>
              <w:t>pdateProspectDtlsFromBPM</w:t>
            </w:r>
            <w:proofErr w:type="spellEnd"/>
            <w:r w:rsidRPr="00602547">
              <w:rPr>
                <w:rFonts w:asciiTheme="minorHAnsi" w:hAnsiTheme="minorHAnsi" w:cstheme="minorHAnsi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Cs w:val="24"/>
              </w:rPr>
              <w:t xml:space="preserve">grid </w:t>
            </w:r>
            <w:r w:rsidRPr="00602547">
              <w:rPr>
                <w:rFonts w:asciiTheme="minorHAnsi" w:hAnsiTheme="minorHAnsi" w:cstheme="minorHAnsi"/>
                <w:szCs w:val="24"/>
              </w:rPr>
              <w:t>details</w:t>
            </w:r>
            <w:r>
              <w:rPr>
                <w:rFonts w:asciiTheme="minorHAnsi" w:hAnsiTheme="minorHAnsi" w:cstheme="minorHAnsi"/>
                <w:szCs w:val="24"/>
              </w:rPr>
              <w:t xml:space="preserve"> </w:t>
            </w:r>
          </w:p>
          <w:p w14:paraId="44A2A896" w14:textId="77777777" w:rsidR="00E25AC4" w:rsidRDefault="00E25AC4" w:rsidP="00E25AC4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350" w:type="dxa"/>
          </w:tcPr>
          <w:p w14:paraId="2F2A5F41" w14:textId="77777777" w:rsidR="00E25AC4" w:rsidRDefault="00E25AC4" w:rsidP="00E25AC4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07951583" w14:textId="77777777" w:rsidR="00E25AC4" w:rsidRDefault="00E25AC4" w:rsidP="00E25AC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</w:p>
        </w:tc>
      </w:tr>
      <w:tr w:rsidR="00E25AC4" w:rsidRPr="009F480D" w:rsidDel="005D518C" w14:paraId="49FC9B5E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0D2A92A" w14:textId="77777777" w:rsidR="00E25AC4" w:rsidRPr="00AB4829" w:rsidRDefault="00E25AC4" w:rsidP="00E25AC4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A</w:t>
            </w:r>
            <w:r w:rsidRPr="001E4F51">
              <w:rPr>
                <w:rFonts w:ascii="Verdana" w:hAnsi="Verdana" w:cs="Arial"/>
              </w:rPr>
              <w:t>dditionalDocumentDetails</w:t>
            </w:r>
            <w:proofErr w:type="spellEnd"/>
          </w:p>
        </w:tc>
        <w:tc>
          <w:tcPr>
            <w:tcW w:w="4050" w:type="dxa"/>
          </w:tcPr>
          <w:p w14:paraId="5CB0B28F" w14:textId="16B57942" w:rsidR="00E25AC4" w:rsidRDefault="00E25AC4" w:rsidP="00E25AC4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602547">
              <w:rPr>
                <w:rFonts w:asciiTheme="minorHAnsi" w:hAnsiTheme="minorHAnsi" w:cstheme="minorHAnsi"/>
                <w:szCs w:val="24"/>
              </w:rPr>
              <w:t xml:space="preserve">Start of  </w:t>
            </w:r>
            <w:r>
              <w:rPr>
                <w:rFonts w:ascii="Verdana" w:hAnsi="Verdana" w:cs="Arial"/>
              </w:rPr>
              <w:t>‘</w:t>
            </w:r>
            <w:proofErr w:type="spellStart"/>
            <w:r>
              <w:rPr>
                <w:rFonts w:ascii="Verdana" w:hAnsi="Verdana" w:cs="Arial"/>
              </w:rPr>
              <w:t>A</w:t>
            </w:r>
            <w:r w:rsidRPr="001E4F51">
              <w:rPr>
                <w:rFonts w:ascii="Verdana" w:hAnsi="Verdana" w:cs="Arial"/>
              </w:rPr>
              <w:t>dditionalDocumentDetails</w:t>
            </w:r>
            <w:proofErr w:type="spellEnd"/>
            <w:r>
              <w:rPr>
                <w:rFonts w:ascii="Verdana" w:hAnsi="Verdana" w:cs="Arial"/>
              </w:rPr>
              <w:t>’</w:t>
            </w:r>
            <w:r w:rsidRPr="00602547">
              <w:rPr>
                <w:rFonts w:asciiTheme="minorHAnsi" w:hAnsiTheme="minorHAnsi" w:cstheme="minorHAnsi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Cs w:val="24"/>
              </w:rPr>
              <w:t xml:space="preserve">grid </w:t>
            </w:r>
            <w:r w:rsidRPr="00602547">
              <w:rPr>
                <w:rFonts w:asciiTheme="minorHAnsi" w:hAnsiTheme="minorHAnsi" w:cstheme="minorHAnsi"/>
                <w:szCs w:val="24"/>
              </w:rPr>
              <w:t>details</w:t>
            </w:r>
            <w:r>
              <w:rPr>
                <w:rFonts w:asciiTheme="minorHAnsi" w:hAnsiTheme="minorHAnsi" w:cstheme="minorHAnsi"/>
                <w:szCs w:val="24"/>
              </w:rPr>
              <w:t xml:space="preserve"> </w:t>
            </w:r>
          </w:p>
          <w:p w14:paraId="01BEECFF" w14:textId="77777777" w:rsidR="00E25AC4" w:rsidRDefault="00E25AC4" w:rsidP="00E25AC4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</w:p>
          <w:p w14:paraId="1496AC56" w14:textId="77777777" w:rsidR="00E25AC4" w:rsidRPr="00AB4829" w:rsidRDefault="00E25AC4" w:rsidP="00E25AC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If ‘</w:t>
            </w:r>
            <w:proofErr w:type="spellStart"/>
            <w:r w:rsidRPr="007C051F">
              <w:rPr>
                <w:rFonts w:ascii="Verdana" w:hAnsi="Verdana" w:cs="Arial"/>
                <w:b/>
              </w:rPr>
              <w:t>addnalDocsReqd</w:t>
            </w:r>
            <w:proofErr w:type="spellEnd"/>
            <w:r>
              <w:rPr>
                <w:rFonts w:ascii="Verdana" w:hAnsi="Verdana" w:cs="Arial"/>
              </w:rPr>
              <w:t xml:space="preserve"> ‘ </w:t>
            </w:r>
            <w:r w:rsidRPr="001C3CA0">
              <w:rPr>
                <w:rFonts w:ascii="Verdana" w:hAnsi="Verdana" w:cs="Arial"/>
              </w:rPr>
              <w:t>is tru</w:t>
            </w:r>
            <w:r>
              <w:rPr>
                <w:rFonts w:ascii="Verdana" w:hAnsi="Verdana" w:cs="Arial"/>
              </w:rPr>
              <w:t>e, then only this grid has to be send</w:t>
            </w:r>
          </w:p>
        </w:tc>
        <w:tc>
          <w:tcPr>
            <w:tcW w:w="1350" w:type="dxa"/>
          </w:tcPr>
          <w:p w14:paraId="735E0D79" w14:textId="77777777" w:rsidR="00E25AC4" w:rsidRPr="003A7D5E" w:rsidRDefault="00E25AC4" w:rsidP="00E25AC4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90" w:type="dxa"/>
          </w:tcPr>
          <w:p w14:paraId="7A37CE91" w14:textId="77777777" w:rsidR="00E25AC4" w:rsidRPr="003A7D5E" w:rsidRDefault="00E25AC4" w:rsidP="00E25AC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D86BB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E25AC4" w:rsidRPr="009F480D" w:rsidDel="005D518C" w14:paraId="6B9B935B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AE14760" w14:textId="77777777" w:rsidR="00E25AC4" w:rsidRPr="00AB4829" w:rsidRDefault="00E25AC4" w:rsidP="00E25AC4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D</w:t>
            </w:r>
            <w:r w:rsidRPr="004B6C7D">
              <w:rPr>
                <w:rFonts w:ascii="Verdana" w:hAnsi="Verdana" w:cs="Arial"/>
              </w:rPr>
              <w:t>ocumentName</w:t>
            </w:r>
            <w:proofErr w:type="spellEnd"/>
          </w:p>
        </w:tc>
        <w:tc>
          <w:tcPr>
            <w:tcW w:w="4050" w:type="dxa"/>
          </w:tcPr>
          <w:p w14:paraId="2F7C3319" w14:textId="77777777" w:rsidR="00E25AC4" w:rsidRPr="00AB4829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3C57AD">
              <w:rPr>
                <w:rFonts w:ascii="Verdana" w:hAnsi="Verdana" w:cs="Arial"/>
              </w:rPr>
              <w:t>Document Name</w:t>
            </w:r>
          </w:p>
        </w:tc>
        <w:tc>
          <w:tcPr>
            <w:tcW w:w="1350" w:type="dxa"/>
          </w:tcPr>
          <w:p w14:paraId="4AC11E6C" w14:textId="77777777" w:rsidR="00E25AC4" w:rsidRPr="00AB4829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B643ED">
              <w:rPr>
                <w:rFonts w:ascii="Verdana" w:hAnsi="Verdana"/>
              </w:rPr>
              <w:t>String (</w:t>
            </w:r>
            <w:r>
              <w:rPr>
                <w:rFonts w:ascii="Verdana" w:hAnsi="Verdana"/>
              </w:rPr>
              <w:t>8</w:t>
            </w:r>
            <w:r w:rsidRPr="00B643ED">
              <w:rPr>
                <w:rFonts w:ascii="Verdana" w:hAnsi="Verdana"/>
              </w:rPr>
              <w:t>0)</w:t>
            </w:r>
          </w:p>
        </w:tc>
        <w:tc>
          <w:tcPr>
            <w:tcW w:w="1890" w:type="dxa"/>
          </w:tcPr>
          <w:p w14:paraId="6DB8F4FE" w14:textId="77777777" w:rsidR="00E25AC4" w:rsidRDefault="00E25AC4" w:rsidP="00E25AC4">
            <w:r w:rsidRPr="006E3FD2">
              <w:rPr>
                <w:rFonts w:ascii="Verdana" w:eastAsia="Calibri" w:hAnsi="Verdana"/>
                <w:sz w:val="20"/>
                <w:szCs w:val="20"/>
              </w:rPr>
              <w:t>Mandatory</w:t>
            </w:r>
          </w:p>
        </w:tc>
      </w:tr>
      <w:tr w:rsidR="00E25AC4" w:rsidRPr="009F480D" w:rsidDel="005D518C" w14:paraId="035544E1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A70F73B" w14:textId="77777777" w:rsidR="00E25AC4" w:rsidRPr="0099602D" w:rsidRDefault="00E25AC4" w:rsidP="00E25AC4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D</w:t>
            </w:r>
            <w:r w:rsidRPr="004B6C7D">
              <w:rPr>
                <w:rFonts w:ascii="Verdana" w:hAnsi="Verdana" w:cs="Arial"/>
              </w:rPr>
              <w:t>ocumentStatus</w:t>
            </w:r>
            <w:proofErr w:type="spellEnd"/>
          </w:p>
        </w:tc>
        <w:tc>
          <w:tcPr>
            <w:tcW w:w="4050" w:type="dxa"/>
          </w:tcPr>
          <w:p w14:paraId="6AC95EEF" w14:textId="77777777" w:rsidR="00E25AC4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3C57AD">
              <w:rPr>
                <w:rFonts w:ascii="Verdana" w:hAnsi="Verdana" w:cs="Arial"/>
              </w:rPr>
              <w:t>Document Status</w:t>
            </w:r>
          </w:p>
        </w:tc>
        <w:tc>
          <w:tcPr>
            <w:tcW w:w="1350" w:type="dxa"/>
          </w:tcPr>
          <w:p w14:paraId="4A4BE21F" w14:textId="77777777" w:rsidR="00E25AC4" w:rsidRPr="00AB4829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B643ED">
              <w:rPr>
                <w:rFonts w:ascii="Verdana" w:hAnsi="Verdana"/>
              </w:rPr>
              <w:t>String (</w:t>
            </w:r>
            <w:r>
              <w:rPr>
                <w:rFonts w:ascii="Verdana" w:hAnsi="Verdana"/>
              </w:rPr>
              <w:t>1</w:t>
            </w:r>
            <w:r w:rsidRPr="00B643ED">
              <w:rPr>
                <w:rFonts w:ascii="Verdana" w:hAnsi="Verdana"/>
              </w:rPr>
              <w:t>0)</w:t>
            </w:r>
          </w:p>
        </w:tc>
        <w:tc>
          <w:tcPr>
            <w:tcW w:w="1890" w:type="dxa"/>
          </w:tcPr>
          <w:p w14:paraId="5C2E9D4C" w14:textId="77777777" w:rsidR="00E25AC4" w:rsidRDefault="00E25AC4" w:rsidP="00E25AC4">
            <w:r w:rsidRPr="006E3FD2">
              <w:rPr>
                <w:rFonts w:ascii="Verdana" w:eastAsia="Calibri" w:hAnsi="Verdana"/>
                <w:sz w:val="20"/>
                <w:szCs w:val="20"/>
              </w:rPr>
              <w:t>Mandatory</w:t>
            </w:r>
          </w:p>
        </w:tc>
      </w:tr>
      <w:tr w:rsidR="00E25AC4" w:rsidRPr="009F480D" w:rsidDel="005D518C" w14:paraId="64888AC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9401E29" w14:textId="77777777" w:rsidR="00E25AC4" w:rsidRPr="00AB4829" w:rsidRDefault="00E25AC4" w:rsidP="00E25AC4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D</w:t>
            </w:r>
            <w:r w:rsidRPr="004B6C7D">
              <w:rPr>
                <w:rFonts w:ascii="Verdana" w:hAnsi="Verdana" w:cs="Arial"/>
              </w:rPr>
              <w:t>ocumentRemarks</w:t>
            </w:r>
            <w:proofErr w:type="spellEnd"/>
          </w:p>
        </w:tc>
        <w:tc>
          <w:tcPr>
            <w:tcW w:w="4050" w:type="dxa"/>
          </w:tcPr>
          <w:p w14:paraId="2BD21477" w14:textId="77777777" w:rsidR="00E25AC4" w:rsidRPr="00AB4829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3C57AD">
              <w:rPr>
                <w:rFonts w:ascii="Verdana" w:hAnsi="Verdana" w:cs="Arial"/>
              </w:rPr>
              <w:t>Document Remarks</w:t>
            </w:r>
          </w:p>
        </w:tc>
        <w:tc>
          <w:tcPr>
            <w:tcW w:w="1350" w:type="dxa"/>
          </w:tcPr>
          <w:p w14:paraId="3567F6AB" w14:textId="77777777" w:rsidR="00E25AC4" w:rsidRPr="00AB4829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B643ED">
              <w:rPr>
                <w:rFonts w:ascii="Verdana" w:hAnsi="Verdana"/>
              </w:rPr>
              <w:t>String (</w:t>
            </w:r>
            <w:r>
              <w:rPr>
                <w:rFonts w:ascii="Verdana" w:hAnsi="Verdana"/>
              </w:rPr>
              <w:t>255</w:t>
            </w:r>
            <w:r w:rsidRPr="00B643ED">
              <w:rPr>
                <w:rFonts w:ascii="Verdana" w:hAnsi="Verdana"/>
              </w:rPr>
              <w:t>)</w:t>
            </w:r>
          </w:p>
        </w:tc>
        <w:tc>
          <w:tcPr>
            <w:tcW w:w="1890" w:type="dxa"/>
          </w:tcPr>
          <w:p w14:paraId="706EC500" w14:textId="77777777" w:rsidR="00E25AC4" w:rsidRPr="00AB4829" w:rsidRDefault="00E25AC4" w:rsidP="00E25AC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7B7FA1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E25AC4" w:rsidRPr="009F480D" w:rsidDel="005D518C" w14:paraId="540AEFB6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54014C2" w14:textId="77777777" w:rsidR="00E25AC4" w:rsidRPr="00AB4829" w:rsidRDefault="00E25AC4" w:rsidP="00E25AC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FreeField</w:t>
            </w:r>
            <w:r w:rsidRPr="00741AC3">
              <w:rPr>
                <w:rFonts w:ascii="Verdana" w:hAnsi="Verdana" w:cs="Arial"/>
              </w:rPr>
              <w:t>1</w:t>
            </w:r>
          </w:p>
        </w:tc>
        <w:tc>
          <w:tcPr>
            <w:tcW w:w="4050" w:type="dxa"/>
          </w:tcPr>
          <w:p w14:paraId="66693FF9" w14:textId="77777777" w:rsidR="00E25AC4" w:rsidRPr="00AB4829" w:rsidRDefault="00E25AC4" w:rsidP="00E25AC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Future Free Field</w:t>
            </w:r>
          </w:p>
        </w:tc>
        <w:tc>
          <w:tcPr>
            <w:tcW w:w="1350" w:type="dxa"/>
          </w:tcPr>
          <w:p w14:paraId="6EC82A11" w14:textId="77777777" w:rsidR="00E25AC4" w:rsidRDefault="00E25AC4" w:rsidP="00E25AC4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1002BCA0" w14:textId="77777777" w:rsidR="00E25AC4" w:rsidRDefault="00E25AC4" w:rsidP="00E25AC4">
            <w:r w:rsidRPr="004F1ACE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E25AC4" w:rsidRPr="009F480D" w:rsidDel="005D518C" w14:paraId="26C3A0ED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29AEBB0" w14:textId="77777777" w:rsidR="00E25AC4" w:rsidRDefault="00E25AC4" w:rsidP="00E25AC4">
            <w:r w:rsidRPr="009B3289">
              <w:rPr>
                <w:rFonts w:ascii="Verdana" w:hAnsi="Verdana" w:cs="Arial"/>
              </w:rPr>
              <w:t>FreeField</w:t>
            </w:r>
            <w:r>
              <w:rPr>
                <w:rFonts w:ascii="Verdana" w:hAnsi="Verdana" w:cs="Arial"/>
              </w:rPr>
              <w:t>2</w:t>
            </w:r>
          </w:p>
        </w:tc>
        <w:tc>
          <w:tcPr>
            <w:tcW w:w="4050" w:type="dxa"/>
          </w:tcPr>
          <w:p w14:paraId="4C509F38" w14:textId="77777777" w:rsidR="00E25AC4" w:rsidRPr="00AB4829" w:rsidRDefault="00E25AC4" w:rsidP="00E25AC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Future Free Field</w:t>
            </w:r>
          </w:p>
        </w:tc>
        <w:tc>
          <w:tcPr>
            <w:tcW w:w="1350" w:type="dxa"/>
          </w:tcPr>
          <w:p w14:paraId="4BF910D8" w14:textId="77777777" w:rsidR="00E25AC4" w:rsidRDefault="00E25AC4" w:rsidP="00E25AC4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2D07FEB8" w14:textId="77777777" w:rsidR="00E25AC4" w:rsidRDefault="00E25AC4" w:rsidP="00E25AC4">
            <w:r w:rsidRPr="004F1ACE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E25AC4" w:rsidRPr="009F480D" w:rsidDel="005D518C" w14:paraId="5306F430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A0173E6" w14:textId="7A32C5A7" w:rsidR="00E25AC4" w:rsidRPr="00AB4829" w:rsidRDefault="00E25AC4" w:rsidP="00E25AC4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A</w:t>
            </w:r>
            <w:r w:rsidRPr="001E4F51">
              <w:rPr>
                <w:rFonts w:ascii="Verdana" w:hAnsi="Verdana" w:cs="Arial"/>
              </w:rPr>
              <w:t>dditionalDocumentDetails</w:t>
            </w:r>
            <w:proofErr w:type="spellEnd"/>
          </w:p>
        </w:tc>
        <w:tc>
          <w:tcPr>
            <w:tcW w:w="4050" w:type="dxa"/>
          </w:tcPr>
          <w:p w14:paraId="64C80330" w14:textId="4A05D419" w:rsidR="00E25AC4" w:rsidRPr="00F83BAC" w:rsidRDefault="00E25AC4" w:rsidP="00E25AC4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End </w:t>
            </w:r>
            <w:r w:rsidRPr="00602547">
              <w:rPr>
                <w:rFonts w:asciiTheme="minorHAnsi" w:hAnsiTheme="minorHAnsi" w:cstheme="minorHAnsi"/>
                <w:szCs w:val="24"/>
              </w:rPr>
              <w:t xml:space="preserve">of  </w:t>
            </w:r>
            <w:r>
              <w:rPr>
                <w:rFonts w:ascii="Verdana" w:hAnsi="Verdana" w:cs="Arial"/>
              </w:rPr>
              <w:t>‘</w:t>
            </w:r>
            <w:proofErr w:type="spellStart"/>
            <w:r>
              <w:rPr>
                <w:rFonts w:ascii="Verdana" w:hAnsi="Verdana" w:cs="Arial"/>
              </w:rPr>
              <w:t>A</w:t>
            </w:r>
            <w:r w:rsidRPr="001E4F51">
              <w:rPr>
                <w:rFonts w:ascii="Verdana" w:hAnsi="Verdana" w:cs="Arial"/>
              </w:rPr>
              <w:t>dditionalDocumentDetails</w:t>
            </w:r>
            <w:proofErr w:type="spellEnd"/>
            <w:r>
              <w:rPr>
                <w:rFonts w:ascii="Verdana" w:hAnsi="Verdana" w:cs="Arial"/>
              </w:rPr>
              <w:t>’</w:t>
            </w:r>
            <w:r w:rsidRPr="00602547">
              <w:rPr>
                <w:rFonts w:asciiTheme="minorHAnsi" w:hAnsiTheme="minorHAnsi" w:cstheme="minorHAnsi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Cs w:val="24"/>
              </w:rPr>
              <w:t xml:space="preserve">grid </w:t>
            </w:r>
            <w:r w:rsidRPr="00602547">
              <w:rPr>
                <w:rFonts w:asciiTheme="minorHAnsi" w:hAnsiTheme="minorHAnsi" w:cstheme="minorHAnsi"/>
                <w:szCs w:val="24"/>
              </w:rPr>
              <w:t>details</w:t>
            </w:r>
            <w:r>
              <w:rPr>
                <w:rFonts w:asciiTheme="minorHAnsi" w:hAnsiTheme="minorHAnsi" w:cstheme="minorHAnsi"/>
                <w:szCs w:val="24"/>
              </w:rPr>
              <w:t xml:space="preserve"> </w:t>
            </w:r>
          </w:p>
        </w:tc>
        <w:tc>
          <w:tcPr>
            <w:tcW w:w="1350" w:type="dxa"/>
          </w:tcPr>
          <w:p w14:paraId="682F30F6" w14:textId="77777777" w:rsidR="00E25AC4" w:rsidRPr="00AB4829" w:rsidRDefault="00E25AC4" w:rsidP="00E25AC4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7576361D" w14:textId="77777777" w:rsidR="00E25AC4" w:rsidRPr="00AB4829" w:rsidRDefault="00E25AC4" w:rsidP="00E25AC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</w:p>
        </w:tc>
      </w:tr>
      <w:tr w:rsidR="00E25AC4" w:rsidRPr="009F480D" w:rsidDel="005D518C" w14:paraId="52E5776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A233578" w14:textId="5C98A727" w:rsidR="00E25AC4" w:rsidRPr="004064D6" w:rsidRDefault="00E25AC4" w:rsidP="00E25AC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DocRequired</w:t>
            </w:r>
            <w:proofErr w:type="spellEnd"/>
          </w:p>
        </w:tc>
        <w:tc>
          <w:tcPr>
            <w:tcW w:w="4050" w:type="dxa"/>
          </w:tcPr>
          <w:p w14:paraId="63C7354D" w14:textId="71FE9250" w:rsidR="00E25AC4" w:rsidRPr="004064D6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</w:p>
        </w:tc>
        <w:tc>
          <w:tcPr>
            <w:tcW w:w="1350" w:type="dxa"/>
          </w:tcPr>
          <w:p w14:paraId="6C54BCB6" w14:textId="39839007" w:rsidR="00E25AC4" w:rsidRPr="004064D6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09D887FC" w14:textId="6FFD1B45" w:rsidR="00E25AC4" w:rsidRPr="004064D6" w:rsidRDefault="00E25AC4" w:rsidP="00E25AC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 xml:space="preserve">Conditional Mandatory </w:t>
            </w:r>
          </w:p>
        </w:tc>
      </w:tr>
      <w:tr w:rsidR="00E25AC4" w:rsidRPr="009F480D" w:rsidDel="005D518C" w14:paraId="756C4534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EEDBB9D" w14:textId="1B6971E3" w:rsidR="00E25AC4" w:rsidRPr="004064D6" w:rsidRDefault="00E25AC4" w:rsidP="00E25AC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DocNameList</w:t>
            </w:r>
            <w:proofErr w:type="spellEnd"/>
          </w:p>
        </w:tc>
        <w:tc>
          <w:tcPr>
            <w:tcW w:w="4050" w:type="dxa"/>
          </w:tcPr>
          <w:p w14:paraId="483AC4E2" w14:textId="3742DF2B" w:rsidR="00E25AC4" w:rsidRPr="004064D6" w:rsidRDefault="00E25AC4" w:rsidP="00E25AC4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4064D6">
              <w:rPr>
                <w:rFonts w:asciiTheme="minorHAnsi" w:hAnsiTheme="minorHAnsi" w:cstheme="minorHAnsi"/>
                <w:szCs w:val="24"/>
              </w:rPr>
              <w:t xml:space="preserve">Start of  </w:t>
            </w:r>
            <w:r w:rsidRPr="004064D6">
              <w:rPr>
                <w:rFonts w:ascii="Verdana" w:hAnsi="Verdana" w:cs="Arial"/>
              </w:rPr>
              <w:t>‘</w:t>
            </w:r>
            <w:proofErr w:type="spellStart"/>
            <w:r w:rsidRPr="004064D6">
              <w:rPr>
                <w:rFonts w:ascii="Verdana" w:hAnsi="Verdana" w:cs="Arial"/>
              </w:rPr>
              <w:t>DocumentDetails</w:t>
            </w:r>
            <w:proofErr w:type="spellEnd"/>
            <w:r w:rsidRPr="004064D6">
              <w:rPr>
                <w:rFonts w:ascii="Verdana" w:hAnsi="Verdana" w:cs="Arial"/>
              </w:rPr>
              <w:t>’</w:t>
            </w:r>
            <w:r w:rsidRPr="004064D6">
              <w:rPr>
                <w:rFonts w:asciiTheme="minorHAnsi" w:hAnsiTheme="minorHAnsi" w:cstheme="minorHAnsi"/>
                <w:szCs w:val="24"/>
              </w:rPr>
              <w:t xml:space="preserve"> grid details </w:t>
            </w:r>
          </w:p>
          <w:p w14:paraId="2143302F" w14:textId="622C354C" w:rsidR="00E25AC4" w:rsidRPr="004064D6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Repetitive Tag</w:t>
            </w:r>
          </w:p>
        </w:tc>
        <w:tc>
          <w:tcPr>
            <w:tcW w:w="1350" w:type="dxa"/>
          </w:tcPr>
          <w:p w14:paraId="299C2CC1" w14:textId="77777777" w:rsidR="00E25AC4" w:rsidRPr="004064D6" w:rsidRDefault="00E25AC4" w:rsidP="00E25AC4">
            <w:pPr>
              <w:pStyle w:val="tabletext"/>
              <w:rPr>
                <w:rFonts w:ascii="Verdana" w:hAnsi="Verdana"/>
              </w:rPr>
            </w:pPr>
          </w:p>
        </w:tc>
        <w:tc>
          <w:tcPr>
            <w:tcW w:w="1890" w:type="dxa"/>
          </w:tcPr>
          <w:p w14:paraId="676DABFF" w14:textId="4BEDF6DB" w:rsidR="00E25AC4" w:rsidRPr="004064D6" w:rsidRDefault="00E25AC4" w:rsidP="00E25AC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E25AC4" w:rsidRPr="009F480D" w:rsidDel="005D518C" w14:paraId="5411C238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2FE16A2" w14:textId="34B7BFAB" w:rsidR="00E25AC4" w:rsidRPr="004064D6" w:rsidRDefault="00E25AC4" w:rsidP="00E25AC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DocumentName</w:t>
            </w:r>
            <w:proofErr w:type="spellEnd"/>
          </w:p>
        </w:tc>
        <w:tc>
          <w:tcPr>
            <w:tcW w:w="4050" w:type="dxa"/>
          </w:tcPr>
          <w:p w14:paraId="38B6FD20" w14:textId="6DAE421D" w:rsidR="00E25AC4" w:rsidRPr="004064D6" w:rsidRDefault="00E25AC4" w:rsidP="00E25AC4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4064D6">
              <w:rPr>
                <w:rFonts w:asciiTheme="minorHAnsi" w:hAnsiTheme="minorHAnsi" w:cstheme="minorHAnsi"/>
                <w:szCs w:val="24"/>
              </w:rPr>
              <w:t>Name Of the Document</w:t>
            </w:r>
          </w:p>
        </w:tc>
        <w:tc>
          <w:tcPr>
            <w:tcW w:w="1350" w:type="dxa"/>
          </w:tcPr>
          <w:p w14:paraId="5F1977E9" w14:textId="0FEAD33F" w:rsidR="00E25AC4" w:rsidRPr="004064D6" w:rsidRDefault="00E25AC4" w:rsidP="00E25AC4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</w:t>
            </w:r>
          </w:p>
        </w:tc>
        <w:tc>
          <w:tcPr>
            <w:tcW w:w="1890" w:type="dxa"/>
          </w:tcPr>
          <w:p w14:paraId="6F1A03D4" w14:textId="3FFB2E0D" w:rsidR="00E25AC4" w:rsidRPr="004064D6" w:rsidRDefault="00E25AC4" w:rsidP="00E25AC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Mandatory</w:t>
            </w:r>
          </w:p>
        </w:tc>
      </w:tr>
      <w:tr w:rsidR="00E25AC4" w:rsidRPr="009F480D" w:rsidDel="005D518C" w14:paraId="12E2C41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76BD9FB" w14:textId="048AB942" w:rsidR="00E25AC4" w:rsidRPr="004064D6" w:rsidRDefault="00E25AC4" w:rsidP="00E25AC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MonthYear</w:t>
            </w:r>
            <w:proofErr w:type="spellEnd"/>
          </w:p>
        </w:tc>
        <w:tc>
          <w:tcPr>
            <w:tcW w:w="4050" w:type="dxa"/>
          </w:tcPr>
          <w:p w14:paraId="6F9632FE" w14:textId="101D1FC1" w:rsidR="00E25AC4" w:rsidRPr="004064D6" w:rsidRDefault="00E25AC4" w:rsidP="00E25AC4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4064D6">
              <w:rPr>
                <w:rFonts w:asciiTheme="minorHAnsi" w:hAnsiTheme="minorHAnsi" w:cstheme="minorHAnsi"/>
                <w:szCs w:val="24"/>
              </w:rPr>
              <w:t>Month and Year for which Document is required (MM-YYYY)</w:t>
            </w:r>
          </w:p>
        </w:tc>
        <w:tc>
          <w:tcPr>
            <w:tcW w:w="1350" w:type="dxa"/>
          </w:tcPr>
          <w:p w14:paraId="702F3F0B" w14:textId="58F88425" w:rsidR="00E25AC4" w:rsidRPr="004064D6" w:rsidRDefault="00E25AC4" w:rsidP="00E25AC4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</w:t>
            </w:r>
          </w:p>
        </w:tc>
        <w:tc>
          <w:tcPr>
            <w:tcW w:w="1890" w:type="dxa"/>
          </w:tcPr>
          <w:p w14:paraId="5F92841A" w14:textId="77777777" w:rsidR="00E25AC4" w:rsidRPr="004064D6" w:rsidRDefault="00E25AC4" w:rsidP="00E25AC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</w:p>
        </w:tc>
      </w:tr>
      <w:tr w:rsidR="00E25AC4" w:rsidRPr="009F480D" w:rsidDel="005D518C" w14:paraId="2EDD951E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8254BD1" w14:textId="602F99C7" w:rsidR="00E25AC4" w:rsidRPr="004064D6" w:rsidRDefault="00E25AC4" w:rsidP="00E25AC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lastRenderedPageBreak/>
              <w:t>DocNameList</w:t>
            </w:r>
            <w:proofErr w:type="spellEnd"/>
          </w:p>
        </w:tc>
        <w:tc>
          <w:tcPr>
            <w:tcW w:w="4050" w:type="dxa"/>
          </w:tcPr>
          <w:p w14:paraId="59DA77F3" w14:textId="31FF7E30" w:rsidR="00E25AC4" w:rsidRPr="004064D6" w:rsidRDefault="00E25AC4" w:rsidP="00E25AC4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4064D6">
              <w:rPr>
                <w:rFonts w:asciiTheme="minorHAnsi" w:hAnsiTheme="minorHAnsi" w:cstheme="minorHAnsi"/>
                <w:szCs w:val="24"/>
              </w:rPr>
              <w:t xml:space="preserve">End of  </w:t>
            </w:r>
            <w:r w:rsidRPr="004064D6">
              <w:rPr>
                <w:rFonts w:ascii="Verdana" w:hAnsi="Verdana" w:cs="Arial"/>
              </w:rPr>
              <w:t>‘</w:t>
            </w:r>
            <w:proofErr w:type="spellStart"/>
            <w:r w:rsidRPr="004064D6">
              <w:rPr>
                <w:rFonts w:ascii="Verdana" w:hAnsi="Verdana" w:cs="Arial"/>
              </w:rPr>
              <w:t>DocumentDetails</w:t>
            </w:r>
            <w:proofErr w:type="spellEnd"/>
            <w:r w:rsidRPr="004064D6">
              <w:rPr>
                <w:rFonts w:ascii="Verdana" w:hAnsi="Verdana" w:cs="Arial"/>
              </w:rPr>
              <w:t>’</w:t>
            </w:r>
            <w:r w:rsidRPr="004064D6">
              <w:rPr>
                <w:rFonts w:asciiTheme="minorHAnsi" w:hAnsiTheme="minorHAnsi" w:cstheme="minorHAnsi"/>
                <w:szCs w:val="24"/>
              </w:rPr>
              <w:t xml:space="preserve"> grid details - </w:t>
            </w:r>
            <w:r w:rsidRPr="004064D6">
              <w:rPr>
                <w:rFonts w:ascii="Verdana" w:hAnsi="Verdana" w:cs="Arial"/>
              </w:rPr>
              <w:t>Repetitive Tag</w:t>
            </w:r>
          </w:p>
        </w:tc>
        <w:tc>
          <w:tcPr>
            <w:tcW w:w="1350" w:type="dxa"/>
          </w:tcPr>
          <w:p w14:paraId="2D389C1D" w14:textId="77777777" w:rsidR="00E25AC4" w:rsidRPr="004064D6" w:rsidRDefault="00E25AC4" w:rsidP="00E25AC4">
            <w:pPr>
              <w:pStyle w:val="tabletext"/>
              <w:rPr>
                <w:rFonts w:ascii="Verdana" w:hAnsi="Verdana"/>
              </w:rPr>
            </w:pPr>
          </w:p>
        </w:tc>
        <w:tc>
          <w:tcPr>
            <w:tcW w:w="1890" w:type="dxa"/>
          </w:tcPr>
          <w:p w14:paraId="6FC9E185" w14:textId="77777777" w:rsidR="00E25AC4" w:rsidRPr="004064D6" w:rsidRDefault="00E25AC4" w:rsidP="00E25AC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</w:p>
        </w:tc>
      </w:tr>
      <w:tr w:rsidR="00E25AC4" w:rsidRPr="009F480D" w:rsidDel="005D518C" w14:paraId="33211D6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18973B0" w14:textId="33C17433" w:rsidR="00E25AC4" w:rsidRPr="004064D6" w:rsidRDefault="00E25AC4" w:rsidP="00E25AC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ActionedDate</w:t>
            </w:r>
            <w:proofErr w:type="spellEnd"/>
          </w:p>
        </w:tc>
        <w:tc>
          <w:tcPr>
            <w:tcW w:w="4050" w:type="dxa"/>
          </w:tcPr>
          <w:p w14:paraId="6127D3AB" w14:textId="52EFC3FC" w:rsidR="00E25AC4" w:rsidRPr="004064D6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Date format : </w:t>
            </w:r>
            <w:proofErr w:type="spellStart"/>
            <w:r w:rsidRPr="004064D6">
              <w:rPr>
                <w:rFonts w:ascii="Verdana" w:hAnsi="Verdana" w:cs="Arial"/>
              </w:rPr>
              <w:t>dd</w:t>
            </w:r>
            <w:proofErr w:type="spellEnd"/>
            <w:r w:rsidRPr="004064D6">
              <w:rPr>
                <w:rFonts w:ascii="Verdana" w:hAnsi="Verdana" w:cs="Arial"/>
              </w:rPr>
              <w:t>-mm-</w:t>
            </w:r>
            <w:proofErr w:type="spellStart"/>
            <w:r w:rsidRPr="004064D6">
              <w:rPr>
                <w:rFonts w:ascii="Verdana" w:hAnsi="Verdana" w:cs="Arial"/>
              </w:rPr>
              <w:t>yyyy</w:t>
            </w:r>
            <w:proofErr w:type="spellEnd"/>
            <w:r w:rsidRPr="004064D6">
              <w:rPr>
                <w:rFonts w:ascii="Verdana" w:hAnsi="Verdana" w:cs="Arial"/>
              </w:rPr>
              <w:t xml:space="preserve"> 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4FF031D1" w14:textId="75A591AC" w:rsidR="00E25AC4" w:rsidRPr="004064D6" w:rsidRDefault="00E25AC4" w:rsidP="00E25AC4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 w:cs="Arial"/>
              </w:rPr>
              <w:t>String(10)</w:t>
            </w:r>
          </w:p>
        </w:tc>
        <w:tc>
          <w:tcPr>
            <w:tcW w:w="1890" w:type="dxa"/>
          </w:tcPr>
          <w:p w14:paraId="4CB411F1" w14:textId="711E7063" w:rsidR="00E25AC4" w:rsidRPr="004064D6" w:rsidRDefault="00E25AC4" w:rsidP="00E25AC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E25AC4" w:rsidRPr="009F480D" w:rsidDel="005D518C" w14:paraId="54693EA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D5554F0" w14:textId="2F5EA447" w:rsidR="00E25AC4" w:rsidRPr="004064D6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>Decision</w:t>
            </w:r>
          </w:p>
        </w:tc>
        <w:tc>
          <w:tcPr>
            <w:tcW w:w="4050" w:type="dxa"/>
          </w:tcPr>
          <w:p w14:paraId="4DA88162" w14:textId="21428644" w:rsidR="00E25AC4" w:rsidRPr="004064D6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Decision 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547872BA" w14:textId="64306CC4" w:rsidR="00E25AC4" w:rsidRPr="004064D6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/>
              </w:rPr>
              <w:t>String (20)</w:t>
            </w:r>
          </w:p>
        </w:tc>
        <w:tc>
          <w:tcPr>
            <w:tcW w:w="1890" w:type="dxa"/>
          </w:tcPr>
          <w:p w14:paraId="2BD63984" w14:textId="77777777" w:rsidR="00E25AC4" w:rsidRPr="004064D6" w:rsidRDefault="00E25AC4" w:rsidP="00E25AC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</w:p>
        </w:tc>
      </w:tr>
      <w:tr w:rsidR="00E25AC4" w:rsidRPr="009F480D" w:rsidDel="005D518C" w14:paraId="6ACF3C99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E7167D2" w14:textId="61479CFC" w:rsidR="00E25AC4" w:rsidRPr="004064D6" w:rsidRDefault="00E25AC4" w:rsidP="00E25AC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DecisionDate</w:t>
            </w:r>
            <w:proofErr w:type="spellEnd"/>
          </w:p>
        </w:tc>
        <w:tc>
          <w:tcPr>
            <w:tcW w:w="4050" w:type="dxa"/>
          </w:tcPr>
          <w:p w14:paraId="0FA8D196" w14:textId="4561F09E" w:rsidR="00E25AC4" w:rsidRPr="004064D6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Date format : </w:t>
            </w:r>
            <w:proofErr w:type="spellStart"/>
            <w:r w:rsidRPr="004064D6">
              <w:rPr>
                <w:rFonts w:ascii="Verdana" w:hAnsi="Verdana" w:cs="Arial"/>
              </w:rPr>
              <w:t>dd</w:t>
            </w:r>
            <w:proofErr w:type="spellEnd"/>
            <w:r w:rsidRPr="004064D6">
              <w:rPr>
                <w:rFonts w:ascii="Verdana" w:hAnsi="Verdana" w:cs="Arial"/>
              </w:rPr>
              <w:t>-mm-</w:t>
            </w:r>
            <w:proofErr w:type="spellStart"/>
            <w:r w:rsidRPr="004064D6">
              <w:rPr>
                <w:rFonts w:ascii="Verdana" w:hAnsi="Verdana" w:cs="Arial"/>
              </w:rPr>
              <w:t>yyyy</w:t>
            </w:r>
            <w:proofErr w:type="spellEnd"/>
            <w:r w:rsidRPr="004064D6">
              <w:rPr>
                <w:rFonts w:ascii="Verdana" w:hAnsi="Verdana" w:cs="Arial"/>
              </w:rPr>
              <w:t xml:space="preserve"> 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5A7D295A" w14:textId="124A3B9B" w:rsidR="00E25AC4" w:rsidRPr="004064D6" w:rsidRDefault="00E25AC4" w:rsidP="00E25AC4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 w:cs="Arial"/>
              </w:rPr>
              <w:t>String(10)</w:t>
            </w:r>
          </w:p>
        </w:tc>
        <w:tc>
          <w:tcPr>
            <w:tcW w:w="1890" w:type="dxa"/>
          </w:tcPr>
          <w:p w14:paraId="0EA854F0" w14:textId="7A23A95D" w:rsidR="00E25AC4" w:rsidRPr="004064D6" w:rsidRDefault="00E25AC4" w:rsidP="00E25AC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E25AC4" w:rsidRPr="009F480D" w:rsidDel="005D518C" w14:paraId="40E2EA67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00AF945" w14:textId="4C88371B" w:rsidR="00E25AC4" w:rsidRPr="004064D6" w:rsidRDefault="00E25AC4" w:rsidP="00E25AC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FircoExceptionExpiry</w:t>
            </w:r>
            <w:proofErr w:type="spellEnd"/>
          </w:p>
        </w:tc>
        <w:tc>
          <w:tcPr>
            <w:tcW w:w="4050" w:type="dxa"/>
          </w:tcPr>
          <w:p w14:paraId="10097714" w14:textId="3D2C7D4E" w:rsidR="00E25AC4" w:rsidRPr="004064D6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5629F7C8" w14:textId="6B327DCC" w:rsidR="00E25AC4" w:rsidRPr="004064D6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/>
              </w:rPr>
              <w:t>String )(1)</w:t>
            </w:r>
          </w:p>
        </w:tc>
        <w:tc>
          <w:tcPr>
            <w:tcW w:w="1890" w:type="dxa"/>
          </w:tcPr>
          <w:p w14:paraId="2313925E" w14:textId="362712BC" w:rsidR="00E25AC4" w:rsidRPr="004064D6" w:rsidRDefault="00E25AC4" w:rsidP="00E25AC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E25AC4" w:rsidRPr="009F480D" w:rsidDel="005D518C" w14:paraId="30B18943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002C136E" w14:textId="42A43C47" w:rsidR="00E25AC4" w:rsidRPr="004064D6" w:rsidRDefault="00E25AC4" w:rsidP="00E25AC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BankStatementUploadExpiry</w:t>
            </w:r>
            <w:proofErr w:type="spellEnd"/>
          </w:p>
        </w:tc>
        <w:tc>
          <w:tcPr>
            <w:tcW w:w="4050" w:type="dxa"/>
          </w:tcPr>
          <w:p w14:paraId="35F21EAE" w14:textId="395AC669" w:rsidR="00E25AC4" w:rsidRPr="004064D6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248FCA23" w14:textId="14F88F72" w:rsidR="00E25AC4" w:rsidRPr="004064D6" w:rsidRDefault="00E25AC4" w:rsidP="00E25AC4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3B4A692C" w14:textId="2A4028D1" w:rsidR="00E25AC4" w:rsidRPr="004064D6" w:rsidRDefault="00E25AC4" w:rsidP="00E25AC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E25AC4" w:rsidRPr="009F480D" w:rsidDel="005D518C" w14:paraId="2855341F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045BFB7" w14:textId="640916B9" w:rsidR="00E25AC4" w:rsidRPr="004064D6" w:rsidRDefault="00E25AC4" w:rsidP="00E25AC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IBPSWIExpiry</w:t>
            </w:r>
            <w:proofErr w:type="spellEnd"/>
          </w:p>
        </w:tc>
        <w:tc>
          <w:tcPr>
            <w:tcW w:w="4050" w:type="dxa"/>
          </w:tcPr>
          <w:p w14:paraId="4ED8A712" w14:textId="77D8BB38" w:rsidR="00E25AC4" w:rsidRPr="004064D6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688E4457" w14:textId="56463005" w:rsidR="00E25AC4" w:rsidRPr="004064D6" w:rsidRDefault="00E25AC4" w:rsidP="00E25AC4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34E09F8A" w14:textId="18E70FEC" w:rsidR="00E25AC4" w:rsidRPr="004064D6" w:rsidRDefault="00E25AC4" w:rsidP="00E25AC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E25AC4" w:rsidRPr="009F480D" w:rsidDel="005D518C" w14:paraId="5D8AD63F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AE13C0E" w14:textId="269DCF9B" w:rsidR="00E25AC4" w:rsidRPr="004064D6" w:rsidRDefault="00E25AC4" w:rsidP="00E25AC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DeliveryClosure</w:t>
            </w:r>
            <w:proofErr w:type="spellEnd"/>
          </w:p>
        </w:tc>
        <w:tc>
          <w:tcPr>
            <w:tcW w:w="4050" w:type="dxa"/>
          </w:tcPr>
          <w:p w14:paraId="5DC9E55D" w14:textId="3AED4E0C" w:rsidR="00E25AC4" w:rsidRPr="004064D6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2570F96D" w14:textId="3271E829" w:rsidR="00E25AC4" w:rsidRPr="004064D6" w:rsidRDefault="00E25AC4" w:rsidP="00E25AC4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7A1D9FDD" w14:textId="74C243F0" w:rsidR="00E25AC4" w:rsidRPr="004064D6" w:rsidRDefault="00E25AC4" w:rsidP="00E25AC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E25AC4" w:rsidRPr="009F480D" w:rsidDel="005D518C" w14:paraId="46F61441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736A3EE" w14:textId="648A702A" w:rsidR="00E25AC4" w:rsidRPr="004064D6" w:rsidRDefault="00E25AC4" w:rsidP="00E25AC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CoolingPeriodCancel</w:t>
            </w:r>
            <w:proofErr w:type="spellEnd"/>
          </w:p>
        </w:tc>
        <w:tc>
          <w:tcPr>
            <w:tcW w:w="4050" w:type="dxa"/>
          </w:tcPr>
          <w:p w14:paraId="763BB275" w14:textId="4241213D" w:rsidR="00E25AC4" w:rsidRPr="004064D6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6B3A19E7" w14:textId="5562314E" w:rsidR="00E25AC4" w:rsidRPr="004064D6" w:rsidRDefault="00E25AC4" w:rsidP="00E25AC4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2F00A63C" w14:textId="55312836" w:rsidR="00E25AC4" w:rsidRPr="004064D6" w:rsidRDefault="00E25AC4" w:rsidP="00E25AC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E25AC4" w:rsidRPr="009F480D" w:rsidDel="005D518C" w14:paraId="4D542388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4CA5BBD" w14:textId="011D3E4D" w:rsidR="00E25AC4" w:rsidRPr="004064D6" w:rsidRDefault="00E25AC4" w:rsidP="00E25AC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DecTechDecline</w:t>
            </w:r>
            <w:proofErr w:type="spellEnd"/>
          </w:p>
        </w:tc>
        <w:tc>
          <w:tcPr>
            <w:tcW w:w="4050" w:type="dxa"/>
          </w:tcPr>
          <w:p w14:paraId="122E4CA9" w14:textId="4C512AC0" w:rsidR="00E25AC4" w:rsidRPr="004064D6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153FB18F" w14:textId="5650F74A" w:rsidR="00E25AC4" w:rsidRPr="004064D6" w:rsidRDefault="00E25AC4" w:rsidP="00E25AC4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478B7D56" w14:textId="668E4544" w:rsidR="00E25AC4" w:rsidRPr="004064D6" w:rsidRDefault="00E25AC4" w:rsidP="00E25AC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E25AC4" w:rsidRPr="009F480D" w:rsidDel="005D518C" w14:paraId="0E874DEF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AF9E534" w14:textId="6DD50B1C" w:rsidR="00E25AC4" w:rsidRPr="004064D6" w:rsidRDefault="00E25AC4" w:rsidP="00E25AC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EFMSDecline</w:t>
            </w:r>
            <w:proofErr w:type="spellEnd"/>
          </w:p>
        </w:tc>
        <w:tc>
          <w:tcPr>
            <w:tcW w:w="4050" w:type="dxa"/>
          </w:tcPr>
          <w:p w14:paraId="4FDAB74F" w14:textId="6154E6D9" w:rsidR="00E25AC4" w:rsidRPr="004064D6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14B72D1D" w14:textId="5DE0EDE7" w:rsidR="00E25AC4" w:rsidRPr="004064D6" w:rsidRDefault="00E25AC4" w:rsidP="00E25AC4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524A7C17" w14:textId="6BA0C720" w:rsidR="00E25AC4" w:rsidRPr="004064D6" w:rsidRDefault="00E25AC4" w:rsidP="00E25AC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E25AC4" w:rsidRPr="009F480D" w:rsidDel="005D518C" w14:paraId="32AE6DD0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4CB4F6A" w14:textId="67E87849" w:rsidR="00E25AC4" w:rsidRPr="004064D6" w:rsidRDefault="00E25AC4" w:rsidP="00E25AC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FircoDecline</w:t>
            </w:r>
            <w:proofErr w:type="spellEnd"/>
          </w:p>
        </w:tc>
        <w:tc>
          <w:tcPr>
            <w:tcW w:w="4050" w:type="dxa"/>
          </w:tcPr>
          <w:p w14:paraId="26B250DA" w14:textId="528FE6EF" w:rsidR="00E25AC4" w:rsidRPr="004064D6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21D48FA4" w14:textId="40D24A39" w:rsidR="00E25AC4" w:rsidRPr="004064D6" w:rsidRDefault="00E25AC4" w:rsidP="00E25AC4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72975540" w14:textId="407CA551" w:rsidR="00E25AC4" w:rsidRPr="004064D6" w:rsidRDefault="00E25AC4" w:rsidP="00E25AC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E25AC4" w:rsidRPr="009F480D" w:rsidDel="005D518C" w14:paraId="23926646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9FCC3CB" w14:textId="1277F088" w:rsidR="00E25AC4" w:rsidRPr="004064D6" w:rsidRDefault="00E25AC4" w:rsidP="00E25AC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ProspectToBeClosed</w:t>
            </w:r>
            <w:proofErr w:type="spellEnd"/>
          </w:p>
        </w:tc>
        <w:tc>
          <w:tcPr>
            <w:tcW w:w="4050" w:type="dxa"/>
          </w:tcPr>
          <w:p w14:paraId="60F01B03" w14:textId="6B7C439A" w:rsidR="00E25AC4" w:rsidRPr="004064D6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76491AE0" w14:textId="15205FBA" w:rsidR="00E25AC4" w:rsidRPr="004064D6" w:rsidRDefault="00E25AC4" w:rsidP="00E25AC4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6D990CF1" w14:textId="16052D94" w:rsidR="00E25AC4" w:rsidRPr="004064D6" w:rsidRDefault="00E25AC4" w:rsidP="00E25AC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 xml:space="preserve">Conditional Mandatory </w:t>
            </w:r>
          </w:p>
        </w:tc>
      </w:tr>
      <w:tr w:rsidR="00E25AC4" w:rsidRPr="009F480D" w:rsidDel="005D518C" w14:paraId="16D3C58F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1D83EBC" w14:textId="2AE1C11F" w:rsidR="00E25AC4" w:rsidRPr="004064D6" w:rsidRDefault="00E25AC4" w:rsidP="00E25AC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DeclineReasons</w:t>
            </w:r>
            <w:proofErr w:type="spellEnd"/>
          </w:p>
        </w:tc>
        <w:tc>
          <w:tcPr>
            <w:tcW w:w="4050" w:type="dxa"/>
          </w:tcPr>
          <w:p w14:paraId="6FEB9FEA" w14:textId="785D3E27" w:rsidR="00E25AC4" w:rsidRPr="004064D6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3D62CA3F" w14:textId="2C0A9876" w:rsidR="00E25AC4" w:rsidRPr="004064D6" w:rsidRDefault="00E25AC4" w:rsidP="00E25AC4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11F59EA4" w14:textId="2D87B5B1" w:rsidR="00E25AC4" w:rsidRPr="004064D6" w:rsidRDefault="00E25AC4" w:rsidP="00E25AC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 xml:space="preserve">Conditional Mandatory </w:t>
            </w:r>
          </w:p>
        </w:tc>
      </w:tr>
      <w:tr w:rsidR="00E25AC4" w:rsidRPr="009F480D" w:rsidDel="005D518C" w14:paraId="09237B2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2DBDD54" w14:textId="791FF2C5" w:rsidR="00E25AC4" w:rsidRPr="004064D6" w:rsidRDefault="00E25AC4" w:rsidP="00E25AC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CoolingPeriosStartDate</w:t>
            </w:r>
            <w:proofErr w:type="spellEnd"/>
          </w:p>
        </w:tc>
        <w:tc>
          <w:tcPr>
            <w:tcW w:w="4050" w:type="dxa"/>
          </w:tcPr>
          <w:p w14:paraId="17C69338" w14:textId="2E91BBC3" w:rsidR="00E25AC4" w:rsidRPr="004064D6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Date format : </w:t>
            </w:r>
            <w:proofErr w:type="spellStart"/>
            <w:r w:rsidRPr="004064D6">
              <w:rPr>
                <w:rFonts w:ascii="Verdana" w:hAnsi="Verdana" w:cs="Arial"/>
              </w:rPr>
              <w:t>dd</w:t>
            </w:r>
            <w:proofErr w:type="spellEnd"/>
            <w:r w:rsidRPr="004064D6">
              <w:rPr>
                <w:rFonts w:ascii="Verdana" w:hAnsi="Verdana" w:cs="Arial"/>
              </w:rPr>
              <w:t>-mm-</w:t>
            </w:r>
            <w:proofErr w:type="spellStart"/>
            <w:r w:rsidRPr="004064D6">
              <w:rPr>
                <w:rFonts w:ascii="Verdana" w:hAnsi="Verdana" w:cs="Arial"/>
              </w:rPr>
              <w:t>yyyy</w:t>
            </w:r>
            <w:proofErr w:type="spellEnd"/>
            <w:r w:rsidRPr="004064D6">
              <w:rPr>
                <w:rFonts w:ascii="Verdana" w:hAnsi="Verdana" w:cs="Arial"/>
              </w:rPr>
              <w:t xml:space="preserve"> - 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380A8B8F" w14:textId="74048D55" w:rsidR="00E25AC4" w:rsidRPr="004064D6" w:rsidRDefault="00E25AC4" w:rsidP="00E25AC4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 w:cs="Arial"/>
              </w:rPr>
              <w:t>String(10)</w:t>
            </w:r>
          </w:p>
        </w:tc>
        <w:tc>
          <w:tcPr>
            <w:tcW w:w="1890" w:type="dxa"/>
          </w:tcPr>
          <w:p w14:paraId="0798B9FB" w14:textId="69FE4E00" w:rsidR="00E25AC4" w:rsidRPr="004064D6" w:rsidRDefault="00E25AC4" w:rsidP="00E25AC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E25AC4" w:rsidRPr="009F480D" w:rsidDel="005D518C" w14:paraId="3884A75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906BA08" w14:textId="7F660D62" w:rsidR="00E25AC4" w:rsidRPr="004064D6" w:rsidRDefault="00E25AC4" w:rsidP="00E25AC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lastRenderedPageBreak/>
              <w:t>CoolingPeriodDocList</w:t>
            </w:r>
            <w:proofErr w:type="spellEnd"/>
          </w:p>
        </w:tc>
        <w:tc>
          <w:tcPr>
            <w:tcW w:w="4050" w:type="dxa"/>
          </w:tcPr>
          <w:p w14:paraId="421BC003" w14:textId="25D40483" w:rsidR="00E25AC4" w:rsidRPr="004064D6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List Of Documents - 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3DA21DA3" w14:textId="2B090EDD" w:rsidR="00E25AC4" w:rsidRPr="004064D6" w:rsidRDefault="00E25AC4" w:rsidP="00E25AC4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0F57DB4C" w14:textId="066F16CD" w:rsidR="00E25AC4" w:rsidRPr="004064D6" w:rsidRDefault="00E25AC4" w:rsidP="00E25AC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E25AC4" w:rsidRPr="009F480D" w:rsidDel="005D518C" w14:paraId="2C56669E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0E459FF" w14:textId="6EFEF4FB" w:rsidR="00E25AC4" w:rsidRPr="004064D6" w:rsidRDefault="00E25AC4" w:rsidP="00E25AC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FinalCardLimit</w:t>
            </w:r>
            <w:proofErr w:type="spellEnd"/>
          </w:p>
        </w:tc>
        <w:tc>
          <w:tcPr>
            <w:tcW w:w="4050" w:type="dxa"/>
          </w:tcPr>
          <w:p w14:paraId="335D712A" w14:textId="2399AEA6" w:rsidR="00E25AC4" w:rsidRPr="004064D6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IBPS Final Card Limit- 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22CB36D2" w14:textId="219DAAD1" w:rsidR="00E25AC4" w:rsidRPr="004064D6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>String(9)</w:t>
            </w:r>
          </w:p>
        </w:tc>
        <w:tc>
          <w:tcPr>
            <w:tcW w:w="1890" w:type="dxa"/>
          </w:tcPr>
          <w:p w14:paraId="6902D29B" w14:textId="10F636CE" w:rsidR="00E25AC4" w:rsidRPr="004064D6" w:rsidRDefault="00E25AC4" w:rsidP="00E25AC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E25AC4" w:rsidRPr="009F480D" w:rsidDel="005D518C" w14:paraId="66C2EEB4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DCBBF2A" w14:textId="1A2D468D" w:rsidR="00E25AC4" w:rsidRPr="00106554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106554">
              <w:rPr>
                <w:rFonts w:ascii="Consolas" w:hAnsi="Consolas"/>
              </w:rPr>
              <w:t>IsVirtualCardActive</w:t>
            </w:r>
          </w:p>
        </w:tc>
        <w:tc>
          <w:tcPr>
            <w:tcW w:w="4050" w:type="dxa"/>
          </w:tcPr>
          <w:p w14:paraId="2CEA82A6" w14:textId="77777777" w:rsidR="00E25AC4" w:rsidRPr="00106554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106554">
              <w:rPr>
                <w:rFonts w:ascii="Verdana" w:hAnsi="Verdana" w:cs="Arial"/>
              </w:rPr>
              <w:t xml:space="preserve">Mandatory for </w:t>
            </w:r>
            <w:proofErr w:type="spellStart"/>
            <w:r w:rsidRPr="00106554">
              <w:rPr>
                <w:rFonts w:ascii="Verdana" w:hAnsi="Verdana" w:cs="Arial"/>
              </w:rPr>
              <w:t>SubprocessName</w:t>
            </w:r>
            <w:proofErr w:type="spellEnd"/>
            <w:r w:rsidRPr="00106554">
              <w:rPr>
                <w:rFonts w:ascii="Verdana" w:hAnsi="Verdana" w:cs="Arial"/>
              </w:rPr>
              <w:t>: CARD_DISPATCH.</w:t>
            </w:r>
          </w:p>
          <w:p w14:paraId="7C716B8C" w14:textId="0688F011" w:rsidR="00E25AC4" w:rsidRPr="00106554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106554">
              <w:rPr>
                <w:rFonts w:ascii="Verdana" w:hAnsi="Verdana" w:cs="Arial"/>
              </w:rPr>
              <w:t>Possible values : ‘Y’ &amp; ‘N’</w:t>
            </w:r>
          </w:p>
        </w:tc>
        <w:tc>
          <w:tcPr>
            <w:tcW w:w="1350" w:type="dxa"/>
          </w:tcPr>
          <w:p w14:paraId="2637CA07" w14:textId="224FE463" w:rsidR="00E25AC4" w:rsidRPr="00106554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106554">
              <w:rPr>
                <w:rFonts w:ascii="Verdana" w:hAnsi="Verdana" w:cs="Arial"/>
              </w:rPr>
              <w:t>String(1)</w:t>
            </w:r>
          </w:p>
        </w:tc>
        <w:tc>
          <w:tcPr>
            <w:tcW w:w="1890" w:type="dxa"/>
          </w:tcPr>
          <w:p w14:paraId="454E453C" w14:textId="22D36A52" w:rsidR="00E25AC4" w:rsidRPr="00106554" w:rsidRDefault="00E25AC4" w:rsidP="00E25AC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106554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E25AC4" w:rsidRPr="009F480D" w:rsidDel="005D518C" w14:paraId="52A4EC4E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03BBCCD" w14:textId="52A2ED77" w:rsidR="00E25AC4" w:rsidRPr="0021410B" w:rsidRDefault="00E25AC4" w:rsidP="00E25AC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CustomerDeclaredLifestyleExpenditure</w:t>
            </w:r>
            <w:proofErr w:type="spellEnd"/>
          </w:p>
        </w:tc>
        <w:tc>
          <w:tcPr>
            <w:tcW w:w="4050" w:type="dxa"/>
          </w:tcPr>
          <w:p w14:paraId="4EC6E79A" w14:textId="64AA8ABE" w:rsidR="00E25AC4" w:rsidRPr="0021410B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 xml:space="preserve">Customer Declared Lifestyle Expenditure (If </w:t>
            </w:r>
            <w:proofErr w:type="spellStart"/>
            <w:r w:rsidRPr="0021410B">
              <w:rPr>
                <w:rFonts w:ascii="Verdana" w:hAnsi="Verdana" w:cs="Arial"/>
              </w:rPr>
              <w:t>Process_Name</w:t>
            </w:r>
            <w:proofErr w:type="spellEnd"/>
            <w:r w:rsidRPr="0021410B">
              <w:rPr>
                <w:rFonts w:ascii="Verdana" w:hAnsi="Verdana" w:cs="Arial"/>
              </w:rPr>
              <w:t xml:space="preserve"> </w:t>
            </w:r>
            <w:proofErr w:type="spellStart"/>
            <w:r w:rsidRPr="0021410B">
              <w:rPr>
                <w:rFonts w:ascii="Verdana" w:hAnsi="Verdana" w:cs="Arial"/>
              </w:rPr>
              <w:t>Digital_CC</w:t>
            </w:r>
            <w:proofErr w:type="spellEnd"/>
            <w:r w:rsidRPr="0021410B">
              <w:rPr>
                <w:rFonts w:ascii="Verdana" w:hAnsi="Verdana" w:cs="Arial"/>
              </w:rPr>
              <w:t xml:space="preserve">) &amp; </w:t>
            </w:r>
            <w:proofErr w:type="spellStart"/>
            <w:r w:rsidRPr="0021410B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3FAFE4B3" w14:textId="0B7F63AC" w:rsidR="00E25AC4" w:rsidRPr="0021410B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59E57421" w14:textId="77AFE456" w:rsidR="00E25AC4" w:rsidRPr="0021410B" w:rsidRDefault="00E25AC4" w:rsidP="00E25AC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E25AC4" w:rsidRPr="009F480D" w:rsidDel="005D518C" w14:paraId="204731FD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F530080" w14:textId="56139572" w:rsidR="00E25AC4" w:rsidRPr="0021410B" w:rsidRDefault="00E25AC4" w:rsidP="00E25AC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AECBMonthly</w:t>
            </w:r>
            <w:proofErr w:type="spellEnd"/>
          </w:p>
        </w:tc>
        <w:tc>
          <w:tcPr>
            <w:tcW w:w="4050" w:type="dxa"/>
          </w:tcPr>
          <w:p w14:paraId="7C7CB5B6" w14:textId="77777777" w:rsidR="00E25AC4" w:rsidRPr="0021410B" w:rsidRDefault="00E25AC4" w:rsidP="00E25AC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AECBMonthly</w:t>
            </w:r>
            <w:proofErr w:type="spellEnd"/>
          </w:p>
          <w:p w14:paraId="5E47263C" w14:textId="575413E8" w:rsidR="00E25AC4" w:rsidRPr="0021410B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 xml:space="preserve">(If </w:t>
            </w:r>
            <w:proofErr w:type="spellStart"/>
            <w:r w:rsidRPr="0021410B">
              <w:rPr>
                <w:rFonts w:ascii="Verdana" w:hAnsi="Verdana" w:cs="Arial"/>
              </w:rPr>
              <w:t>Process_Name</w:t>
            </w:r>
            <w:proofErr w:type="spellEnd"/>
            <w:r w:rsidRPr="0021410B">
              <w:rPr>
                <w:rFonts w:ascii="Verdana" w:hAnsi="Verdana" w:cs="Arial"/>
              </w:rPr>
              <w:t xml:space="preserve"> </w:t>
            </w:r>
            <w:proofErr w:type="spellStart"/>
            <w:r w:rsidRPr="0021410B">
              <w:rPr>
                <w:rFonts w:ascii="Verdana" w:hAnsi="Verdana" w:cs="Arial"/>
              </w:rPr>
              <w:t>Digital_CC</w:t>
            </w:r>
            <w:proofErr w:type="spellEnd"/>
            <w:r w:rsidRPr="0021410B">
              <w:rPr>
                <w:rFonts w:ascii="Verdana" w:hAnsi="Verdana" w:cs="Arial"/>
              </w:rPr>
              <w:t xml:space="preserve">) &amp; </w:t>
            </w:r>
            <w:proofErr w:type="spellStart"/>
            <w:r w:rsidRPr="0021410B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6A92AFD3" w14:textId="729CC813" w:rsidR="00E25AC4" w:rsidRPr="0021410B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18701E4D" w14:textId="31D7A71C" w:rsidR="00E25AC4" w:rsidRPr="0021410B" w:rsidRDefault="00E25AC4" w:rsidP="00E25AC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E25AC4" w:rsidRPr="009F480D" w:rsidDel="005D518C" w14:paraId="227565E0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5EEAE10" w14:textId="7F8D2C57" w:rsidR="00E25AC4" w:rsidRPr="0021410B" w:rsidRDefault="00E25AC4" w:rsidP="00E25AC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StressTestingBuffer</w:t>
            </w:r>
            <w:proofErr w:type="spellEnd"/>
          </w:p>
        </w:tc>
        <w:tc>
          <w:tcPr>
            <w:tcW w:w="4050" w:type="dxa"/>
          </w:tcPr>
          <w:p w14:paraId="4F8C90CF" w14:textId="77777777" w:rsidR="00E25AC4" w:rsidRPr="0021410B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stress Testing Buffer info</w:t>
            </w:r>
          </w:p>
          <w:p w14:paraId="50986039" w14:textId="5E9C33C2" w:rsidR="00E25AC4" w:rsidRPr="0021410B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 xml:space="preserve">(If </w:t>
            </w:r>
            <w:proofErr w:type="spellStart"/>
            <w:r w:rsidRPr="0021410B">
              <w:rPr>
                <w:rFonts w:ascii="Verdana" w:hAnsi="Verdana" w:cs="Arial"/>
              </w:rPr>
              <w:t>Process_Name</w:t>
            </w:r>
            <w:proofErr w:type="spellEnd"/>
            <w:r w:rsidRPr="0021410B">
              <w:rPr>
                <w:rFonts w:ascii="Verdana" w:hAnsi="Verdana" w:cs="Arial"/>
              </w:rPr>
              <w:t xml:space="preserve"> </w:t>
            </w:r>
            <w:proofErr w:type="spellStart"/>
            <w:r w:rsidRPr="0021410B">
              <w:rPr>
                <w:rFonts w:ascii="Verdana" w:hAnsi="Verdana" w:cs="Arial"/>
              </w:rPr>
              <w:t>Digital_CC</w:t>
            </w:r>
            <w:proofErr w:type="spellEnd"/>
            <w:r w:rsidRPr="0021410B">
              <w:rPr>
                <w:rFonts w:ascii="Verdana" w:hAnsi="Verdana" w:cs="Arial"/>
              </w:rPr>
              <w:t xml:space="preserve">) &amp; </w:t>
            </w:r>
            <w:proofErr w:type="spellStart"/>
            <w:r w:rsidRPr="0021410B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00B03E55" w14:textId="03B481B5" w:rsidR="00E25AC4" w:rsidRPr="0021410B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0453EB45" w14:textId="3932BE5B" w:rsidR="00E25AC4" w:rsidRPr="0021410B" w:rsidRDefault="00E25AC4" w:rsidP="00E25AC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E25AC4" w:rsidRPr="009F480D" w:rsidDel="005D518C" w14:paraId="7FF8B1C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9E506B9" w14:textId="11C3F78C" w:rsidR="00E25AC4" w:rsidRPr="0021410B" w:rsidRDefault="00E25AC4" w:rsidP="00E25AC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TotalAssessedIncome</w:t>
            </w:r>
            <w:proofErr w:type="spellEnd"/>
          </w:p>
        </w:tc>
        <w:tc>
          <w:tcPr>
            <w:tcW w:w="4050" w:type="dxa"/>
          </w:tcPr>
          <w:p w14:paraId="297A7C29" w14:textId="77777777" w:rsidR="00E25AC4" w:rsidRPr="0021410B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Assessed Income info</w:t>
            </w:r>
          </w:p>
          <w:p w14:paraId="223FAFAA" w14:textId="5AF9ECD6" w:rsidR="00E25AC4" w:rsidRPr="0021410B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 xml:space="preserve">(If </w:t>
            </w:r>
            <w:proofErr w:type="spellStart"/>
            <w:r w:rsidRPr="0021410B">
              <w:rPr>
                <w:rFonts w:ascii="Verdana" w:hAnsi="Verdana" w:cs="Arial"/>
              </w:rPr>
              <w:t>Process_Name</w:t>
            </w:r>
            <w:proofErr w:type="spellEnd"/>
            <w:r w:rsidRPr="0021410B">
              <w:rPr>
                <w:rFonts w:ascii="Verdana" w:hAnsi="Verdana" w:cs="Arial"/>
              </w:rPr>
              <w:t xml:space="preserve"> </w:t>
            </w:r>
            <w:proofErr w:type="spellStart"/>
            <w:r w:rsidRPr="0021410B">
              <w:rPr>
                <w:rFonts w:ascii="Verdana" w:hAnsi="Verdana" w:cs="Arial"/>
              </w:rPr>
              <w:t>Digital_CC</w:t>
            </w:r>
            <w:proofErr w:type="spellEnd"/>
            <w:r w:rsidRPr="0021410B">
              <w:rPr>
                <w:rFonts w:ascii="Verdana" w:hAnsi="Verdana" w:cs="Arial"/>
              </w:rPr>
              <w:t xml:space="preserve">) &amp; </w:t>
            </w:r>
            <w:proofErr w:type="spellStart"/>
            <w:r w:rsidRPr="0021410B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0042D90A" w14:textId="3EE0B985" w:rsidR="00E25AC4" w:rsidRPr="0021410B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1F8D04AA" w14:textId="6ABD7316" w:rsidR="00E25AC4" w:rsidRPr="0021410B" w:rsidRDefault="00E25AC4" w:rsidP="00E25AC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E25AC4" w:rsidRPr="009F480D" w:rsidDel="005D518C" w14:paraId="0D695D4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F60FF36" w14:textId="20B0CB0E" w:rsidR="00E25AC4" w:rsidRPr="0021410B" w:rsidRDefault="00E25AC4" w:rsidP="00E25AC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TotalDeductions</w:t>
            </w:r>
            <w:proofErr w:type="spellEnd"/>
          </w:p>
        </w:tc>
        <w:tc>
          <w:tcPr>
            <w:tcW w:w="4050" w:type="dxa"/>
          </w:tcPr>
          <w:p w14:paraId="40FFB392" w14:textId="77777777" w:rsidR="00E25AC4" w:rsidRPr="0021410B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Total Deductions</w:t>
            </w:r>
          </w:p>
          <w:p w14:paraId="072B89E5" w14:textId="2C98BC1C" w:rsidR="00E25AC4" w:rsidRPr="0021410B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 xml:space="preserve">(If </w:t>
            </w:r>
            <w:proofErr w:type="spellStart"/>
            <w:r w:rsidRPr="0021410B">
              <w:rPr>
                <w:rFonts w:ascii="Verdana" w:hAnsi="Verdana" w:cs="Arial"/>
              </w:rPr>
              <w:t>Process_Name</w:t>
            </w:r>
            <w:proofErr w:type="spellEnd"/>
            <w:r w:rsidRPr="0021410B">
              <w:rPr>
                <w:rFonts w:ascii="Verdana" w:hAnsi="Verdana" w:cs="Arial"/>
              </w:rPr>
              <w:t xml:space="preserve"> </w:t>
            </w:r>
            <w:proofErr w:type="spellStart"/>
            <w:r w:rsidRPr="0021410B">
              <w:rPr>
                <w:rFonts w:ascii="Verdana" w:hAnsi="Verdana" w:cs="Arial"/>
              </w:rPr>
              <w:t>Digital_CC</w:t>
            </w:r>
            <w:proofErr w:type="spellEnd"/>
            <w:r w:rsidRPr="0021410B">
              <w:rPr>
                <w:rFonts w:ascii="Verdana" w:hAnsi="Verdana" w:cs="Arial"/>
              </w:rPr>
              <w:t xml:space="preserve">) &amp; </w:t>
            </w:r>
            <w:proofErr w:type="spellStart"/>
            <w:r w:rsidRPr="0021410B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2C55D06A" w14:textId="4E3A0912" w:rsidR="00E25AC4" w:rsidRPr="0021410B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73292B27" w14:textId="00F4FE85" w:rsidR="00E25AC4" w:rsidRPr="0021410B" w:rsidRDefault="00E25AC4" w:rsidP="00E25AC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E25AC4" w:rsidRPr="009F480D" w:rsidDel="005D518C" w14:paraId="0265F66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8D91FE2" w14:textId="07E2562D" w:rsidR="00E25AC4" w:rsidRPr="0021410B" w:rsidRDefault="00E25AC4" w:rsidP="00E25AC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NetDisposableIncome</w:t>
            </w:r>
            <w:proofErr w:type="spellEnd"/>
          </w:p>
        </w:tc>
        <w:tc>
          <w:tcPr>
            <w:tcW w:w="4050" w:type="dxa"/>
          </w:tcPr>
          <w:p w14:paraId="7A75505D" w14:textId="77777777" w:rsidR="00E25AC4" w:rsidRPr="0021410B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Disposable Income</w:t>
            </w:r>
          </w:p>
          <w:p w14:paraId="5CA8EDAD" w14:textId="019909F5" w:rsidR="00E25AC4" w:rsidRPr="0021410B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 xml:space="preserve">(If </w:t>
            </w:r>
            <w:proofErr w:type="spellStart"/>
            <w:r w:rsidRPr="0021410B">
              <w:rPr>
                <w:rFonts w:ascii="Verdana" w:hAnsi="Verdana" w:cs="Arial"/>
              </w:rPr>
              <w:t>Process_Name</w:t>
            </w:r>
            <w:proofErr w:type="spellEnd"/>
            <w:r w:rsidRPr="0021410B">
              <w:rPr>
                <w:rFonts w:ascii="Verdana" w:hAnsi="Verdana" w:cs="Arial"/>
              </w:rPr>
              <w:t xml:space="preserve"> </w:t>
            </w:r>
            <w:proofErr w:type="spellStart"/>
            <w:r w:rsidRPr="0021410B">
              <w:rPr>
                <w:rFonts w:ascii="Verdana" w:hAnsi="Verdana" w:cs="Arial"/>
              </w:rPr>
              <w:t>Digital_CC</w:t>
            </w:r>
            <w:proofErr w:type="spellEnd"/>
            <w:r w:rsidRPr="0021410B">
              <w:rPr>
                <w:rFonts w:ascii="Verdana" w:hAnsi="Verdana" w:cs="Arial"/>
              </w:rPr>
              <w:t xml:space="preserve">) &amp; </w:t>
            </w:r>
            <w:proofErr w:type="spellStart"/>
            <w:r w:rsidRPr="0021410B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57B2F81D" w14:textId="237AC4A4" w:rsidR="00E25AC4" w:rsidRPr="0021410B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07E54A74" w14:textId="51D4DA87" w:rsidR="00E25AC4" w:rsidRPr="0021410B" w:rsidRDefault="00E25AC4" w:rsidP="00E25AC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E25AC4" w:rsidRPr="009F480D" w:rsidDel="005D518C" w14:paraId="02FEF897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62CCAAE" w14:textId="1B3E94CB" w:rsidR="00E25AC4" w:rsidRPr="0021410B" w:rsidRDefault="00E25AC4" w:rsidP="00E25AC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AffordabilityAssessmentRatio</w:t>
            </w:r>
            <w:proofErr w:type="spellEnd"/>
          </w:p>
        </w:tc>
        <w:tc>
          <w:tcPr>
            <w:tcW w:w="4050" w:type="dxa"/>
          </w:tcPr>
          <w:p w14:paraId="671FAD61" w14:textId="77777777" w:rsidR="00E25AC4" w:rsidRPr="0021410B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affordability Assessment Ratio info</w:t>
            </w:r>
          </w:p>
          <w:p w14:paraId="0F6852A6" w14:textId="454B56FA" w:rsidR="00E25AC4" w:rsidRPr="0021410B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 xml:space="preserve">(If </w:t>
            </w:r>
            <w:proofErr w:type="spellStart"/>
            <w:r w:rsidRPr="0021410B">
              <w:rPr>
                <w:rFonts w:ascii="Verdana" w:hAnsi="Verdana" w:cs="Arial"/>
              </w:rPr>
              <w:t>Process_Name</w:t>
            </w:r>
            <w:proofErr w:type="spellEnd"/>
            <w:r w:rsidRPr="0021410B">
              <w:rPr>
                <w:rFonts w:ascii="Verdana" w:hAnsi="Verdana" w:cs="Arial"/>
              </w:rPr>
              <w:t xml:space="preserve"> </w:t>
            </w:r>
            <w:proofErr w:type="spellStart"/>
            <w:r w:rsidRPr="0021410B">
              <w:rPr>
                <w:rFonts w:ascii="Verdana" w:hAnsi="Verdana" w:cs="Arial"/>
              </w:rPr>
              <w:t>Digital_CC</w:t>
            </w:r>
            <w:proofErr w:type="spellEnd"/>
            <w:r w:rsidRPr="0021410B">
              <w:rPr>
                <w:rFonts w:ascii="Verdana" w:hAnsi="Verdana" w:cs="Arial"/>
              </w:rPr>
              <w:t xml:space="preserve">) &amp; </w:t>
            </w:r>
            <w:proofErr w:type="spellStart"/>
            <w:r w:rsidRPr="0021410B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30377130" w14:textId="37D69DE5" w:rsidR="00E25AC4" w:rsidRPr="0021410B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59FE11D5" w14:textId="6DD05F4F" w:rsidR="00E25AC4" w:rsidRPr="0021410B" w:rsidRDefault="00E25AC4" w:rsidP="00E25AC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E25AC4" w:rsidRPr="009F480D" w:rsidDel="005D518C" w14:paraId="3E5EAE1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1EEA537" w14:textId="7FF98E3A" w:rsidR="00E25AC4" w:rsidRPr="0021410B" w:rsidRDefault="00E25AC4" w:rsidP="00E25AC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CardType</w:t>
            </w:r>
            <w:proofErr w:type="spellEnd"/>
          </w:p>
        </w:tc>
        <w:tc>
          <w:tcPr>
            <w:tcW w:w="4050" w:type="dxa"/>
          </w:tcPr>
          <w:p w14:paraId="765499F8" w14:textId="77777777" w:rsidR="00E25AC4" w:rsidRPr="0021410B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 xml:space="preserve">card Type </w:t>
            </w:r>
          </w:p>
          <w:p w14:paraId="6B45194D" w14:textId="26A3C78A" w:rsidR="00E25AC4" w:rsidRPr="0021410B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 xml:space="preserve">(If </w:t>
            </w:r>
            <w:proofErr w:type="spellStart"/>
            <w:r w:rsidRPr="0021410B">
              <w:rPr>
                <w:rFonts w:ascii="Verdana" w:hAnsi="Verdana" w:cs="Arial"/>
              </w:rPr>
              <w:t>Process_Name</w:t>
            </w:r>
            <w:proofErr w:type="spellEnd"/>
            <w:r w:rsidRPr="0021410B">
              <w:rPr>
                <w:rFonts w:ascii="Verdana" w:hAnsi="Verdana" w:cs="Arial"/>
              </w:rPr>
              <w:t xml:space="preserve"> </w:t>
            </w:r>
            <w:proofErr w:type="spellStart"/>
            <w:r w:rsidRPr="0021410B">
              <w:rPr>
                <w:rFonts w:ascii="Verdana" w:hAnsi="Verdana" w:cs="Arial"/>
              </w:rPr>
              <w:t>Digital_CC</w:t>
            </w:r>
            <w:proofErr w:type="spellEnd"/>
            <w:r w:rsidRPr="0021410B">
              <w:rPr>
                <w:rFonts w:ascii="Verdana" w:hAnsi="Verdana" w:cs="Arial"/>
              </w:rPr>
              <w:t xml:space="preserve">) &amp; </w:t>
            </w:r>
            <w:proofErr w:type="spellStart"/>
            <w:r w:rsidRPr="0021410B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54E89595" w14:textId="3F743D9F" w:rsidR="00E25AC4" w:rsidRPr="0021410B" w:rsidRDefault="00E25AC4" w:rsidP="00E25AC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79BF63A5" w14:textId="6DE53F13" w:rsidR="00E25AC4" w:rsidRPr="0021410B" w:rsidRDefault="00E25AC4" w:rsidP="00E25AC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E25AC4" w:rsidRPr="009F480D" w:rsidDel="005D518C" w14:paraId="3A707206" w14:textId="77777777" w:rsidTr="00570CEF">
        <w:tblPrEx>
          <w:tblLook w:val="04A0" w:firstRow="1" w:lastRow="0" w:firstColumn="1" w:lastColumn="0" w:noHBand="0" w:noVBand="1"/>
        </w:tblPrEx>
        <w:trPr>
          <w:ins w:id="72" w:author="Lakshmi Narayana" w:date="2023-09-19T12:23:00Z"/>
        </w:trPr>
        <w:tc>
          <w:tcPr>
            <w:tcW w:w="2340" w:type="dxa"/>
          </w:tcPr>
          <w:p w14:paraId="41D808A0" w14:textId="58EE1318" w:rsidR="00E25AC4" w:rsidRPr="0021410B" w:rsidRDefault="00E25AC4" w:rsidP="00E25AC4">
            <w:pPr>
              <w:pStyle w:val="tabletext"/>
              <w:rPr>
                <w:ins w:id="73" w:author="Lakshmi Narayana" w:date="2023-09-19T12:23:00Z"/>
                <w:rFonts w:ascii="Verdana" w:hAnsi="Verdana" w:cs="Arial"/>
              </w:rPr>
            </w:pPr>
            <w:proofErr w:type="spellStart"/>
            <w:ins w:id="74" w:author="Lakshmi Narayana" w:date="2023-09-19T12:33:00Z">
              <w:r w:rsidRPr="004357D2">
                <w:rPr>
                  <w:rFonts w:ascii="Verdana" w:hAnsi="Verdana" w:cs="Arial"/>
                </w:rPr>
                <w:t>FirstName</w:t>
              </w:r>
            </w:ins>
            <w:proofErr w:type="spellEnd"/>
          </w:p>
        </w:tc>
        <w:tc>
          <w:tcPr>
            <w:tcW w:w="4050" w:type="dxa"/>
          </w:tcPr>
          <w:p w14:paraId="405F7129" w14:textId="77777777" w:rsidR="00E25AC4" w:rsidRPr="004357D2" w:rsidRDefault="00E25AC4" w:rsidP="00E25AC4">
            <w:pPr>
              <w:pStyle w:val="tabletext"/>
              <w:rPr>
                <w:ins w:id="75" w:author="Lakshmi Narayana" w:date="2023-09-19T12:33:00Z"/>
                <w:rFonts w:ascii="Verdana" w:hAnsi="Verdana" w:cs="Arial"/>
              </w:rPr>
            </w:pPr>
            <w:ins w:id="76" w:author="Lakshmi Narayana" w:date="2023-09-19T12:33:00Z">
              <w:r w:rsidRPr="004357D2">
                <w:rPr>
                  <w:rFonts w:ascii="Verdana" w:hAnsi="Verdana" w:cs="Arial"/>
                </w:rPr>
                <w:t>First Name of the applicant</w:t>
              </w:r>
            </w:ins>
          </w:p>
          <w:p w14:paraId="17CFB11A" w14:textId="28850BE3" w:rsidR="00E25AC4" w:rsidRPr="0021410B" w:rsidRDefault="00E25AC4" w:rsidP="00E25AC4">
            <w:pPr>
              <w:pStyle w:val="tabletext"/>
              <w:rPr>
                <w:ins w:id="77" w:author="Lakshmi Narayana" w:date="2023-09-19T12:23:00Z"/>
                <w:rFonts w:ascii="Verdana" w:hAnsi="Verdana" w:cs="Arial"/>
              </w:rPr>
            </w:pPr>
            <w:ins w:id="78" w:author="Lakshmi Narayana" w:date="2023-09-19T12:33:00Z">
              <w:r w:rsidRPr="004357D2">
                <w:rPr>
                  <w:rFonts w:ascii="Verdana" w:hAnsi="Verdana" w:cs="Arial"/>
                </w:rPr>
                <w:t xml:space="preserve">(If </w:t>
              </w:r>
              <w:proofErr w:type="spellStart"/>
              <w:r w:rsidRPr="004357D2">
                <w:rPr>
                  <w:rFonts w:ascii="Verdana" w:hAnsi="Verdana" w:cs="Arial"/>
                </w:rPr>
                <w:t>Process_Name</w:t>
              </w:r>
              <w:proofErr w:type="spellEnd"/>
              <w:r w:rsidRPr="004357D2">
                <w:rPr>
                  <w:rFonts w:ascii="Verdana" w:hAnsi="Verdana" w:cs="Arial"/>
                </w:rPr>
                <w:t xml:space="preserve"> </w:t>
              </w:r>
              <w:proofErr w:type="spellStart"/>
              <w:r w:rsidRPr="004357D2">
                <w:rPr>
                  <w:rFonts w:ascii="Verdana" w:hAnsi="Verdana" w:cs="Arial"/>
                </w:rPr>
                <w:t>Digital_CC</w:t>
              </w:r>
              <w:proofErr w:type="spellEnd"/>
              <w:r w:rsidRPr="004357D2">
                <w:rPr>
                  <w:rFonts w:ascii="Verdana" w:hAnsi="Verdana" w:cs="Arial"/>
                </w:rPr>
                <w:t xml:space="preserve">) &amp; </w:t>
              </w:r>
              <w:proofErr w:type="spellStart"/>
              <w:r w:rsidRPr="004357D2">
                <w:rPr>
                  <w:rFonts w:ascii="Verdana" w:hAnsi="Verdana" w:cs="Arial"/>
                </w:rPr>
                <w:t>Subprocess_Name</w:t>
              </w:r>
            </w:ins>
            <w:proofErr w:type="spellEnd"/>
          </w:p>
        </w:tc>
        <w:tc>
          <w:tcPr>
            <w:tcW w:w="1350" w:type="dxa"/>
          </w:tcPr>
          <w:p w14:paraId="15C9F728" w14:textId="1325BCB7" w:rsidR="00E25AC4" w:rsidRPr="0021410B" w:rsidRDefault="00E25AC4" w:rsidP="00E25AC4">
            <w:pPr>
              <w:pStyle w:val="tabletext"/>
              <w:rPr>
                <w:ins w:id="79" w:author="Lakshmi Narayana" w:date="2023-09-19T12:23:00Z"/>
                <w:rFonts w:ascii="Verdana" w:hAnsi="Verdana" w:cs="Arial"/>
              </w:rPr>
            </w:pPr>
            <w:ins w:id="80" w:author="Lakshmi Narayana" w:date="2023-09-19T12:33:00Z">
              <w:r w:rsidRPr="004357D2">
                <w:rPr>
                  <w:rFonts w:ascii="Verdana" w:hAnsi="Verdana" w:cs="Arial"/>
                </w:rPr>
                <w:t>String(30)</w:t>
              </w:r>
            </w:ins>
          </w:p>
        </w:tc>
        <w:tc>
          <w:tcPr>
            <w:tcW w:w="1890" w:type="dxa"/>
          </w:tcPr>
          <w:p w14:paraId="001B82AA" w14:textId="29C56344" w:rsidR="00E25AC4" w:rsidRPr="0021410B" w:rsidRDefault="00E25AC4" w:rsidP="00E25AC4">
            <w:pPr>
              <w:pStyle w:val="Default"/>
              <w:rPr>
                <w:ins w:id="81" w:author="Lakshmi Narayana" w:date="2023-09-19T12:23:00Z"/>
                <w:rFonts w:ascii="Verdana" w:eastAsia="Calibri" w:hAnsi="Verdana"/>
                <w:sz w:val="20"/>
                <w:szCs w:val="20"/>
              </w:rPr>
            </w:pPr>
            <w:ins w:id="82" w:author="Lakshmi Narayana" w:date="2023-09-19T12:33:00Z">
              <w:r w:rsidRPr="004357D2">
                <w:rPr>
                  <w:rFonts w:ascii="Verdana" w:eastAsia="Calibri" w:hAnsi="Verdana"/>
                  <w:sz w:val="20"/>
                  <w:szCs w:val="20"/>
                </w:rPr>
                <w:t>Conditional Mandatory</w:t>
              </w:r>
            </w:ins>
          </w:p>
        </w:tc>
      </w:tr>
      <w:tr w:rsidR="00E25AC4" w:rsidRPr="009F480D" w:rsidDel="005D518C" w14:paraId="1CC56103" w14:textId="77777777" w:rsidTr="00570CEF">
        <w:tblPrEx>
          <w:tblLook w:val="04A0" w:firstRow="1" w:lastRow="0" w:firstColumn="1" w:lastColumn="0" w:noHBand="0" w:noVBand="1"/>
        </w:tblPrEx>
        <w:trPr>
          <w:ins w:id="83" w:author="Lakshmi Narayana" w:date="2023-09-19T12:23:00Z"/>
        </w:trPr>
        <w:tc>
          <w:tcPr>
            <w:tcW w:w="2340" w:type="dxa"/>
          </w:tcPr>
          <w:p w14:paraId="06D327DA" w14:textId="27693238" w:rsidR="00E25AC4" w:rsidRPr="0021410B" w:rsidRDefault="00E25AC4" w:rsidP="00E25AC4">
            <w:pPr>
              <w:pStyle w:val="tabletext"/>
              <w:rPr>
                <w:ins w:id="84" w:author="Lakshmi Narayana" w:date="2023-09-19T12:23:00Z"/>
                <w:rFonts w:ascii="Verdana" w:hAnsi="Verdana" w:cs="Arial"/>
              </w:rPr>
            </w:pPr>
            <w:proofErr w:type="spellStart"/>
            <w:ins w:id="85" w:author="Lakshmi Narayana" w:date="2023-09-19T12:33:00Z">
              <w:r w:rsidRPr="004357D2">
                <w:rPr>
                  <w:rFonts w:ascii="Verdana" w:hAnsi="Verdana" w:cs="Arial"/>
                </w:rPr>
                <w:t>MiddleName</w:t>
              </w:r>
            </w:ins>
            <w:proofErr w:type="spellEnd"/>
          </w:p>
        </w:tc>
        <w:tc>
          <w:tcPr>
            <w:tcW w:w="4050" w:type="dxa"/>
          </w:tcPr>
          <w:p w14:paraId="09B8603E" w14:textId="77777777" w:rsidR="00E25AC4" w:rsidRPr="004357D2" w:rsidRDefault="00E25AC4" w:rsidP="00E25AC4">
            <w:pPr>
              <w:pStyle w:val="tabletext"/>
              <w:rPr>
                <w:ins w:id="86" w:author="Lakshmi Narayana" w:date="2023-09-19T12:33:00Z"/>
                <w:rFonts w:ascii="Verdana" w:hAnsi="Verdana" w:cs="Arial"/>
              </w:rPr>
            </w:pPr>
            <w:ins w:id="87" w:author="Lakshmi Narayana" w:date="2023-09-19T12:33:00Z">
              <w:r w:rsidRPr="004357D2">
                <w:rPr>
                  <w:rFonts w:ascii="Verdana" w:hAnsi="Verdana" w:cs="Arial"/>
                </w:rPr>
                <w:t>Middle Name of the applicant</w:t>
              </w:r>
            </w:ins>
          </w:p>
          <w:p w14:paraId="6DAC859F" w14:textId="0150F275" w:rsidR="00E25AC4" w:rsidRPr="0021410B" w:rsidRDefault="00E25AC4" w:rsidP="00E25AC4">
            <w:pPr>
              <w:pStyle w:val="tabletext"/>
              <w:rPr>
                <w:ins w:id="88" w:author="Lakshmi Narayana" w:date="2023-09-19T12:23:00Z"/>
                <w:rFonts w:ascii="Verdana" w:hAnsi="Verdana" w:cs="Arial"/>
              </w:rPr>
            </w:pPr>
            <w:ins w:id="89" w:author="Lakshmi Narayana" w:date="2023-09-19T12:33:00Z">
              <w:r w:rsidRPr="004357D2">
                <w:rPr>
                  <w:rFonts w:ascii="Verdana" w:hAnsi="Verdana" w:cs="Arial"/>
                </w:rPr>
                <w:t xml:space="preserve">(If </w:t>
              </w:r>
              <w:proofErr w:type="spellStart"/>
              <w:r w:rsidRPr="004357D2">
                <w:rPr>
                  <w:rFonts w:ascii="Verdana" w:hAnsi="Verdana" w:cs="Arial"/>
                </w:rPr>
                <w:t>Process_Name</w:t>
              </w:r>
              <w:proofErr w:type="spellEnd"/>
              <w:r w:rsidRPr="004357D2">
                <w:rPr>
                  <w:rFonts w:ascii="Verdana" w:hAnsi="Verdana" w:cs="Arial"/>
                </w:rPr>
                <w:t xml:space="preserve"> </w:t>
              </w:r>
              <w:proofErr w:type="spellStart"/>
              <w:r w:rsidRPr="004357D2">
                <w:rPr>
                  <w:rFonts w:ascii="Verdana" w:hAnsi="Verdana" w:cs="Arial"/>
                </w:rPr>
                <w:t>Digital_CC</w:t>
              </w:r>
              <w:proofErr w:type="spellEnd"/>
              <w:r w:rsidRPr="004357D2">
                <w:rPr>
                  <w:rFonts w:ascii="Verdana" w:hAnsi="Verdana" w:cs="Arial"/>
                </w:rPr>
                <w:t xml:space="preserve">) &amp; </w:t>
              </w:r>
              <w:proofErr w:type="spellStart"/>
              <w:r w:rsidRPr="004357D2">
                <w:rPr>
                  <w:rFonts w:ascii="Verdana" w:hAnsi="Verdana" w:cs="Arial"/>
                </w:rPr>
                <w:t>Subprocess_Name</w:t>
              </w:r>
            </w:ins>
            <w:proofErr w:type="spellEnd"/>
          </w:p>
        </w:tc>
        <w:tc>
          <w:tcPr>
            <w:tcW w:w="1350" w:type="dxa"/>
          </w:tcPr>
          <w:p w14:paraId="0E8F2425" w14:textId="1972345E" w:rsidR="00E25AC4" w:rsidRPr="0021410B" w:rsidRDefault="00E25AC4" w:rsidP="00E25AC4">
            <w:pPr>
              <w:pStyle w:val="tabletext"/>
              <w:rPr>
                <w:ins w:id="90" w:author="Lakshmi Narayana" w:date="2023-09-19T12:23:00Z"/>
                <w:rFonts w:ascii="Verdana" w:hAnsi="Verdana" w:cs="Arial"/>
              </w:rPr>
            </w:pPr>
            <w:ins w:id="91" w:author="Lakshmi Narayana" w:date="2023-09-19T12:33:00Z">
              <w:r w:rsidRPr="004357D2">
                <w:rPr>
                  <w:rFonts w:ascii="Verdana" w:hAnsi="Verdana" w:cs="Arial"/>
                </w:rPr>
                <w:t>String(30)</w:t>
              </w:r>
            </w:ins>
          </w:p>
        </w:tc>
        <w:tc>
          <w:tcPr>
            <w:tcW w:w="1890" w:type="dxa"/>
          </w:tcPr>
          <w:p w14:paraId="246A4AD4" w14:textId="4D4FC707" w:rsidR="00E25AC4" w:rsidRPr="0021410B" w:rsidRDefault="00E25AC4" w:rsidP="00E25AC4">
            <w:pPr>
              <w:pStyle w:val="Default"/>
              <w:rPr>
                <w:ins w:id="92" w:author="Lakshmi Narayana" w:date="2023-09-19T12:23:00Z"/>
                <w:rFonts w:ascii="Verdana" w:eastAsia="Calibri" w:hAnsi="Verdana"/>
                <w:sz w:val="20"/>
                <w:szCs w:val="20"/>
              </w:rPr>
            </w:pPr>
            <w:ins w:id="93" w:author="Lakshmi Narayana" w:date="2023-09-19T12:33:00Z">
              <w:r w:rsidRPr="004357D2">
                <w:rPr>
                  <w:rFonts w:ascii="Verdana" w:eastAsia="Calibri" w:hAnsi="Verdana"/>
                  <w:sz w:val="20"/>
                  <w:szCs w:val="20"/>
                </w:rPr>
                <w:t>Conditional Mandatory</w:t>
              </w:r>
            </w:ins>
          </w:p>
        </w:tc>
      </w:tr>
      <w:tr w:rsidR="00E25AC4" w:rsidRPr="009F480D" w:rsidDel="005D518C" w14:paraId="08EA0084" w14:textId="77777777" w:rsidTr="00570CEF">
        <w:tblPrEx>
          <w:tblLook w:val="04A0" w:firstRow="1" w:lastRow="0" w:firstColumn="1" w:lastColumn="0" w:noHBand="0" w:noVBand="1"/>
        </w:tblPrEx>
        <w:trPr>
          <w:ins w:id="94" w:author="Lakshmi Narayana" w:date="2023-09-19T12:23:00Z"/>
        </w:trPr>
        <w:tc>
          <w:tcPr>
            <w:tcW w:w="2340" w:type="dxa"/>
          </w:tcPr>
          <w:p w14:paraId="5B277A31" w14:textId="18C65DCB" w:rsidR="00E25AC4" w:rsidRPr="0021410B" w:rsidRDefault="00E25AC4" w:rsidP="00E25AC4">
            <w:pPr>
              <w:pStyle w:val="tabletext"/>
              <w:rPr>
                <w:ins w:id="95" w:author="Lakshmi Narayana" w:date="2023-09-19T12:23:00Z"/>
                <w:rFonts w:ascii="Verdana" w:hAnsi="Verdana" w:cs="Arial"/>
              </w:rPr>
            </w:pPr>
            <w:proofErr w:type="spellStart"/>
            <w:ins w:id="96" w:author="Lakshmi Narayana" w:date="2023-09-19T12:34:00Z">
              <w:r w:rsidRPr="004357D2">
                <w:rPr>
                  <w:rFonts w:ascii="Verdana" w:hAnsi="Verdana" w:cs="Arial"/>
                </w:rPr>
                <w:t>LastName</w:t>
              </w:r>
            </w:ins>
            <w:proofErr w:type="spellEnd"/>
          </w:p>
        </w:tc>
        <w:tc>
          <w:tcPr>
            <w:tcW w:w="4050" w:type="dxa"/>
          </w:tcPr>
          <w:p w14:paraId="0D08E7C7" w14:textId="77777777" w:rsidR="00E25AC4" w:rsidRPr="004357D2" w:rsidRDefault="00E25AC4" w:rsidP="00E25AC4">
            <w:pPr>
              <w:pStyle w:val="tabletext"/>
              <w:rPr>
                <w:ins w:id="97" w:author="Lakshmi Narayana" w:date="2023-09-19T12:34:00Z"/>
                <w:rFonts w:ascii="Verdana" w:hAnsi="Verdana" w:cs="Arial"/>
              </w:rPr>
            </w:pPr>
            <w:ins w:id="98" w:author="Lakshmi Narayana" w:date="2023-09-19T12:34:00Z">
              <w:r w:rsidRPr="004357D2">
                <w:rPr>
                  <w:rFonts w:ascii="Verdana" w:hAnsi="Verdana" w:cs="Arial"/>
                </w:rPr>
                <w:t>Last Name of the applicant</w:t>
              </w:r>
            </w:ins>
          </w:p>
          <w:p w14:paraId="14879C4B" w14:textId="29B06528" w:rsidR="00E25AC4" w:rsidRPr="0021410B" w:rsidRDefault="00E25AC4" w:rsidP="00E25AC4">
            <w:pPr>
              <w:pStyle w:val="tabletext"/>
              <w:rPr>
                <w:ins w:id="99" w:author="Lakshmi Narayana" w:date="2023-09-19T12:23:00Z"/>
                <w:rFonts w:ascii="Verdana" w:hAnsi="Verdana" w:cs="Arial"/>
              </w:rPr>
            </w:pPr>
            <w:ins w:id="100" w:author="Lakshmi Narayana" w:date="2023-09-19T12:34:00Z">
              <w:r w:rsidRPr="004357D2">
                <w:rPr>
                  <w:rFonts w:ascii="Verdana" w:hAnsi="Verdana" w:cs="Arial"/>
                </w:rPr>
                <w:t xml:space="preserve">(If </w:t>
              </w:r>
              <w:proofErr w:type="spellStart"/>
              <w:r w:rsidRPr="004357D2">
                <w:rPr>
                  <w:rFonts w:ascii="Verdana" w:hAnsi="Verdana" w:cs="Arial"/>
                </w:rPr>
                <w:t>Process_Name</w:t>
              </w:r>
              <w:proofErr w:type="spellEnd"/>
              <w:r w:rsidRPr="004357D2">
                <w:rPr>
                  <w:rFonts w:ascii="Verdana" w:hAnsi="Verdana" w:cs="Arial"/>
                </w:rPr>
                <w:t xml:space="preserve"> </w:t>
              </w:r>
              <w:proofErr w:type="spellStart"/>
              <w:r w:rsidRPr="004357D2">
                <w:rPr>
                  <w:rFonts w:ascii="Verdana" w:hAnsi="Verdana" w:cs="Arial"/>
                </w:rPr>
                <w:t>Digital_CC</w:t>
              </w:r>
              <w:proofErr w:type="spellEnd"/>
              <w:r w:rsidRPr="004357D2">
                <w:rPr>
                  <w:rFonts w:ascii="Verdana" w:hAnsi="Verdana" w:cs="Arial"/>
                </w:rPr>
                <w:t xml:space="preserve">) &amp; </w:t>
              </w:r>
              <w:proofErr w:type="spellStart"/>
              <w:r w:rsidRPr="004357D2">
                <w:rPr>
                  <w:rFonts w:ascii="Verdana" w:hAnsi="Verdana" w:cs="Arial"/>
                </w:rPr>
                <w:t>Subprocess_Name</w:t>
              </w:r>
            </w:ins>
            <w:proofErr w:type="spellEnd"/>
          </w:p>
        </w:tc>
        <w:tc>
          <w:tcPr>
            <w:tcW w:w="1350" w:type="dxa"/>
          </w:tcPr>
          <w:p w14:paraId="3183B1B4" w14:textId="6F257B48" w:rsidR="00E25AC4" w:rsidRPr="0021410B" w:rsidRDefault="00E25AC4" w:rsidP="00E25AC4">
            <w:pPr>
              <w:pStyle w:val="tabletext"/>
              <w:rPr>
                <w:ins w:id="101" w:author="Lakshmi Narayana" w:date="2023-09-19T12:23:00Z"/>
                <w:rFonts w:ascii="Verdana" w:hAnsi="Verdana" w:cs="Arial"/>
              </w:rPr>
            </w:pPr>
            <w:ins w:id="102" w:author="Lakshmi Narayana" w:date="2023-09-19T12:34:00Z">
              <w:r w:rsidRPr="004357D2">
                <w:rPr>
                  <w:rFonts w:ascii="Verdana" w:hAnsi="Verdana" w:cs="Arial"/>
                </w:rPr>
                <w:t>String(30)</w:t>
              </w:r>
            </w:ins>
          </w:p>
        </w:tc>
        <w:tc>
          <w:tcPr>
            <w:tcW w:w="1890" w:type="dxa"/>
          </w:tcPr>
          <w:p w14:paraId="244512AB" w14:textId="0BF76B80" w:rsidR="00E25AC4" w:rsidRPr="0021410B" w:rsidRDefault="00E25AC4" w:rsidP="00E25AC4">
            <w:pPr>
              <w:pStyle w:val="Default"/>
              <w:rPr>
                <w:ins w:id="103" w:author="Lakshmi Narayana" w:date="2023-09-19T12:23:00Z"/>
                <w:rFonts w:ascii="Verdana" w:eastAsia="Calibri" w:hAnsi="Verdana"/>
                <w:sz w:val="20"/>
                <w:szCs w:val="20"/>
              </w:rPr>
            </w:pPr>
            <w:ins w:id="104" w:author="Lakshmi Narayana" w:date="2023-09-19T12:34:00Z">
              <w:r w:rsidRPr="004357D2">
                <w:rPr>
                  <w:rFonts w:ascii="Verdana" w:eastAsia="Calibri" w:hAnsi="Verdana"/>
                  <w:sz w:val="20"/>
                  <w:szCs w:val="20"/>
                </w:rPr>
                <w:t>Conditional Mandatory</w:t>
              </w:r>
            </w:ins>
          </w:p>
        </w:tc>
      </w:tr>
      <w:tr w:rsidR="00E25AC4" w:rsidRPr="009F480D" w:rsidDel="005D518C" w14:paraId="1DBE420E" w14:textId="77777777" w:rsidTr="00570CEF">
        <w:tblPrEx>
          <w:tblLook w:val="04A0" w:firstRow="1" w:lastRow="0" w:firstColumn="1" w:lastColumn="0" w:noHBand="0" w:noVBand="1"/>
        </w:tblPrEx>
        <w:trPr>
          <w:ins w:id="105" w:author="Lakshmi Narayana" w:date="2023-09-19T12:23:00Z"/>
        </w:trPr>
        <w:tc>
          <w:tcPr>
            <w:tcW w:w="2340" w:type="dxa"/>
          </w:tcPr>
          <w:p w14:paraId="14228BFE" w14:textId="6998E3C1" w:rsidR="00E25AC4" w:rsidRPr="0021410B" w:rsidRDefault="00E25AC4" w:rsidP="00E25AC4">
            <w:pPr>
              <w:pStyle w:val="tabletext"/>
              <w:rPr>
                <w:ins w:id="106" w:author="Lakshmi Narayana" w:date="2023-09-19T12:23:00Z"/>
                <w:rFonts w:ascii="Verdana" w:hAnsi="Verdana" w:cs="Arial"/>
              </w:rPr>
            </w:pPr>
            <w:proofErr w:type="spellStart"/>
            <w:ins w:id="107" w:author="Lakshmi Narayana" w:date="2023-09-19T12:34:00Z">
              <w:r w:rsidRPr="004357D2">
                <w:rPr>
                  <w:rFonts w:ascii="Verdana" w:hAnsi="Verdana" w:cs="Arial"/>
                </w:rPr>
                <w:t>FullName</w:t>
              </w:r>
            </w:ins>
            <w:proofErr w:type="spellEnd"/>
          </w:p>
        </w:tc>
        <w:tc>
          <w:tcPr>
            <w:tcW w:w="4050" w:type="dxa"/>
          </w:tcPr>
          <w:p w14:paraId="2966608C" w14:textId="77777777" w:rsidR="00E25AC4" w:rsidRPr="004357D2" w:rsidRDefault="00E25AC4" w:rsidP="00E25AC4">
            <w:pPr>
              <w:pStyle w:val="tabletext"/>
              <w:rPr>
                <w:ins w:id="108" w:author="Lakshmi Narayana" w:date="2023-09-19T12:34:00Z"/>
                <w:rFonts w:ascii="Verdana" w:hAnsi="Verdana" w:cs="Arial"/>
              </w:rPr>
            </w:pPr>
            <w:ins w:id="109" w:author="Lakshmi Narayana" w:date="2023-09-19T12:34:00Z">
              <w:r w:rsidRPr="004357D2">
                <w:rPr>
                  <w:rFonts w:ascii="Verdana" w:hAnsi="Verdana" w:cs="Arial"/>
                </w:rPr>
                <w:t>Full Name of the applicant</w:t>
              </w:r>
            </w:ins>
          </w:p>
          <w:p w14:paraId="0C61400E" w14:textId="579290E2" w:rsidR="00E25AC4" w:rsidRPr="0021410B" w:rsidRDefault="00E25AC4" w:rsidP="00E25AC4">
            <w:pPr>
              <w:pStyle w:val="tabletext"/>
              <w:rPr>
                <w:ins w:id="110" w:author="Lakshmi Narayana" w:date="2023-09-19T12:23:00Z"/>
                <w:rFonts w:ascii="Verdana" w:hAnsi="Verdana" w:cs="Arial"/>
              </w:rPr>
            </w:pPr>
            <w:ins w:id="111" w:author="Lakshmi Narayana" w:date="2023-09-19T12:34:00Z">
              <w:r w:rsidRPr="004357D2">
                <w:rPr>
                  <w:rFonts w:ascii="Verdana" w:hAnsi="Verdana" w:cs="Arial"/>
                </w:rPr>
                <w:lastRenderedPageBreak/>
                <w:t xml:space="preserve">(If </w:t>
              </w:r>
              <w:proofErr w:type="spellStart"/>
              <w:r w:rsidRPr="004357D2">
                <w:rPr>
                  <w:rFonts w:ascii="Verdana" w:hAnsi="Verdana" w:cs="Arial"/>
                </w:rPr>
                <w:t>Process_Name</w:t>
              </w:r>
              <w:proofErr w:type="spellEnd"/>
              <w:r w:rsidRPr="004357D2">
                <w:rPr>
                  <w:rFonts w:ascii="Verdana" w:hAnsi="Verdana" w:cs="Arial"/>
                </w:rPr>
                <w:t xml:space="preserve"> </w:t>
              </w:r>
              <w:proofErr w:type="spellStart"/>
              <w:r w:rsidRPr="004357D2">
                <w:rPr>
                  <w:rFonts w:ascii="Verdana" w:hAnsi="Verdana" w:cs="Arial"/>
                </w:rPr>
                <w:t>Digital_CC</w:t>
              </w:r>
              <w:proofErr w:type="spellEnd"/>
              <w:r w:rsidRPr="004357D2">
                <w:rPr>
                  <w:rFonts w:ascii="Verdana" w:hAnsi="Verdana" w:cs="Arial"/>
                </w:rPr>
                <w:t xml:space="preserve">) &amp; </w:t>
              </w:r>
              <w:proofErr w:type="spellStart"/>
              <w:r w:rsidRPr="004357D2">
                <w:rPr>
                  <w:rFonts w:ascii="Verdana" w:hAnsi="Verdana" w:cs="Arial"/>
                </w:rPr>
                <w:t>Subprocess_Name</w:t>
              </w:r>
            </w:ins>
            <w:proofErr w:type="spellEnd"/>
          </w:p>
        </w:tc>
        <w:tc>
          <w:tcPr>
            <w:tcW w:w="1350" w:type="dxa"/>
          </w:tcPr>
          <w:p w14:paraId="09E31615" w14:textId="2CCD0685" w:rsidR="00E25AC4" w:rsidRPr="0021410B" w:rsidRDefault="00E25AC4" w:rsidP="00E25AC4">
            <w:pPr>
              <w:pStyle w:val="tabletext"/>
              <w:rPr>
                <w:ins w:id="112" w:author="Lakshmi Narayana" w:date="2023-09-19T12:23:00Z"/>
                <w:rFonts w:ascii="Verdana" w:hAnsi="Verdana" w:cs="Arial"/>
              </w:rPr>
            </w:pPr>
            <w:ins w:id="113" w:author="Lakshmi Narayana" w:date="2023-09-19T12:34:00Z">
              <w:r w:rsidRPr="004357D2">
                <w:rPr>
                  <w:rFonts w:ascii="Verdana" w:hAnsi="Verdana" w:cs="Arial"/>
                </w:rPr>
                <w:lastRenderedPageBreak/>
                <w:t>String(80)</w:t>
              </w:r>
            </w:ins>
          </w:p>
        </w:tc>
        <w:tc>
          <w:tcPr>
            <w:tcW w:w="1890" w:type="dxa"/>
          </w:tcPr>
          <w:p w14:paraId="67D2D18F" w14:textId="507FDCAE" w:rsidR="00E25AC4" w:rsidRPr="0021410B" w:rsidRDefault="00E25AC4" w:rsidP="00E25AC4">
            <w:pPr>
              <w:pStyle w:val="Default"/>
              <w:rPr>
                <w:ins w:id="114" w:author="Lakshmi Narayana" w:date="2023-09-19T12:23:00Z"/>
                <w:rFonts w:ascii="Verdana" w:eastAsia="Calibri" w:hAnsi="Verdana"/>
                <w:sz w:val="20"/>
                <w:szCs w:val="20"/>
              </w:rPr>
            </w:pPr>
            <w:ins w:id="115" w:author="Lakshmi Narayana" w:date="2023-09-19T12:34:00Z">
              <w:r w:rsidRPr="004357D2">
                <w:rPr>
                  <w:rFonts w:ascii="Verdana" w:eastAsia="Calibri" w:hAnsi="Verdana"/>
                  <w:sz w:val="20"/>
                  <w:szCs w:val="20"/>
                </w:rPr>
                <w:t>Conditional Mandatory</w:t>
              </w:r>
            </w:ins>
          </w:p>
        </w:tc>
      </w:tr>
      <w:tr w:rsidR="00E25AC4" w:rsidRPr="009F480D" w:rsidDel="005D518C" w14:paraId="68DDFBE7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1500B72" w14:textId="099D5DF8" w:rsidR="00E25AC4" w:rsidRPr="00106554" w:rsidRDefault="00E25AC4" w:rsidP="00E25AC4">
            <w:pPr>
              <w:pStyle w:val="tabletext"/>
              <w:rPr>
                <w:rFonts w:ascii="Verdana" w:hAnsi="Verdana" w:cs="Arial"/>
                <w:highlight w:val="yellow"/>
              </w:rPr>
            </w:pPr>
            <w:proofErr w:type="spellStart"/>
            <w:r w:rsidRPr="00106554">
              <w:rPr>
                <w:rFonts w:ascii="Verdana" w:hAnsi="Verdana" w:cs="Arial"/>
                <w:highlight w:val="yellow"/>
              </w:rPr>
              <w:t>MurabahaCertificateNo</w:t>
            </w:r>
            <w:proofErr w:type="spellEnd"/>
          </w:p>
        </w:tc>
        <w:tc>
          <w:tcPr>
            <w:tcW w:w="4050" w:type="dxa"/>
          </w:tcPr>
          <w:p w14:paraId="36D3DCDF" w14:textId="4961133B" w:rsidR="00E25AC4" w:rsidRPr="00106554" w:rsidRDefault="00E25AC4" w:rsidP="00E25AC4">
            <w:pPr>
              <w:pStyle w:val="tabletext"/>
              <w:rPr>
                <w:rFonts w:ascii="Verdana" w:hAnsi="Verdana" w:cs="Arial"/>
                <w:highlight w:val="yellow"/>
              </w:rPr>
            </w:pPr>
            <w:r w:rsidRPr="00106554">
              <w:rPr>
                <w:rFonts w:ascii="Verdana" w:hAnsi="Verdana" w:cs="Arial"/>
                <w:highlight w:val="yellow"/>
              </w:rPr>
              <w:t xml:space="preserve">this is </w:t>
            </w:r>
            <w:proofErr w:type="spellStart"/>
            <w:r w:rsidRPr="00106554">
              <w:rPr>
                <w:rFonts w:ascii="Verdana" w:hAnsi="Verdana" w:cs="Arial"/>
                <w:highlight w:val="yellow"/>
              </w:rPr>
              <w:t>murabaha</w:t>
            </w:r>
            <w:proofErr w:type="spellEnd"/>
            <w:r w:rsidRPr="00106554">
              <w:rPr>
                <w:rFonts w:ascii="Verdana" w:hAnsi="Verdana" w:cs="Arial"/>
                <w:highlight w:val="yellow"/>
              </w:rPr>
              <w:t xml:space="preserve"> Certificate number for </w:t>
            </w:r>
            <w:proofErr w:type="spellStart"/>
            <w:r w:rsidRPr="00106554">
              <w:rPr>
                <w:rFonts w:ascii="Verdana" w:hAnsi="Verdana" w:cs="Arial"/>
                <w:highlight w:val="yellow"/>
              </w:rPr>
              <w:t>Process_Name</w:t>
            </w:r>
            <w:proofErr w:type="spellEnd"/>
            <w:r w:rsidRPr="00106554">
              <w:rPr>
                <w:rFonts w:ascii="Verdana" w:hAnsi="Verdana" w:cs="Arial"/>
                <w:highlight w:val="yellow"/>
              </w:rPr>
              <w:t xml:space="preserve"> </w:t>
            </w:r>
            <w:proofErr w:type="spellStart"/>
            <w:r w:rsidRPr="00106554">
              <w:rPr>
                <w:rFonts w:ascii="Verdana" w:hAnsi="Verdana" w:cs="Arial"/>
                <w:highlight w:val="yellow"/>
              </w:rPr>
              <w:t>Digital_CC</w:t>
            </w:r>
            <w:proofErr w:type="spellEnd"/>
            <w:r w:rsidRPr="00106554">
              <w:rPr>
                <w:rFonts w:ascii="Verdana" w:hAnsi="Verdana" w:cs="Arial"/>
                <w:highlight w:val="yellow"/>
              </w:rPr>
              <w:t xml:space="preserve"> &amp; </w:t>
            </w:r>
            <w:proofErr w:type="spellStart"/>
            <w:r w:rsidRPr="00106554">
              <w:rPr>
                <w:rFonts w:ascii="Verdana" w:hAnsi="Verdana" w:cs="Arial"/>
                <w:highlight w:val="yellow"/>
              </w:rPr>
              <w:t>Subprocess_Name</w:t>
            </w:r>
            <w:proofErr w:type="spellEnd"/>
            <w:r w:rsidRPr="00106554">
              <w:rPr>
                <w:rFonts w:ascii="Verdana" w:hAnsi="Verdana" w:cs="Arial"/>
                <w:highlight w:val="yellow"/>
              </w:rPr>
              <w:t xml:space="preserve"> LIMIT_INCREASE</w:t>
            </w:r>
            <w:r w:rsidRPr="00106554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  <w:highlight w:val="yellow"/>
              </w:rPr>
              <w:t xml:space="preserve"> </w:t>
            </w:r>
          </w:p>
        </w:tc>
        <w:tc>
          <w:tcPr>
            <w:tcW w:w="1350" w:type="dxa"/>
          </w:tcPr>
          <w:p w14:paraId="78CD2349" w14:textId="752AABD0" w:rsidR="00E25AC4" w:rsidRPr="00106554" w:rsidRDefault="00E25AC4" w:rsidP="00E25AC4">
            <w:pPr>
              <w:pStyle w:val="tabletext"/>
              <w:rPr>
                <w:rFonts w:ascii="Verdana" w:hAnsi="Verdana" w:cs="Arial"/>
                <w:highlight w:val="yellow"/>
              </w:rPr>
            </w:pPr>
            <w:r w:rsidRPr="00CF73F2">
              <w:rPr>
                <w:rFonts w:ascii="Verdana" w:hAnsi="Verdana" w:cs="Arial"/>
                <w:highlight w:val="yellow"/>
              </w:rPr>
              <w:t>S</w:t>
            </w:r>
            <w:r w:rsidRPr="00106554">
              <w:rPr>
                <w:rFonts w:ascii="Verdana" w:hAnsi="Verdana" w:cs="Arial"/>
                <w:highlight w:val="yellow"/>
              </w:rPr>
              <w:t>tring</w:t>
            </w:r>
          </w:p>
        </w:tc>
        <w:tc>
          <w:tcPr>
            <w:tcW w:w="1890" w:type="dxa"/>
          </w:tcPr>
          <w:p w14:paraId="70CFA446" w14:textId="0BC98F1D" w:rsidR="00E25AC4" w:rsidRPr="00106554" w:rsidRDefault="00E25AC4" w:rsidP="00E25AC4">
            <w:pPr>
              <w:pStyle w:val="Default"/>
              <w:rPr>
                <w:rFonts w:ascii="Verdana" w:eastAsia="Calibri" w:hAnsi="Verdana"/>
                <w:sz w:val="20"/>
                <w:szCs w:val="20"/>
                <w:highlight w:val="yellow"/>
              </w:rPr>
            </w:pPr>
            <w:r w:rsidRPr="00106554">
              <w:rPr>
                <w:rFonts w:ascii="Verdana" w:eastAsia="Calibri" w:hAnsi="Verdana"/>
                <w:sz w:val="20"/>
                <w:szCs w:val="20"/>
                <w:highlight w:val="yellow"/>
              </w:rPr>
              <w:t>Conditional Mandatory</w:t>
            </w:r>
          </w:p>
        </w:tc>
      </w:tr>
      <w:tr w:rsidR="00E25AC4" w:rsidRPr="009F480D" w:rsidDel="005D518C" w14:paraId="70727F84" w14:textId="77777777" w:rsidTr="00570CEF">
        <w:tblPrEx>
          <w:tblLook w:val="04A0" w:firstRow="1" w:lastRow="0" w:firstColumn="1" w:lastColumn="0" w:noHBand="0" w:noVBand="1"/>
        </w:tblPrEx>
        <w:trPr>
          <w:ins w:id="116" w:author="Lakshmi Narayana" w:date="2023-09-19T12:35:00Z"/>
        </w:trPr>
        <w:tc>
          <w:tcPr>
            <w:tcW w:w="2340" w:type="dxa"/>
          </w:tcPr>
          <w:p w14:paraId="01D2B467" w14:textId="3818297A" w:rsidR="00E25AC4" w:rsidRPr="00106554" w:rsidRDefault="00E25AC4" w:rsidP="00E25AC4">
            <w:pPr>
              <w:pStyle w:val="tabletext"/>
              <w:rPr>
                <w:ins w:id="117" w:author="Lakshmi Narayana" w:date="2023-09-19T12:35:00Z"/>
                <w:rFonts w:ascii="Verdana" w:hAnsi="Verdana" w:cs="Arial"/>
                <w:highlight w:val="yellow"/>
              </w:rPr>
            </w:pPr>
            <w:proofErr w:type="spellStart"/>
            <w:ins w:id="118" w:author="Lakshmi Narayana" w:date="2023-09-19T12:35:00Z">
              <w:r w:rsidRPr="00342ECD">
                <w:rPr>
                  <w:rFonts w:ascii="Verdana" w:hAnsi="Verdana" w:cs="Arial"/>
                </w:rPr>
                <w:t>GrossSalary</w:t>
              </w:r>
              <w:proofErr w:type="spellEnd"/>
            </w:ins>
          </w:p>
        </w:tc>
        <w:tc>
          <w:tcPr>
            <w:tcW w:w="4050" w:type="dxa"/>
          </w:tcPr>
          <w:p w14:paraId="0B5F85D9" w14:textId="11FBEDC3" w:rsidR="00E25AC4" w:rsidRPr="00106554" w:rsidRDefault="00E25AC4" w:rsidP="00E25AC4">
            <w:pPr>
              <w:pStyle w:val="tabletext"/>
              <w:rPr>
                <w:ins w:id="119" w:author="Lakshmi Narayana" w:date="2023-09-19T12:35:00Z"/>
                <w:rFonts w:ascii="Verdana" w:hAnsi="Verdana" w:cs="Arial"/>
                <w:highlight w:val="yellow"/>
              </w:rPr>
            </w:pPr>
            <w:ins w:id="120" w:author="Lakshmi Narayana" w:date="2023-09-19T12:35:00Z">
              <w:r>
                <w:rPr>
                  <w:rFonts w:ascii="Courier New" w:hAnsi="Courier New" w:cs="Courier New"/>
                  <w:b/>
                  <w:bCs/>
                  <w:color w:val="3B4151"/>
                  <w:sz w:val="18"/>
                  <w:szCs w:val="18"/>
                </w:rPr>
                <w:t>gross Salary updated in IBPS</w:t>
              </w:r>
            </w:ins>
          </w:p>
        </w:tc>
        <w:tc>
          <w:tcPr>
            <w:tcW w:w="1350" w:type="dxa"/>
          </w:tcPr>
          <w:p w14:paraId="6A9E92AD" w14:textId="08DD0D69" w:rsidR="00E25AC4" w:rsidRPr="00CF73F2" w:rsidRDefault="00E25AC4" w:rsidP="00E25AC4">
            <w:pPr>
              <w:pStyle w:val="tabletext"/>
              <w:rPr>
                <w:ins w:id="121" w:author="Lakshmi Narayana" w:date="2023-09-19T12:35:00Z"/>
                <w:rFonts w:ascii="Verdana" w:hAnsi="Verdana" w:cs="Arial"/>
                <w:highlight w:val="yellow"/>
              </w:rPr>
            </w:pPr>
            <w:ins w:id="122" w:author="Lakshmi Narayana" w:date="2023-09-19T12:35:00Z">
              <w:r>
                <w:rPr>
                  <w:rFonts w:ascii="Verdana" w:hAnsi="Verdana" w:cs="Arial"/>
                </w:rPr>
                <w:t>String</w:t>
              </w:r>
            </w:ins>
          </w:p>
        </w:tc>
        <w:tc>
          <w:tcPr>
            <w:tcW w:w="1890" w:type="dxa"/>
          </w:tcPr>
          <w:p w14:paraId="606DD433" w14:textId="23583822" w:rsidR="00E25AC4" w:rsidRPr="00106554" w:rsidRDefault="00E25AC4" w:rsidP="00E25AC4">
            <w:pPr>
              <w:pStyle w:val="Default"/>
              <w:rPr>
                <w:ins w:id="123" w:author="Lakshmi Narayana" w:date="2023-09-19T12:35:00Z"/>
                <w:rFonts w:ascii="Verdana" w:eastAsia="Calibri" w:hAnsi="Verdana"/>
                <w:sz w:val="20"/>
                <w:szCs w:val="20"/>
                <w:highlight w:val="yellow"/>
              </w:rPr>
            </w:pPr>
            <w:ins w:id="124" w:author="Lakshmi Narayana" w:date="2023-09-19T12:35:00Z">
              <w:r w:rsidRPr="004064D6">
                <w:rPr>
                  <w:rFonts w:ascii="Verdana" w:eastAsia="Calibri" w:hAnsi="Verdana"/>
                  <w:sz w:val="20"/>
                  <w:szCs w:val="20"/>
                </w:rPr>
                <w:t>Optional</w:t>
              </w:r>
            </w:ins>
          </w:p>
        </w:tc>
      </w:tr>
      <w:tr w:rsidR="00E25AC4" w:rsidRPr="009F480D" w:rsidDel="005D518C" w14:paraId="5D540FCD" w14:textId="77777777" w:rsidTr="00570CEF">
        <w:tblPrEx>
          <w:tblLook w:val="04A0" w:firstRow="1" w:lastRow="0" w:firstColumn="1" w:lastColumn="0" w:noHBand="0" w:noVBand="1"/>
        </w:tblPrEx>
        <w:trPr>
          <w:ins w:id="125" w:author="Lakshmi Narayana" w:date="2023-09-19T12:35:00Z"/>
        </w:trPr>
        <w:tc>
          <w:tcPr>
            <w:tcW w:w="2340" w:type="dxa"/>
          </w:tcPr>
          <w:p w14:paraId="59906DD6" w14:textId="7CEF1FE8" w:rsidR="00E25AC4" w:rsidRPr="00342ECD" w:rsidRDefault="00E25AC4" w:rsidP="00E25AC4">
            <w:pPr>
              <w:pStyle w:val="tabletext"/>
              <w:rPr>
                <w:ins w:id="126" w:author="Lakshmi Narayana" w:date="2023-09-19T12:35:00Z"/>
                <w:rFonts w:ascii="Verdana" w:hAnsi="Verdana" w:cs="Arial"/>
              </w:rPr>
            </w:pPr>
            <w:proofErr w:type="spellStart"/>
            <w:ins w:id="127" w:author="Lakshmi Narayana" w:date="2023-09-19T12:35:00Z">
              <w:r w:rsidRPr="00342ECD">
                <w:rPr>
                  <w:rFonts w:ascii="Verdana" w:hAnsi="Verdana" w:cs="Arial"/>
                </w:rPr>
                <w:t>AssessedIncome</w:t>
              </w:r>
              <w:proofErr w:type="spellEnd"/>
            </w:ins>
          </w:p>
        </w:tc>
        <w:tc>
          <w:tcPr>
            <w:tcW w:w="4050" w:type="dxa"/>
          </w:tcPr>
          <w:p w14:paraId="14D29E22" w14:textId="7CA811D2" w:rsidR="00E25AC4" w:rsidRDefault="00E25AC4" w:rsidP="00E25AC4">
            <w:pPr>
              <w:pStyle w:val="tabletext"/>
              <w:rPr>
                <w:ins w:id="128" w:author="Lakshmi Narayana" w:date="2023-09-19T12:35:00Z"/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</w:pPr>
            <w:ins w:id="129" w:author="Lakshmi Narayana" w:date="2023-09-19T12:35:00Z">
              <w:r>
                <w:rPr>
                  <w:rFonts w:ascii="Courier New" w:hAnsi="Courier New" w:cs="Courier New"/>
                  <w:b/>
                  <w:bCs/>
                  <w:color w:val="3B4151"/>
                  <w:sz w:val="18"/>
                  <w:szCs w:val="18"/>
                </w:rPr>
                <w:t>Assessed Income updated in IBPS</w:t>
              </w:r>
            </w:ins>
          </w:p>
        </w:tc>
        <w:tc>
          <w:tcPr>
            <w:tcW w:w="1350" w:type="dxa"/>
          </w:tcPr>
          <w:p w14:paraId="6F094DB3" w14:textId="56C09FF2" w:rsidR="00E25AC4" w:rsidRDefault="00E25AC4" w:rsidP="00E25AC4">
            <w:pPr>
              <w:pStyle w:val="tabletext"/>
              <w:rPr>
                <w:ins w:id="130" w:author="Lakshmi Narayana" w:date="2023-09-19T12:35:00Z"/>
                <w:rFonts w:ascii="Verdana" w:hAnsi="Verdana" w:cs="Arial"/>
              </w:rPr>
            </w:pPr>
            <w:ins w:id="131" w:author="Lakshmi Narayana" w:date="2023-09-19T12:35:00Z">
              <w:r>
                <w:rPr>
                  <w:rFonts w:ascii="Verdana" w:hAnsi="Verdana" w:cs="Arial"/>
                </w:rPr>
                <w:t>String</w:t>
              </w:r>
            </w:ins>
          </w:p>
        </w:tc>
        <w:tc>
          <w:tcPr>
            <w:tcW w:w="1890" w:type="dxa"/>
          </w:tcPr>
          <w:p w14:paraId="52F6B394" w14:textId="36C4EE17" w:rsidR="00E25AC4" w:rsidRPr="004064D6" w:rsidRDefault="00E25AC4" w:rsidP="00E25AC4">
            <w:pPr>
              <w:pStyle w:val="Default"/>
              <w:rPr>
                <w:ins w:id="132" w:author="Lakshmi Narayana" w:date="2023-09-19T12:35:00Z"/>
                <w:rFonts w:ascii="Verdana" w:eastAsia="Calibri" w:hAnsi="Verdana"/>
                <w:sz w:val="20"/>
                <w:szCs w:val="20"/>
              </w:rPr>
            </w:pPr>
            <w:ins w:id="133" w:author="Lakshmi Narayana" w:date="2023-09-19T12:35:00Z">
              <w:r w:rsidRPr="004064D6">
                <w:rPr>
                  <w:rFonts w:ascii="Verdana" w:eastAsia="Calibri" w:hAnsi="Verdana"/>
                  <w:sz w:val="20"/>
                  <w:szCs w:val="20"/>
                </w:rPr>
                <w:t>Optional</w:t>
              </w:r>
            </w:ins>
          </w:p>
        </w:tc>
      </w:tr>
      <w:tr w:rsidR="00E25AC4" w:rsidRPr="009F480D" w:rsidDel="005D518C" w14:paraId="7291D789" w14:textId="77777777" w:rsidTr="00570CEF">
        <w:tblPrEx>
          <w:tblLook w:val="04A0" w:firstRow="1" w:lastRow="0" w:firstColumn="1" w:lastColumn="0" w:noHBand="0" w:noVBand="1"/>
        </w:tblPrEx>
        <w:trPr>
          <w:ins w:id="134" w:author="Lakshmi Narayana" w:date="2023-09-19T12:35:00Z"/>
        </w:trPr>
        <w:tc>
          <w:tcPr>
            <w:tcW w:w="2340" w:type="dxa"/>
          </w:tcPr>
          <w:p w14:paraId="41F64907" w14:textId="60069017" w:rsidR="00E25AC4" w:rsidRPr="00342ECD" w:rsidRDefault="00E25AC4" w:rsidP="00E25AC4">
            <w:pPr>
              <w:pStyle w:val="tabletext"/>
              <w:rPr>
                <w:ins w:id="135" w:author="Lakshmi Narayana" w:date="2023-09-19T12:35:00Z"/>
                <w:rFonts w:ascii="Verdana" w:hAnsi="Verdana" w:cs="Arial"/>
              </w:rPr>
            </w:pPr>
            <w:ins w:id="136" w:author="Lakshmi Narayana" w:date="2023-09-19T12:35:00Z">
              <w:r w:rsidRPr="00342ECD">
                <w:rPr>
                  <w:rFonts w:ascii="Verdana" w:hAnsi="Verdana" w:cs="Arial"/>
                </w:rPr>
                <w:t>LifestyleExpense1</w:t>
              </w:r>
            </w:ins>
          </w:p>
        </w:tc>
        <w:tc>
          <w:tcPr>
            <w:tcW w:w="4050" w:type="dxa"/>
          </w:tcPr>
          <w:p w14:paraId="205C6697" w14:textId="76D29CCA" w:rsidR="00E25AC4" w:rsidRDefault="00E25AC4" w:rsidP="00E25AC4">
            <w:pPr>
              <w:pStyle w:val="tabletext"/>
              <w:rPr>
                <w:ins w:id="137" w:author="Lakshmi Narayana" w:date="2023-09-19T12:35:00Z"/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</w:pPr>
            <w:ins w:id="138" w:author="Lakshmi Narayana" w:date="2023-09-19T12:35:00Z">
              <w:r>
                <w:rPr>
                  <w:rFonts w:ascii="Courier New" w:hAnsi="Courier New" w:cs="Courier New"/>
                  <w:b/>
                  <w:bCs/>
                  <w:color w:val="3B4151"/>
                  <w:sz w:val="18"/>
                  <w:szCs w:val="18"/>
                </w:rPr>
                <w:t>lifestyle Expense1 (Lifestyle expenses/month) updated in IBPS</w:t>
              </w:r>
            </w:ins>
          </w:p>
        </w:tc>
        <w:tc>
          <w:tcPr>
            <w:tcW w:w="1350" w:type="dxa"/>
          </w:tcPr>
          <w:p w14:paraId="13D8688E" w14:textId="08D5FACE" w:rsidR="00E25AC4" w:rsidRDefault="00E25AC4" w:rsidP="00E25AC4">
            <w:pPr>
              <w:pStyle w:val="tabletext"/>
              <w:rPr>
                <w:ins w:id="139" w:author="Lakshmi Narayana" w:date="2023-09-19T12:35:00Z"/>
                <w:rFonts w:ascii="Verdana" w:hAnsi="Verdana" w:cs="Arial"/>
              </w:rPr>
            </w:pPr>
            <w:ins w:id="140" w:author="Lakshmi Narayana" w:date="2023-09-19T12:35:00Z">
              <w:r w:rsidRPr="004357D2">
                <w:rPr>
                  <w:rFonts w:ascii="Verdana" w:hAnsi="Verdana" w:cs="Arial"/>
                </w:rPr>
                <w:t>String(80)</w:t>
              </w:r>
            </w:ins>
          </w:p>
        </w:tc>
        <w:tc>
          <w:tcPr>
            <w:tcW w:w="1890" w:type="dxa"/>
          </w:tcPr>
          <w:p w14:paraId="702FBDD0" w14:textId="14036969" w:rsidR="00E25AC4" w:rsidRPr="004064D6" w:rsidRDefault="00E25AC4" w:rsidP="00E25AC4">
            <w:pPr>
              <w:pStyle w:val="Default"/>
              <w:rPr>
                <w:ins w:id="141" w:author="Lakshmi Narayana" w:date="2023-09-19T12:35:00Z"/>
                <w:rFonts w:ascii="Verdana" w:eastAsia="Calibri" w:hAnsi="Verdana"/>
                <w:sz w:val="20"/>
                <w:szCs w:val="20"/>
              </w:rPr>
            </w:pPr>
            <w:ins w:id="142" w:author="Lakshmi Narayana" w:date="2023-09-19T12:35:00Z">
              <w:r w:rsidRPr="004064D6">
                <w:rPr>
                  <w:rFonts w:ascii="Verdana" w:eastAsia="Calibri" w:hAnsi="Verdana"/>
                  <w:sz w:val="20"/>
                  <w:szCs w:val="20"/>
                </w:rPr>
                <w:t>Optional</w:t>
              </w:r>
            </w:ins>
          </w:p>
        </w:tc>
      </w:tr>
      <w:tr w:rsidR="00E25AC4" w:rsidRPr="009F480D" w:rsidDel="005D518C" w14:paraId="59282024" w14:textId="77777777" w:rsidTr="00570CEF">
        <w:tblPrEx>
          <w:tblLook w:val="04A0" w:firstRow="1" w:lastRow="0" w:firstColumn="1" w:lastColumn="0" w:noHBand="0" w:noVBand="1"/>
        </w:tblPrEx>
        <w:trPr>
          <w:ins w:id="143" w:author="Lakshmi Narayana" w:date="2023-09-19T12:35:00Z"/>
        </w:trPr>
        <w:tc>
          <w:tcPr>
            <w:tcW w:w="2340" w:type="dxa"/>
          </w:tcPr>
          <w:p w14:paraId="1BB458B5" w14:textId="7365E3EF" w:rsidR="00E25AC4" w:rsidRPr="00342ECD" w:rsidRDefault="00E25AC4" w:rsidP="00E25AC4">
            <w:pPr>
              <w:pStyle w:val="tabletext"/>
              <w:rPr>
                <w:ins w:id="144" w:author="Lakshmi Narayana" w:date="2023-09-19T12:35:00Z"/>
                <w:rFonts w:ascii="Verdana" w:hAnsi="Verdana" w:cs="Arial"/>
              </w:rPr>
            </w:pPr>
            <w:ins w:id="145" w:author="Lakshmi Narayana" w:date="2023-09-19T12:35:00Z">
              <w:r w:rsidRPr="00342ECD">
                <w:rPr>
                  <w:rFonts w:ascii="Verdana" w:hAnsi="Verdana" w:cs="Arial"/>
                </w:rPr>
                <w:t>LifestyleExpense2</w:t>
              </w:r>
            </w:ins>
          </w:p>
        </w:tc>
        <w:tc>
          <w:tcPr>
            <w:tcW w:w="4050" w:type="dxa"/>
          </w:tcPr>
          <w:p w14:paraId="70BBDE8F" w14:textId="26E64661" w:rsidR="00E25AC4" w:rsidRDefault="00E25AC4" w:rsidP="00E25AC4">
            <w:pPr>
              <w:pStyle w:val="tabletext"/>
              <w:rPr>
                <w:ins w:id="146" w:author="Lakshmi Narayana" w:date="2023-09-19T12:35:00Z"/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</w:pPr>
            <w:ins w:id="147" w:author="Lakshmi Narayana" w:date="2023-09-19T12:35:00Z">
              <w:r>
                <w:rPr>
                  <w:rFonts w:ascii="Courier New" w:hAnsi="Courier New" w:cs="Courier New"/>
                  <w:b/>
                  <w:bCs/>
                  <w:color w:val="3B4151"/>
                  <w:sz w:val="18"/>
                  <w:szCs w:val="18"/>
                </w:rPr>
                <w:t>lifestyle Expense2 (Bills/month) updated in IBPS</w:t>
              </w:r>
            </w:ins>
          </w:p>
        </w:tc>
        <w:tc>
          <w:tcPr>
            <w:tcW w:w="1350" w:type="dxa"/>
          </w:tcPr>
          <w:p w14:paraId="725606BD" w14:textId="6B26C922" w:rsidR="00E25AC4" w:rsidRPr="004357D2" w:rsidRDefault="00E25AC4" w:rsidP="00E25AC4">
            <w:pPr>
              <w:pStyle w:val="tabletext"/>
              <w:rPr>
                <w:ins w:id="148" w:author="Lakshmi Narayana" w:date="2023-09-19T12:35:00Z"/>
                <w:rFonts w:ascii="Verdana" w:hAnsi="Verdana" w:cs="Arial"/>
              </w:rPr>
            </w:pPr>
            <w:ins w:id="149" w:author="Lakshmi Narayana" w:date="2023-09-19T12:35:00Z">
              <w:r w:rsidRPr="004357D2">
                <w:rPr>
                  <w:rFonts w:ascii="Verdana" w:hAnsi="Verdana" w:cs="Arial"/>
                </w:rPr>
                <w:t>String(80)</w:t>
              </w:r>
            </w:ins>
          </w:p>
        </w:tc>
        <w:tc>
          <w:tcPr>
            <w:tcW w:w="1890" w:type="dxa"/>
          </w:tcPr>
          <w:p w14:paraId="694D64FD" w14:textId="49FF0BA5" w:rsidR="00E25AC4" w:rsidRPr="004064D6" w:rsidRDefault="00E25AC4" w:rsidP="00E25AC4">
            <w:pPr>
              <w:pStyle w:val="Default"/>
              <w:rPr>
                <w:ins w:id="150" w:author="Lakshmi Narayana" w:date="2023-09-19T12:35:00Z"/>
                <w:rFonts w:ascii="Verdana" w:eastAsia="Calibri" w:hAnsi="Verdana"/>
                <w:sz w:val="20"/>
                <w:szCs w:val="20"/>
              </w:rPr>
            </w:pPr>
            <w:ins w:id="151" w:author="Lakshmi Narayana" w:date="2023-09-19T12:35:00Z">
              <w:r w:rsidRPr="004064D6">
                <w:rPr>
                  <w:rFonts w:ascii="Verdana" w:eastAsia="Calibri" w:hAnsi="Verdana"/>
                  <w:sz w:val="20"/>
                  <w:szCs w:val="20"/>
                </w:rPr>
                <w:t>Optional</w:t>
              </w:r>
            </w:ins>
          </w:p>
        </w:tc>
      </w:tr>
      <w:tr w:rsidR="00E25AC4" w:rsidRPr="009F480D" w:rsidDel="005D518C" w14:paraId="5CA22D63" w14:textId="77777777" w:rsidTr="00570CEF">
        <w:tblPrEx>
          <w:tblLook w:val="04A0" w:firstRow="1" w:lastRow="0" w:firstColumn="1" w:lastColumn="0" w:noHBand="0" w:noVBand="1"/>
        </w:tblPrEx>
        <w:trPr>
          <w:ins w:id="152" w:author="Lakshmi Narayana" w:date="2023-09-19T12:35:00Z"/>
        </w:trPr>
        <w:tc>
          <w:tcPr>
            <w:tcW w:w="2340" w:type="dxa"/>
          </w:tcPr>
          <w:p w14:paraId="454A22D4" w14:textId="54B41BAF" w:rsidR="00E25AC4" w:rsidRPr="00342ECD" w:rsidRDefault="00E25AC4" w:rsidP="00E25AC4">
            <w:pPr>
              <w:pStyle w:val="tabletext"/>
              <w:rPr>
                <w:ins w:id="153" w:author="Lakshmi Narayana" w:date="2023-09-19T12:35:00Z"/>
                <w:rFonts w:ascii="Verdana" w:hAnsi="Verdana" w:cs="Arial"/>
              </w:rPr>
            </w:pPr>
            <w:ins w:id="154" w:author="Lakshmi Narayana" w:date="2023-09-19T12:35:00Z">
              <w:r w:rsidRPr="00342ECD">
                <w:rPr>
                  <w:rFonts w:ascii="Verdana" w:hAnsi="Verdana" w:cs="Arial"/>
                </w:rPr>
                <w:t>LifestyleExpense3</w:t>
              </w:r>
            </w:ins>
          </w:p>
        </w:tc>
        <w:tc>
          <w:tcPr>
            <w:tcW w:w="4050" w:type="dxa"/>
          </w:tcPr>
          <w:p w14:paraId="4826E633" w14:textId="1C96F7EC" w:rsidR="00E25AC4" w:rsidRDefault="00E25AC4" w:rsidP="00E25AC4">
            <w:pPr>
              <w:pStyle w:val="tabletext"/>
              <w:rPr>
                <w:ins w:id="155" w:author="Lakshmi Narayana" w:date="2023-09-19T12:35:00Z"/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</w:pPr>
            <w:ins w:id="156" w:author="Lakshmi Narayana" w:date="2023-09-19T12:35:00Z">
              <w:r>
                <w:rPr>
                  <w:rFonts w:ascii="Courier New" w:hAnsi="Courier New" w:cs="Courier New"/>
                  <w:b/>
                  <w:bCs/>
                  <w:color w:val="3B4151"/>
                  <w:sz w:val="18"/>
                  <w:szCs w:val="18"/>
                </w:rPr>
                <w:t>lifestyle Expense3 (Other commitments/month) updated in IBPS</w:t>
              </w:r>
            </w:ins>
          </w:p>
        </w:tc>
        <w:tc>
          <w:tcPr>
            <w:tcW w:w="1350" w:type="dxa"/>
          </w:tcPr>
          <w:p w14:paraId="1759FB6F" w14:textId="66B1C910" w:rsidR="00E25AC4" w:rsidRPr="004357D2" w:rsidRDefault="00E25AC4" w:rsidP="00E25AC4">
            <w:pPr>
              <w:pStyle w:val="tabletext"/>
              <w:rPr>
                <w:ins w:id="157" w:author="Lakshmi Narayana" w:date="2023-09-19T12:35:00Z"/>
                <w:rFonts w:ascii="Verdana" w:hAnsi="Verdana" w:cs="Arial"/>
              </w:rPr>
            </w:pPr>
            <w:ins w:id="158" w:author="Lakshmi Narayana" w:date="2023-09-19T12:35:00Z">
              <w:r w:rsidRPr="004357D2">
                <w:rPr>
                  <w:rFonts w:ascii="Verdana" w:hAnsi="Verdana" w:cs="Arial"/>
                </w:rPr>
                <w:t>String(80)</w:t>
              </w:r>
            </w:ins>
          </w:p>
        </w:tc>
        <w:tc>
          <w:tcPr>
            <w:tcW w:w="1890" w:type="dxa"/>
          </w:tcPr>
          <w:p w14:paraId="720FA10C" w14:textId="4D7B4AB8" w:rsidR="00E25AC4" w:rsidRPr="004064D6" w:rsidRDefault="00E25AC4" w:rsidP="00E25AC4">
            <w:pPr>
              <w:pStyle w:val="Default"/>
              <w:rPr>
                <w:ins w:id="159" w:author="Lakshmi Narayana" w:date="2023-09-19T12:35:00Z"/>
                <w:rFonts w:ascii="Verdana" w:eastAsia="Calibri" w:hAnsi="Verdana"/>
                <w:sz w:val="20"/>
                <w:szCs w:val="20"/>
              </w:rPr>
            </w:pPr>
            <w:ins w:id="160" w:author="Lakshmi Narayana" w:date="2023-09-19T12:35:00Z">
              <w:r w:rsidRPr="004064D6">
                <w:rPr>
                  <w:rFonts w:ascii="Verdana" w:eastAsia="Calibri" w:hAnsi="Verdana"/>
                  <w:sz w:val="20"/>
                  <w:szCs w:val="20"/>
                </w:rPr>
                <w:t>Optional</w:t>
              </w:r>
            </w:ins>
          </w:p>
        </w:tc>
      </w:tr>
      <w:tr w:rsidR="00E25AC4" w:rsidRPr="009F480D" w:rsidDel="005D518C" w14:paraId="2C0AB4BB" w14:textId="77777777" w:rsidTr="00570CEF">
        <w:tblPrEx>
          <w:tblLook w:val="04A0" w:firstRow="1" w:lastRow="0" w:firstColumn="1" w:lastColumn="0" w:noHBand="0" w:noVBand="1"/>
        </w:tblPrEx>
        <w:trPr>
          <w:ins w:id="161" w:author="Lakshmi Narayana" w:date="2023-09-19T12:35:00Z"/>
        </w:trPr>
        <w:tc>
          <w:tcPr>
            <w:tcW w:w="2340" w:type="dxa"/>
          </w:tcPr>
          <w:p w14:paraId="17C25309" w14:textId="31C421E8" w:rsidR="00E25AC4" w:rsidRPr="00342ECD" w:rsidRDefault="00E25AC4" w:rsidP="00E25AC4">
            <w:pPr>
              <w:pStyle w:val="tabletext"/>
              <w:rPr>
                <w:ins w:id="162" w:author="Lakshmi Narayana" w:date="2023-09-19T12:35:00Z"/>
                <w:rFonts w:ascii="Verdana" w:hAnsi="Verdana" w:cs="Arial"/>
              </w:rPr>
            </w:pPr>
            <w:ins w:id="163" w:author="Lakshmi Narayana" w:date="2023-09-19T12:35:00Z">
              <w:r w:rsidRPr="00342ECD">
                <w:rPr>
                  <w:rFonts w:ascii="Verdana" w:hAnsi="Verdana" w:cs="Arial"/>
                </w:rPr>
                <w:t>LifestyleExpense4</w:t>
              </w:r>
            </w:ins>
          </w:p>
        </w:tc>
        <w:tc>
          <w:tcPr>
            <w:tcW w:w="4050" w:type="dxa"/>
          </w:tcPr>
          <w:p w14:paraId="14F83911" w14:textId="4C558F0E" w:rsidR="00E25AC4" w:rsidRDefault="00E25AC4" w:rsidP="00E25AC4">
            <w:pPr>
              <w:pStyle w:val="tabletext"/>
              <w:rPr>
                <w:ins w:id="164" w:author="Lakshmi Narayana" w:date="2023-09-19T12:35:00Z"/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</w:pPr>
            <w:ins w:id="165" w:author="Lakshmi Narayana" w:date="2023-09-19T12:35:00Z">
              <w:r>
                <w:rPr>
                  <w:rFonts w:ascii="Courier New" w:hAnsi="Courier New" w:cs="Courier New"/>
                  <w:b/>
                  <w:bCs/>
                  <w:color w:val="3B4151"/>
                  <w:sz w:val="18"/>
                  <w:szCs w:val="18"/>
                </w:rPr>
                <w:t>lifestyle Expense4 (Any other expenses/month) updated in IBPS</w:t>
              </w:r>
            </w:ins>
          </w:p>
        </w:tc>
        <w:tc>
          <w:tcPr>
            <w:tcW w:w="1350" w:type="dxa"/>
          </w:tcPr>
          <w:p w14:paraId="11B20EE1" w14:textId="095DFAC2" w:rsidR="00E25AC4" w:rsidRPr="004357D2" w:rsidRDefault="00E25AC4" w:rsidP="00E25AC4">
            <w:pPr>
              <w:pStyle w:val="tabletext"/>
              <w:rPr>
                <w:ins w:id="166" w:author="Lakshmi Narayana" w:date="2023-09-19T12:35:00Z"/>
                <w:rFonts w:ascii="Verdana" w:hAnsi="Verdana" w:cs="Arial"/>
              </w:rPr>
            </w:pPr>
            <w:ins w:id="167" w:author="Lakshmi Narayana" w:date="2023-09-19T12:35:00Z">
              <w:r w:rsidRPr="004357D2">
                <w:rPr>
                  <w:rFonts w:ascii="Verdana" w:hAnsi="Verdana" w:cs="Arial"/>
                </w:rPr>
                <w:t>String(80)</w:t>
              </w:r>
            </w:ins>
          </w:p>
        </w:tc>
        <w:tc>
          <w:tcPr>
            <w:tcW w:w="1890" w:type="dxa"/>
          </w:tcPr>
          <w:p w14:paraId="76F18F13" w14:textId="7569A2D0" w:rsidR="00E25AC4" w:rsidRPr="004064D6" w:rsidRDefault="00E25AC4" w:rsidP="00E25AC4">
            <w:pPr>
              <w:pStyle w:val="Default"/>
              <w:rPr>
                <w:ins w:id="168" w:author="Lakshmi Narayana" w:date="2023-09-19T12:35:00Z"/>
                <w:rFonts w:ascii="Verdana" w:eastAsia="Calibri" w:hAnsi="Verdana"/>
                <w:sz w:val="20"/>
                <w:szCs w:val="20"/>
              </w:rPr>
            </w:pPr>
            <w:ins w:id="169" w:author="Lakshmi Narayana" w:date="2023-09-19T12:35:00Z">
              <w:r w:rsidRPr="004064D6">
                <w:rPr>
                  <w:rFonts w:ascii="Verdana" w:eastAsia="Calibri" w:hAnsi="Verdana"/>
                  <w:sz w:val="20"/>
                  <w:szCs w:val="20"/>
                </w:rPr>
                <w:t>Optional</w:t>
              </w:r>
            </w:ins>
          </w:p>
        </w:tc>
      </w:tr>
      <w:tr w:rsidR="00E25AC4" w:rsidRPr="009F480D" w:rsidDel="005D518C" w14:paraId="2051F51C" w14:textId="77777777" w:rsidTr="00570CEF">
        <w:tblPrEx>
          <w:tblLook w:val="04A0" w:firstRow="1" w:lastRow="0" w:firstColumn="1" w:lastColumn="0" w:noHBand="0" w:noVBand="1"/>
        </w:tblPrEx>
        <w:trPr>
          <w:ins w:id="170" w:author="Lakshmi Narayana" w:date="2023-09-19T12:35:00Z"/>
        </w:trPr>
        <w:tc>
          <w:tcPr>
            <w:tcW w:w="2340" w:type="dxa"/>
          </w:tcPr>
          <w:p w14:paraId="4B0B716C" w14:textId="0334EDC5" w:rsidR="00E25AC4" w:rsidRPr="00342ECD" w:rsidRDefault="00E25AC4" w:rsidP="00E25AC4">
            <w:pPr>
              <w:pStyle w:val="tabletext"/>
              <w:rPr>
                <w:ins w:id="171" w:author="Lakshmi Narayana" w:date="2023-09-19T12:35:00Z"/>
                <w:rFonts w:ascii="Verdana" w:hAnsi="Verdana" w:cs="Arial"/>
              </w:rPr>
            </w:pPr>
            <w:proofErr w:type="spellStart"/>
            <w:ins w:id="172" w:author="Lakshmi Narayana" w:date="2023-09-19T12:35:00Z">
              <w:r w:rsidRPr="00342ECD">
                <w:rPr>
                  <w:rFonts w:ascii="Verdana" w:hAnsi="Verdana" w:cs="Arial"/>
                </w:rPr>
                <w:t>Employercode</w:t>
              </w:r>
              <w:proofErr w:type="spellEnd"/>
            </w:ins>
          </w:p>
        </w:tc>
        <w:tc>
          <w:tcPr>
            <w:tcW w:w="4050" w:type="dxa"/>
          </w:tcPr>
          <w:p w14:paraId="110B1D1F" w14:textId="209253B1" w:rsidR="00E25AC4" w:rsidRDefault="00E25AC4" w:rsidP="00E25AC4">
            <w:pPr>
              <w:pStyle w:val="tabletext"/>
              <w:rPr>
                <w:ins w:id="173" w:author="Lakshmi Narayana" w:date="2023-09-19T12:35:00Z"/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</w:pPr>
            <w:ins w:id="174" w:author="Lakshmi Narayana" w:date="2023-09-19T12:35:00Z">
              <w:r>
                <w:rPr>
                  <w:rFonts w:ascii="Courier New" w:hAnsi="Courier New" w:cs="Courier New"/>
                  <w:b/>
                  <w:bCs/>
                  <w:color w:val="3B4151"/>
                  <w:sz w:val="18"/>
                  <w:szCs w:val="18"/>
                </w:rPr>
                <w:t>employer code updated in IBPS</w:t>
              </w:r>
            </w:ins>
          </w:p>
        </w:tc>
        <w:tc>
          <w:tcPr>
            <w:tcW w:w="1350" w:type="dxa"/>
          </w:tcPr>
          <w:p w14:paraId="7268DC6A" w14:textId="28A17ED4" w:rsidR="00E25AC4" w:rsidRPr="004357D2" w:rsidRDefault="00E25AC4" w:rsidP="00E25AC4">
            <w:pPr>
              <w:pStyle w:val="tabletext"/>
              <w:rPr>
                <w:ins w:id="175" w:author="Lakshmi Narayana" w:date="2023-09-19T12:35:00Z"/>
                <w:rFonts w:ascii="Verdana" w:hAnsi="Verdana" w:cs="Arial"/>
              </w:rPr>
            </w:pPr>
            <w:ins w:id="176" w:author="Lakshmi Narayana" w:date="2023-09-19T12:35:00Z">
              <w:r>
                <w:rPr>
                  <w:rFonts w:ascii="Verdana" w:hAnsi="Verdana" w:cs="Arial"/>
                </w:rPr>
                <w:t>String(2</w:t>
              </w:r>
              <w:r w:rsidRPr="004357D2">
                <w:rPr>
                  <w:rFonts w:ascii="Verdana" w:hAnsi="Verdana" w:cs="Arial"/>
                </w:rPr>
                <w:t>0)</w:t>
              </w:r>
            </w:ins>
          </w:p>
        </w:tc>
        <w:tc>
          <w:tcPr>
            <w:tcW w:w="1890" w:type="dxa"/>
          </w:tcPr>
          <w:p w14:paraId="3BDCCA84" w14:textId="568B471B" w:rsidR="00E25AC4" w:rsidRPr="004064D6" w:rsidRDefault="00E25AC4" w:rsidP="00E25AC4">
            <w:pPr>
              <w:pStyle w:val="Default"/>
              <w:rPr>
                <w:ins w:id="177" w:author="Lakshmi Narayana" w:date="2023-09-19T12:35:00Z"/>
                <w:rFonts w:ascii="Verdana" w:eastAsia="Calibri" w:hAnsi="Verdana"/>
                <w:sz w:val="20"/>
                <w:szCs w:val="20"/>
              </w:rPr>
            </w:pPr>
            <w:ins w:id="178" w:author="Lakshmi Narayana" w:date="2023-09-19T12:35:00Z">
              <w:r w:rsidRPr="004064D6">
                <w:rPr>
                  <w:rFonts w:ascii="Verdana" w:eastAsia="Calibri" w:hAnsi="Verdana"/>
                  <w:sz w:val="20"/>
                  <w:szCs w:val="20"/>
                </w:rPr>
                <w:t>Optional</w:t>
              </w:r>
            </w:ins>
          </w:p>
        </w:tc>
      </w:tr>
      <w:tr w:rsidR="00E25AC4" w:rsidRPr="009F480D" w:rsidDel="005D518C" w14:paraId="54E062BE" w14:textId="77777777" w:rsidTr="00570CEF">
        <w:tblPrEx>
          <w:tblLook w:val="04A0" w:firstRow="1" w:lastRow="0" w:firstColumn="1" w:lastColumn="0" w:noHBand="0" w:noVBand="1"/>
        </w:tblPrEx>
        <w:trPr>
          <w:ins w:id="179" w:author="Lakshmi Narayana" w:date="2023-09-19T12:35:00Z"/>
        </w:trPr>
        <w:tc>
          <w:tcPr>
            <w:tcW w:w="2340" w:type="dxa"/>
          </w:tcPr>
          <w:p w14:paraId="3BBD65E5" w14:textId="3F38EC1D" w:rsidR="00E25AC4" w:rsidRPr="00342ECD" w:rsidRDefault="00E25AC4" w:rsidP="00E25AC4">
            <w:pPr>
              <w:pStyle w:val="tabletext"/>
              <w:rPr>
                <w:ins w:id="180" w:author="Lakshmi Narayana" w:date="2023-09-19T12:35:00Z"/>
                <w:rFonts w:ascii="Verdana" w:hAnsi="Verdana" w:cs="Arial"/>
              </w:rPr>
            </w:pPr>
            <w:proofErr w:type="spellStart"/>
            <w:ins w:id="181" w:author="Lakshmi Narayana" w:date="2023-09-19T12:35:00Z">
              <w:r w:rsidRPr="00342ECD">
                <w:rPr>
                  <w:rFonts w:ascii="Verdana" w:hAnsi="Verdana" w:cs="Arial"/>
                </w:rPr>
                <w:t>EmployerName</w:t>
              </w:r>
              <w:proofErr w:type="spellEnd"/>
            </w:ins>
          </w:p>
        </w:tc>
        <w:tc>
          <w:tcPr>
            <w:tcW w:w="4050" w:type="dxa"/>
          </w:tcPr>
          <w:p w14:paraId="6BFAD44F" w14:textId="05C6ED41" w:rsidR="00E25AC4" w:rsidRDefault="00E25AC4" w:rsidP="00E25AC4">
            <w:pPr>
              <w:pStyle w:val="tabletext"/>
              <w:rPr>
                <w:ins w:id="182" w:author="Lakshmi Narayana" w:date="2023-09-19T12:35:00Z"/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</w:pPr>
            <w:ins w:id="183" w:author="Lakshmi Narayana" w:date="2023-09-19T12:35:00Z">
              <w:r>
                <w:rPr>
                  <w:rFonts w:ascii="Courier New" w:hAnsi="Courier New" w:cs="Courier New"/>
                  <w:b/>
                  <w:bCs/>
                  <w:color w:val="3B4151"/>
                  <w:sz w:val="18"/>
                  <w:szCs w:val="18"/>
                </w:rPr>
                <w:t>employer Name updated in IBPS</w:t>
              </w:r>
            </w:ins>
          </w:p>
        </w:tc>
        <w:tc>
          <w:tcPr>
            <w:tcW w:w="1350" w:type="dxa"/>
          </w:tcPr>
          <w:p w14:paraId="10AFDDE7" w14:textId="3B888C7D" w:rsidR="00E25AC4" w:rsidRDefault="00E25AC4" w:rsidP="00E25AC4">
            <w:pPr>
              <w:pStyle w:val="tabletext"/>
              <w:rPr>
                <w:ins w:id="184" w:author="Lakshmi Narayana" w:date="2023-09-19T12:35:00Z"/>
                <w:rFonts w:ascii="Verdana" w:hAnsi="Verdana" w:cs="Arial"/>
              </w:rPr>
            </w:pPr>
            <w:ins w:id="185" w:author="Lakshmi Narayana" w:date="2023-09-19T12:35:00Z">
              <w:r>
                <w:rPr>
                  <w:rFonts w:ascii="Verdana" w:hAnsi="Verdana" w:cs="Arial"/>
                </w:rPr>
                <w:t>String(254</w:t>
              </w:r>
              <w:r w:rsidRPr="004357D2">
                <w:rPr>
                  <w:rFonts w:ascii="Verdana" w:hAnsi="Verdana" w:cs="Arial"/>
                </w:rPr>
                <w:t>)</w:t>
              </w:r>
            </w:ins>
          </w:p>
        </w:tc>
        <w:tc>
          <w:tcPr>
            <w:tcW w:w="1890" w:type="dxa"/>
          </w:tcPr>
          <w:p w14:paraId="45E09C7E" w14:textId="008261E5" w:rsidR="00E25AC4" w:rsidRPr="004064D6" w:rsidRDefault="00E25AC4" w:rsidP="00E25AC4">
            <w:pPr>
              <w:pStyle w:val="Default"/>
              <w:rPr>
                <w:ins w:id="186" w:author="Lakshmi Narayana" w:date="2023-09-19T12:35:00Z"/>
                <w:rFonts w:ascii="Verdana" w:eastAsia="Calibri" w:hAnsi="Verdana"/>
                <w:sz w:val="20"/>
                <w:szCs w:val="20"/>
              </w:rPr>
            </w:pPr>
            <w:ins w:id="187" w:author="Lakshmi Narayana" w:date="2023-09-19T12:35:00Z">
              <w:r w:rsidRPr="004064D6">
                <w:rPr>
                  <w:rFonts w:ascii="Verdana" w:eastAsia="Calibri" w:hAnsi="Verdana"/>
                  <w:sz w:val="20"/>
                  <w:szCs w:val="20"/>
                </w:rPr>
                <w:t>Optional</w:t>
              </w:r>
            </w:ins>
          </w:p>
        </w:tc>
      </w:tr>
      <w:tr w:rsidR="00E25AC4" w:rsidRPr="009F480D" w:rsidDel="005D518C" w14:paraId="142B07D9" w14:textId="77777777" w:rsidTr="00570CEF">
        <w:tblPrEx>
          <w:tblLook w:val="04A0" w:firstRow="1" w:lastRow="0" w:firstColumn="1" w:lastColumn="0" w:noHBand="0" w:noVBand="1"/>
        </w:tblPrEx>
        <w:trPr>
          <w:ins w:id="188" w:author="Lakshmi Narayana" w:date="2023-09-19T12:35:00Z"/>
        </w:trPr>
        <w:tc>
          <w:tcPr>
            <w:tcW w:w="2340" w:type="dxa"/>
          </w:tcPr>
          <w:p w14:paraId="00230789" w14:textId="51D8D225" w:rsidR="00E25AC4" w:rsidRPr="00342ECD" w:rsidRDefault="00E25AC4" w:rsidP="00E25AC4">
            <w:pPr>
              <w:pStyle w:val="tabletext"/>
              <w:rPr>
                <w:ins w:id="189" w:author="Lakshmi Narayana" w:date="2023-09-19T12:35:00Z"/>
                <w:rFonts w:ascii="Verdana" w:hAnsi="Verdana" w:cs="Arial"/>
              </w:rPr>
            </w:pPr>
            <w:proofErr w:type="spellStart"/>
            <w:ins w:id="190" w:author="Lakshmi Narayana" w:date="2023-09-19T12:35:00Z">
              <w:r w:rsidRPr="00342ECD">
                <w:rPr>
                  <w:rFonts w:ascii="Verdana" w:hAnsi="Verdana" w:cs="Arial"/>
                </w:rPr>
                <w:t>OutputFinalDBR</w:t>
              </w:r>
              <w:proofErr w:type="spellEnd"/>
            </w:ins>
          </w:p>
        </w:tc>
        <w:tc>
          <w:tcPr>
            <w:tcW w:w="4050" w:type="dxa"/>
          </w:tcPr>
          <w:p w14:paraId="5AE4CDAA" w14:textId="0602A5C5" w:rsidR="00E25AC4" w:rsidRDefault="00E25AC4" w:rsidP="00E25AC4">
            <w:pPr>
              <w:pStyle w:val="tabletext"/>
              <w:rPr>
                <w:ins w:id="191" w:author="Lakshmi Narayana" w:date="2023-09-19T12:35:00Z"/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</w:pPr>
            <w:ins w:id="192" w:author="Lakshmi Narayana" w:date="2023-09-19T12:35:00Z">
              <w:r>
                <w:rPr>
                  <w:rFonts w:ascii="Courier New" w:hAnsi="Courier New" w:cs="Courier New"/>
                  <w:b/>
                  <w:bCs/>
                  <w:color w:val="3B4151"/>
                  <w:sz w:val="18"/>
                  <w:szCs w:val="18"/>
                </w:rPr>
                <w:t xml:space="preserve">Output DBR received from </w:t>
              </w:r>
              <w:proofErr w:type="spellStart"/>
              <w:r>
                <w:rPr>
                  <w:rFonts w:ascii="Courier New" w:hAnsi="Courier New" w:cs="Courier New"/>
                  <w:b/>
                  <w:bCs/>
                  <w:color w:val="3B4151"/>
                  <w:sz w:val="18"/>
                  <w:szCs w:val="18"/>
                </w:rPr>
                <w:t>Dectech</w:t>
              </w:r>
              <w:proofErr w:type="spellEnd"/>
              <w:r>
                <w:rPr>
                  <w:rFonts w:ascii="Courier New" w:hAnsi="Courier New" w:cs="Courier New"/>
                  <w:b/>
                  <w:bCs/>
                  <w:color w:val="3B4151"/>
                  <w:sz w:val="18"/>
                  <w:szCs w:val="18"/>
                </w:rPr>
                <w:t xml:space="preserve"> in IBPS</w:t>
              </w:r>
            </w:ins>
          </w:p>
        </w:tc>
        <w:tc>
          <w:tcPr>
            <w:tcW w:w="1350" w:type="dxa"/>
          </w:tcPr>
          <w:p w14:paraId="16B2CF42" w14:textId="2E9E1F41" w:rsidR="00E25AC4" w:rsidRDefault="00E25AC4" w:rsidP="00E25AC4">
            <w:pPr>
              <w:pStyle w:val="tabletext"/>
              <w:rPr>
                <w:ins w:id="193" w:author="Lakshmi Narayana" w:date="2023-09-19T12:35:00Z"/>
                <w:rFonts w:ascii="Verdana" w:hAnsi="Verdana" w:cs="Arial"/>
              </w:rPr>
            </w:pPr>
            <w:ins w:id="194" w:author="Lakshmi Narayana" w:date="2023-09-19T12:35:00Z">
              <w:r>
                <w:rPr>
                  <w:rFonts w:ascii="Verdana" w:hAnsi="Verdana" w:cs="Arial"/>
                </w:rPr>
                <w:t>String</w:t>
              </w:r>
            </w:ins>
          </w:p>
        </w:tc>
        <w:tc>
          <w:tcPr>
            <w:tcW w:w="1890" w:type="dxa"/>
          </w:tcPr>
          <w:p w14:paraId="64C5D28B" w14:textId="0321CC4B" w:rsidR="00E25AC4" w:rsidRPr="004064D6" w:rsidRDefault="00E25AC4" w:rsidP="00E25AC4">
            <w:pPr>
              <w:pStyle w:val="Default"/>
              <w:rPr>
                <w:ins w:id="195" w:author="Lakshmi Narayana" w:date="2023-09-19T12:35:00Z"/>
                <w:rFonts w:ascii="Verdana" w:eastAsia="Calibri" w:hAnsi="Verdana"/>
                <w:sz w:val="20"/>
                <w:szCs w:val="20"/>
              </w:rPr>
            </w:pPr>
            <w:ins w:id="196" w:author="Lakshmi Narayana" w:date="2023-09-19T12:35:00Z">
              <w:r w:rsidRPr="004064D6">
                <w:rPr>
                  <w:rFonts w:ascii="Verdana" w:eastAsia="Calibri" w:hAnsi="Verdana"/>
                  <w:sz w:val="20"/>
                  <w:szCs w:val="20"/>
                </w:rPr>
                <w:t>Optional</w:t>
              </w:r>
            </w:ins>
          </w:p>
        </w:tc>
      </w:tr>
      <w:tr w:rsidR="00E25AC4" w:rsidRPr="009F480D" w:rsidDel="005D518C" w14:paraId="7DF36684" w14:textId="77777777" w:rsidTr="00570CEF">
        <w:tblPrEx>
          <w:tblLook w:val="04A0" w:firstRow="1" w:lastRow="0" w:firstColumn="1" w:lastColumn="0" w:noHBand="0" w:noVBand="1"/>
        </w:tblPrEx>
        <w:trPr>
          <w:ins w:id="197" w:author="Lakshmi Narayana" w:date="2023-09-19T12:35:00Z"/>
        </w:trPr>
        <w:tc>
          <w:tcPr>
            <w:tcW w:w="2340" w:type="dxa"/>
          </w:tcPr>
          <w:p w14:paraId="59E9F983" w14:textId="7DB0D21B" w:rsidR="00E25AC4" w:rsidRPr="00342ECD" w:rsidRDefault="00E25AC4" w:rsidP="00E25AC4">
            <w:pPr>
              <w:pStyle w:val="tabletext"/>
              <w:rPr>
                <w:ins w:id="198" w:author="Lakshmi Narayana" w:date="2023-09-19T12:35:00Z"/>
                <w:rFonts w:ascii="Verdana" w:hAnsi="Verdana" w:cs="Arial"/>
              </w:rPr>
            </w:pPr>
            <w:proofErr w:type="spellStart"/>
            <w:ins w:id="199" w:author="Lakshmi Narayana" w:date="2023-09-19T12:35:00Z">
              <w:r w:rsidRPr="00342ECD">
                <w:rPr>
                  <w:rFonts w:ascii="Verdana" w:hAnsi="Verdana" w:cs="Arial"/>
                </w:rPr>
                <w:t>FatcaDetails</w:t>
              </w:r>
              <w:proofErr w:type="spellEnd"/>
            </w:ins>
          </w:p>
        </w:tc>
        <w:tc>
          <w:tcPr>
            <w:tcW w:w="4050" w:type="dxa"/>
          </w:tcPr>
          <w:p w14:paraId="0015EEA3" w14:textId="03795544" w:rsidR="00E25AC4" w:rsidRDefault="00E25AC4" w:rsidP="00E25AC4">
            <w:pPr>
              <w:pStyle w:val="tabletext"/>
              <w:rPr>
                <w:ins w:id="200" w:author="Lakshmi Narayana" w:date="2023-09-19T12:35:00Z"/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</w:pPr>
            <w:ins w:id="201" w:author="Lakshmi Narayana" w:date="2023-09-19T12:35:00Z">
              <w:r>
                <w:rPr>
                  <w:rFonts w:ascii="Verdana" w:hAnsi="Verdana" w:cs="Arial"/>
                </w:rPr>
                <w:t>Aggregate start</w:t>
              </w:r>
            </w:ins>
          </w:p>
        </w:tc>
        <w:tc>
          <w:tcPr>
            <w:tcW w:w="1350" w:type="dxa"/>
          </w:tcPr>
          <w:p w14:paraId="647080BC" w14:textId="77777777" w:rsidR="00E25AC4" w:rsidRDefault="00E25AC4" w:rsidP="00E25AC4">
            <w:pPr>
              <w:pStyle w:val="tabletext"/>
              <w:rPr>
                <w:ins w:id="202" w:author="Lakshmi Narayana" w:date="2023-09-19T12:35:00Z"/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4B079BDE" w14:textId="77777777" w:rsidR="00E25AC4" w:rsidRPr="004064D6" w:rsidRDefault="00E25AC4" w:rsidP="00E25AC4">
            <w:pPr>
              <w:pStyle w:val="Default"/>
              <w:rPr>
                <w:ins w:id="203" w:author="Lakshmi Narayana" w:date="2023-09-19T12:35:00Z"/>
                <w:rFonts w:ascii="Verdana" w:eastAsia="Calibri" w:hAnsi="Verdana"/>
                <w:sz w:val="20"/>
                <w:szCs w:val="20"/>
              </w:rPr>
            </w:pPr>
          </w:p>
        </w:tc>
      </w:tr>
      <w:tr w:rsidR="00E25AC4" w:rsidRPr="009F480D" w:rsidDel="005D518C" w14:paraId="7C97052E" w14:textId="77777777" w:rsidTr="00570CEF">
        <w:tblPrEx>
          <w:tblLook w:val="04A0" w:firstRow="1" w:lastRow="0" w:firstColumn="1" w:lastColumn="0" w:noHBand="0" w:noVBand="1"/>
        </w:tblPrEx>
        <w:trPr>
          <w:ins w:id="204" w:author="Lakshmi Narayana" w:date="2023-09-19T12:35:00Z"/>
        </w:trPr>
        <w:tc>
          <w:tcPr>
            <w:tcW w:w="2340" w:type="dxa"/>
          </w:tcPr>
          <w:p w14:paraId="1B870417" w14:textId="48AEBD7B" w:rsidR="00E25AC4" w:rsidRPr="00342ECD" w:rsidRDefault="00E25AC4" w:rsidP="00E25AC4">
            <w:pPr>
              <w:pStyle w:val="tabletext"/>
              <w:rPr>
                <w:ins w:id="205" w:author="Lakshmi Narayana" w:date="2023-09-19T12:35:00Z"/>
                <w:rFonts w:ascii="Verdana" w:hAnsi="Verdana" w:cs="Arial"/>
              </w:rPr>
            </w:pPr>
            <w:proofErr w:type="spellStart"/>
            <w:ins w:id="206" w:author="Lakshmi Narayana" w:date="2023-09-19T12:35:00Z">
              <w:r w:rsidRPr="00342ECD">
                <w:rPr>
                  <w:rFonts w:ascii="Verdana" w:hAnsi="Verdana" w:cs="Arial"/>
                </w:rPr>
                <w:t>USRelation</w:t>
              </w:r>
              <w:proofErr w:type="spellEnd"/>
            </w:ins>
          </w:p>
        </w:tc>
        <w:tc>
          <w:tcPr>
            <w:tcW w:w="4050" w:type="dxa"/>
          </w:tcPr>
          <w:p w14:paraId="25B49FE7" w14:textId="72A7F69D" w:rsidR="00E25AC4" w:rsidRDefault="00E25AC4" w:rsidP="00E25AC4">
            <w:pPr>
              <w:pStyle w:val="tabletext"/>
              <w:rPr>
                <w:ins w:id="207" w:author="Lakshmi Narayana" w:date="2023-09-19T12:35:00Z"/>
                <w:rFonts w:ascii="Verdana" w:hAnsi="Verdana" w:cs="Arial"/>
              </w:rPr>
            </w:pPr>
            <w:proofErr w:type="spellStart"/>
            <w:ins w:id="208" w:author="Lakshmi Narayana" w:date="2023-09-19T12:35:00Z">
              <w:r>
                <w:rPr>
                  <w:rFonts w:ascii="Courier New" w:hAnsi="Courier New" w:cs="Courier New"/>
                  <w:b/>
                  <w:bCs/>
                  <w:color w:val="3B4151"/>
                  <w:sz w:val="18"/>
                  <w:szCs w:val="18"/>
                </w:rPr>
                <w:t>USRelation</w:t>
              </w:r>
              <w:proofErr w:type="spellEnd"/>
              <w:r>
                <w:rPr>
                  <w:rFonts w:ascii="Courier New" w:hAnsi="Courier New" w:cs="Courier New"/>
                  <w:b/>
                  <w:bCs/>
                  <w:color w:val="3B4151"/>
                  <w:sz w:val="18"/>
                  <w:szCs w:val="18"/>
                </w:rPr>
                <w:t xml:space="preserve"> updated in IBPS</w:t>
              </w:r>
            </w:ins>
          </w:p>
        </w:tc>
        <w:tc>
          <w:tcPr>
            <w:tcW w:w="1350" w:type="dxa"/>
          </w:tcPr>
          <w:p w14:paraId="1D672794" w14:textId="30ACEA8F" w:rsidR="00E25AC4" w:rsidRDefault="00E25AC4" w:rsidP="00E25AC4">
            <w:pPr>
              <w:pStyle w:val="tabletext"/>
              <w:rPr>
                <w:ins w:id="209" w:author="Lakshmi Narayana" w:date="2023-09-19T12:35:00Z"/>
                <w:rFonts w:ascii="Verdana" w:hAnsi="Verdana" w:cs="Arial"/>
              </w:rPr>
            </w:pPr>
            <w:ins w:id="210" w:author="Lakshmi Narayana" w:date="2023-09-19T12:35:00Z">
              <w:r>
                <w:rPr>
                  <w:rFonts w:ascii="Verdana" w:hAnsi="Verdana" w:cs="Arial"/>
                </w:rPr>
                <w:t>String</w:t>
              </w:r>
            </w:ins>
          </w:p>
        </w:tc>
        <w:tc>
          <w:tcPr>
            <w:tcW w:w="1890" w:type="dxa"/>
          </w:tcPr>
          <w:p w14:paraId="19661742" w14:textId="74AF3DCC" w:rsidR="00E25AC4" w:rsidRPr="004064D6" w:rsidRDefault="00E25AC4" w:rsidP="00E25AC4">
            <w:pPr>
              <w:pStyle w:val="Default"/>
              <w:rPr>
                <w:ins w:id="211" w:author="Lakshmi Narayana" w:date="2023-09-19T12:35:00Z"/>
                <w:rFonts w:ascii="Verdana" w:eastAsia="Calibri" w:hAnsi="Verdana"/>
                <w:sz w:val="20"/>
                <w:szCs w:val="20"/>
              </w:rPr>
            </w:pPr>
            <w:ins w:id="212" w:author="Lakshmi Narayana" w:date="2023-09-19T12:35:00Z">
              <w:r w:rsidRPr="004064D6">
                <w:rPr>
                  <w:rFonts w:ascii="Verdana" w:eastAsia="Calibri" w:hAnsi="Verdana"/>
                  <w:sz w:val="20"/>
                  <w:szCs w:val="20"/>
                </w:rPr>
                <w:t>Optional</w:t>
              </w:r>
            </w:ins>
          </w:p>
        </w:tc>
      </w:tr>
      <w:tr w:rsidR="00E25AC4" w:rsidRPr="009F480D" w:rsidDel="005D518C" w14:paraId="007B5947" w14:textId="77777777" w:rsidTr="00570CEF">
        <w:tblPrEx>
          <w:tblLook w:val="04A0" w:firstRow="1" w:lastRow="0" w:firstColumn="1" w:lastColumn="0" w:noHBand="0" w:noVBand="1"/>
        </w:tblPrEx>
        <w:trPr>
          <w:ins w:id="213" w:author="Lakshmi Narayana" w:date="2023-09-19T12:35:00Z"/>
        </w:trPr>
        <w:tc>
          <w:tcPr>
            <w:tcW w:w="2340" w:type="dxa"/>
          </w:tcPr>
          <w:p w14:paraId="5943C48E" w14:textId="171CA6E0" w:rsidR="00E25AC4" w:rsidRPr="00342ECD" w:rsidRDefault="00E25AC4" w:rsidP="00E25AC4">
            <w:pPr>
              <w:pStyle w:val="tabletext"/>
              <w:rPr>
                <w:ins w:id="214" w:author="Lakshmi Narayana" w:date="2023-09-19T12:35:00Z"/>
                <w:rFonts w:ascii="Verdana" w:hAnsi="Verdana" w:cs="Arial"/>
              </w:rPr>
            </w:pPr>
            <w:ins w:id="215" w:author="Lakshmi Narayana" w:date="2023-09-19T12:35:00Z">
              <w:r w:rsidRPr="00342ECD">
                <w:rPr>
                  <w:rFonts w:ascii="Verdana" w:hAnsi="Verdana" w:cs="Arial"/>
                </w:rPr>
                <w:t>TIN</w:t>
              </w:r>
            </w:ins>
          </w:p>
        </w:tc>
        <w:tc>
          <w:tcPr>
            <w:tcW w:w="4050" w:type="dxa"/>
          </w:tcPr>
          <w:p w14:paraId="17D85953" w14:textId="413AAE0D" w:rsidR="00E25AC4" w:rsidRDefault="00E25AC4" w:rsidP="00E25AC4">
            <w:pPr>
              <w:pStyle w:val="tabletext"/>
              <w:rPr>
                <w:ins w:id="216" w:author="Lakshmi Narayana" w:date="2023-09-19T12:35:00Z"/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</w:pPr>
            <w:ins w:id="217" w:author="Lakshmi Narayana" w:date="2023-09-19T12:35:00Z">
              <w:r>
                <w:rPr>
                  <w:rFonts w:ascii="Courier New" w:hAnsi="Courier New" w:cs="Courier New"/>
                  <w:b/>
                  <w:bCs/>
                  <w:color w:val="3B4151"/>
                  <w:sz w:val="18"/>
                  <w:szCs w:val="18"/>
                </w:rPr>
                <w:t>TIN Number updated in IBPS</w:t>
              </w:r>
            </w:ins>
          </w:p>
        </w:tc>
        <w:tc>
          <w:tcPr>
            <w:tcW w:w="1350" w:type="dxa"/>
          </w:tcPr>
          <w:p w14:paraId="61E7818B" w14:textId="0334036D" w:rsidR="00E25AC4" w:rsidRDefault="00E25AC4" w:rsidP="00E25AC4">
            <w:pPr>
              <w:pStyle w:val="tabletext"/>
              <w:rPr>
                <w:ins w:id="218" w:author="Lakshmi Narayana" w:date="2023-09-19T12:35:00Z"/>
                <w:rFonts w:ascii="Verdana" w:hAnsi="Verdana" w:cs="Arial"/>
              </w:rPr>
            </w:pPr>
            <w:ins w:id="219" w:author="Lakshmi Narayana" w:date="2023-09-19T12:35:00Z">
              <w:r>
                <w:rPr>
                  <w:rFonts w:ascii="Verdana" w:hAnsi="Verdana" w:cs="Arial"/>
                </w:rPr>
                <w:t>String</w:t>
              </w:r>
            </w:ins>
          </w:p>
        </w:tc>
        <w:tc>
          <w:tcPr>
            <w:tcW w:w="1890" w:type="dxa"/>
          </w:tcPr>
          <w:p w14:paraId="09619AC6" w14:textId="7D742E88" w:rsidR="00E25AC4" w:rsidRPr="004064D6" w:rsidRDefault="00E25AC4" w:rsidP="00E25AC4">
            <w:pPr>
              <w:pStyle w:val="Default"/>
              <w:rPr>
                <w:ins w:id="220" w:author="Lakshmi Narayana" w:date="2023-09-19T12:35:00Z"/>
                <w:rFonts w:ascii="Verdana" w:eastAsia="Calibri" w:hAnsi="Verdana"/>
                <w:sz w:val="20"/>
                <w:szCs w:val="20"/>
              </w:rPr>
            </w:pPr>
            <w:ins w:id="221" w:author="Lakshmi Narayana" w:date="2023-09-19T12:35:00Z">
              <w:r w:rsidRPr="004064D6">
                <w:rPr>
                  <w:rFonts w:ascii="Verdana" w:eastAsia="Calibri" w:hAnsi="Verdana"/>
                  <w:sz w:val="20"/>
                  <w:szCs w:val="20"/>
                </w:rPr>
                <w:t>Optional</w:t>
              </w:r>
            </w:ins>
          </w:p>
        </w:tc>
      </w:tr>
      <w:tr w:rsidR="00E25AC4" w:rsidRPr="009F480D" w:rsidDel="005D518C" w14:paraId="0766D38A" w14:textId="77777777" w:rsidTr="00570CEF">
        <w:tblPrEx>
          <w:tblLook w:val="04A0" w:firstRow="1" w:lastRow="0" w:firstColumn="1" w:lastColumn="0" w:noHBand="0" w:noVBand="1"/>
        </w:tblPrEx>
        <w:trPr>
          <w:ins w:id="222" w:author="Lakshmi Narayana" w:date="2023-09-19T12:35:00Z"/>
        </w:trPr>
        <w:tc>
          <w:tcPr>
            <w:tcW w:w="2340" w:type="dxa"/>
          </w:tcPr>
          <w:p w14:paraId="6138BAAE" w14:textId="0ECE131A" w:rsidR="00E25AC4" w:rsidRPr="00342ECD" w:rsidRDefault="00E25AC4" w:rsidP="00E25AC4">
            <w:pPr>
              <w:pStyle w:val="tabletext"/>
              <w:rPr>
                <w:ins w:id="223" w:author="Lakshmi Narayana" w:date="2023-09-19T12:35:00Z"/>
                <w:rFonts w:ascii="Verdana" w:hAnsi="Verdana" w:cs="Arial"/>
              </w:rPr>
            </w:pPr>
            <w:proofErr w:type="spellStart"/>
            <w:ins w:id="224" w:author="Lakshmi Narayana" w:date="2023-09-19T12:35:00Z">
              <w:r w:rsidRPr="00342ECD">
                <w:rPr>
                  <w:rFonts w:ascii="Verdana" w:hAnsi="Verdana" w:cs="Arial"/>
                </w:rPr>
                <w:t>FatcaReason</w:t>
              </w:r>
              <w:proofErr w:type="spellEnd"/>
            </w:ins>
          </w:p>
        </w:tc>
        <w:tc>
          <w:tcPr>
            <w:tcW w:w="4050" w:type="dxa"/>
          </w:tcPr>
          <w:p w14:paraId="585E86B1" w14:textId="12BF883E" w:rsidR="00E25AC4" w:rsidRDefault="00E25AC4" w:rsidP="00E25AC4">
            <w:pPr>
              <w:pStyle w:val="tabletext"/>
              <w:rPr>
                <w:ins w:id="225" w:author="Lakshmi Narayana" w:date="2023-09-19T12:35:00Z"/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</w:pPr>
            <w:proofErr w:type="spellStart"/>
            <w:ins w:id="226" w:author="Lakshmi Narayana" w:date="2023-09-19T12:35:00Z">
              <w:r>
                <w:rPr>
                  <w:rFonts w:ascii="Courier New" w:hAnsi="Courier New" w:cs="Courier New"/>
                  <w:b/>
                  <w:bCs/>
                  <w:color w:val="3B4151"/>
                  <w:sz w:val="18"/>
                  <w:szCs w:val="18"/>
                </w:rPr>
                <w:t>Fatca</w:t>
              </w:r>
              <w:proofErr w:type="spellEnd"/>
              <w:r>
                <w:rPr>
                  <w:rFonts w:ascii="Courier New" w:hAnsi="Courier New" w:cs="Courier New"/>
                  <w:b/>
                  <w:bCs/>
                  <w:color w:val="3B4151"/>
                  <w:sz w:val="18"/>
                  <w:szCs w:val="18"/>
                </w:rPr>
                <w:t xml:space="preserve"> Reason updated in IBPS</w:t>
              </w:r>
            </w:ins>
          </w:p>
        </w:tc>
        <w:tc>
          <w:tcPr>
            <w:tcW w:w="1350" w:type="dxa"/>
          </w:tcPr>
          <w:p w14:paraId="3D621A34" w14:textId="58DA640D" w:rsidR="00E25AC4" w:rsidRDefault="00E25AC4" w:rsidP="00E25AC4">
            <w:pPr>
              <w:pStyle w:val="tabletext"/>
              <w:rPr>
                <w:ins w:id="227" w:author="Lakshmi Narayana" w:date="2023-09-19T12:35:00Z"/>
                <w:rFonts w:ascii="Verdana" w:hAnsi="Verdana" w:cs="Arial"/>
              </w:rPr>
            </w:pPr>
            <w:ins w:id="228" w:author="Lakshmi Narayana" w:date="2023-09-19T12:35:00Z">
              <w:r>
                <w:rPr>
                  <w:rFonts w:ascii="Verdana" w:hAnsi="Verdana" w:cs="Arial"/>
                </w:rPr>
                <w:t>String</w:t>
              </w:r>
            </w:ins>
          </w:p>
        </w:tc>
        <w:tc>
          <w:tcPr>
            <w:tcW w:w="1890" w:type="dxa"/>
          </w:tcPr>
          <w:p w14:paraId="779417ED" w14:textId="4D3D2309" w:rsidR="00E25AC4" w:rsidRPr="004064D6" w:rsidRDefault="00E25AC4" w:rsidP="00E25AC4">
            <w:pPr>
              <w:pStyle w:val="Default"/>
              <w:rPr>
                <w:ins w:id="229" w:author="Lakshmi Narayana" w:date="2023-09-19T12:35:00Z"/>
                <w:rFonts w:ascii="Verdana" w:eastAsia="Calibri" w:hAnsi="Verdana"/>
                <w:sz w:val="20"/>
                <w:szCs w:val="20"/>
              </w:rPr>
            </w:pPr>
            <w:ins w:id="230" w:author="Lakshmi Narayana" w:date="2023-09-19T12:35:00Z">
              <w:r w:rsidRPr="004064D6">
                <w:rPr>
                  <w:rFonts w:ascii="Verdana" w:eastAsia="Calibri" w:hAnsi="Verdana"/>
                  <w:sz w:val="20"/>
                  <w:szCs w:val="20"/>
                </w:rPr>
                <w:t>Optional</w:t>
              </w:r>
            </w:ins>
          </w:p>
        </w:tc>
      </w:tr>
      <w:tr w:rsidR="00E25AC4" w:rsidRPr="009F480D" w:rsidDel="005D518C" w14:paraId="7A385994" w14:textId="77777777" w:rsidTr="00570CEF">
        <w:tblPrEx>
          <w:tblLook w:val="04A0" w:firstRow="1" w:lastRow="0" w:firstColumn="1" w:lastColumn="0" w:noHBand="0" w:noVBand="1"/>
        </w:tblPrEx>
        <w:trPr>
          <w:ins w:id="231" w:author="Lakshmi Narayana" w:date="2023-09-19T12:35:00Z"/>
        </w:trPr>
        <w:tc>
          <w:tcPr>
            <w:tcW w:w="2340" w:type="dxa"/>
          </w:tcPr>
          <w:p w14:paraId="49EE5A1A" w14:textId="5ED18F41" w:rsidR="00E25AC4" w:rsidRPr="00342ECD" w:rsidRDefault="00E25AC4" w:rsidP="00E25AC4">
            <w:pPr>
              <w:pStyle w:val="tabletext"/>
              <w:rPr>
                <w:ins w:id="232" w:author="Lakshmi Narayana" w:date="2023-09-19T12:35:00Z"/>
                <w:rFonts w:ascii="Verdana" w:hAnsi="Verdana" w:cs="Arial"/>
              </w:rPr>
            </w:pPr>
            <w:proofErr w:type="spellStart"/>
            <w:ins w:id="233" w:author="Lakshmi Narayana" w:date="2023-09-19T12:35:00Z">
              <w:r w:rsidRPr="00342ECD">
                <w:rPr>
                  <w:rFonts w:ascii="Verdana" w:hAnsi="Verdana" w:cs="Arial"/>
                </w:rPr>
                <w:t>FatcaDetails</w:t>
              </w:r>
              <w:proofErr w:type="spellEnd"/>
            </w:ins>
          </w:p>
        </w:tc>
        <w:tc>
          <w:tcPr>
            <w:tcW w:w="4050" w:type="dxa"/>
          </w:tcPr>
          <w:p w14:paraId="5803654B" w14:textId="2871AC2C" w:rsidR="00E25AC4" w:rsidRDefault="00E25AC4" w:rsidP="00E25AC4">
            <w:pPr>
              <w:pStyle w:val="tabletext"/>
              <w:rPr>
                <w:ins w:id="234" w:author="Lakshmi Narayana" w:date="2023-09-19T12:35:00Z"/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</w:pPr>
            <w:ins w:id="235" w:author="Lakshmi Narayana" w:date="2023-09-19T12:35:00Z">
              <w:r>
                <w:rPr>
                  <w:rFonts w:ascii="Verdana" w:hAnsi="Verdana" w:cs="Arial"/>
                </w:rPr>
                <w:t>Aggregate End</w:t>
              </w:r>
            </w:ins>
          </w:p>
        </w:tc>
        <w:tc>
          <w:tcPr>
            <w:tcW w:w="1350" w:type="dxa"/>
          </w:tcPr>
          <w:p w14:paraId="1551E3E3" w14:textId="77777777" w:rsidR="00E25AC4" w:rsidRDefault="00E25AC4" w:rsidP="00E25AC4">
            <w:pPr>
              <w:pStyle w:val="tabletext"/>
              <w:rPr>
                <w:ins w:id="236" w:author="Lakshmi Narayana" w:date="2023-09-19T12:35:00Z"/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01A035B0" w14:textId="77777777" w:rsidR="00E25AC4" w:rsidRPr="004064D6" w:rsidRDefault="00E25AC4" w:rsidP="00E25AC4">
            <w:pPr>
              <w:pStyle w:val="Default"/>
              <w:rPr>
                <w:ins w:id="237" w:author="Lakshmi Narayana" w:date="2023-09-19T12:35:00Z"/>
                <w:rFonts w:ascii="Verdana" w:eastAsia="Calibri" w:hAnsi="Verdana"/>
                <w:sz w:val="20"/>
                <w:szCs w:val="20"/>
              </w:rPr>
            </w:pPr>
          </w:p>
        </w:tc>
      </w:tr>
    </w:tbl>
    <w:p w14:paraId="4CD2C6CE" w14:textId="77777777" w:rsidR="00B2424C" w:rsidRDefault="00B2424C" w:rsidP="00B2424C">
      <w:pPr>
        <w:spacing w:line="240" w:lineRule="auto"/>
        <w:contextualSpacing/>
      </w:pPr>
    </w:p>
    <w:p w14:paraId="4D219FDB" w14:textId="77777777" w:rsidR="00B2424C" w:rsidRDefault="00B2424C" w:rsidP="00B2424C">
      <w:pPr>
        <w:ind w:left="90"/>
        <w:rPr>
          <w:rFonts w:eastAsia="Times New Roman"/>
          <w:b/>
          <w:bCs/>
          <w:color w:val="1F497D"/>
          <w:sz w:val="24"/>
        </w:rPr>
      </w:pPr>
    </w:p>
    <w:p w14:paraId="1DFE784A" w14:textId="77777777" w:rsidR="00B2424C" w:rsidRPr="003C7BE6" w:rsidRDefault="00B2424C" w:rsidP="003C7BE6">
      <w:pPr>
        <w:pStyle w:val="tabletext"/>
        <w:rPr>
          <w:rFonts w:ascii="Verdana" w:hAnsi="Verdana" w:cs="Arial"/>
        </w:rPr>
      </w:pPr>
      <w:r w:rsidRPr="003C7BE6">
        <w:rPr>
          <w:rFonts w:ascii="Verdana" w:hAnsi="Verdana" w:cs="Arial"/>
        </w:rPr>
        <w:t>Sample Request</w:t>
      </w:r>
    </w:p>
    <w:p w14:paraId="3385DB9E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</w:p>
    <w:p w14:paraId="31470741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>&lt;? Xml version="1.0" encoding="UTF-8" standalone="yes"?&gt;</w:t>
      </w:r>
    </w:p>
    <w:p w14:paraId="0CEE0DB3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>&lt;EE_EAI_MESSAGE&gt;</w:t>
      </w:r>
    </w:p>
    <w:p w14:paraId="239051A3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  <w:t>&lt;EE_EAI_HEADER&gt;</w:t>
      </w:r>
    </w:p>
    <w:p w14:paraId="7298AA3C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MsgFormat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&gt;NOTIFY_APPLICATION&lt;/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MsgFormat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65C7BFB3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MsgVersion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&gt;0001&lt;/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MsgVersion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B121244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RequestorChannelId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F53852F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CAS/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RequestorChannelId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022924AF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RequestorUserId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&gt;RAKUSER&lt;/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RequestorUserId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7F71016C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RequestorLanguage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&gt;E&lt;/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RequestorLanguage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2D5080C0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RequestorSecurityInfo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&gt;secure&lt;/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RequestorSecurityInfo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0468218B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ReturnCode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&gt;911&lt;/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ReturnCode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29DB722B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ReturnDesc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&gt;Issuer Timed Out&lt;/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ReturnDesc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62B79696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MessageId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&gt;123123453&lt;/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MessageId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818F6D2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&lt;Extra1&gt;REQ||SHELL.JOHN&lt;/Extra1&gt;</w:t>
      </w:r>
    </w:p>
    <w:p w14:paraId="30C1B992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lastRenderedPageBreak/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&lt;Extra2&gt;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YYYY-MM-DDThh</w:t>
      </w:r>
      <w:proofErr w:type="gramStart"/>
      <w:r w:rsidRPr="00AD2F6B">
        <w:rPr>
          <w:rFonts w:asciiTheme="minorHAnsi" w:hAnsiTheme="minorHAnsi" w:cstheme="minorHAnsi"/>
          <w:sz w:val="22"/>
          <w:szCs w:val="22"/>
        </w:rPr>
        <w:t>:mm:ss.mmm</w:t>
      </w:r>
      <w:proofErr w:type="gramEnd"/>
      <w:r w:rsidRPr="00AD2F6B">
        <w:rPr>
          <w:rFonts w:asciiTheme="minorHAnsi" w:hAnsiTheme="minorHAnsi" w:cstheme="minorHAnsi"/>
          <w:sz w:val="22"/>
          <w:szCs w:val="22"/>
        </w:rPr>
        <w:t>+hh:mm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&lt;/Extra2&gt;</w:t>
      </w:r>
    </w:p>
    <w:p w14:paraId="12F8E35E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  <w:t>&lt;/EE_EAI_HEADER&gt;</w:t>
      </w:r>
    </w:p>
    <w:p w14:paraId="71375201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NotifyApplicationStatusRequest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7251EDCA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BankId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&gt;RAK&lt;/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BankId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C1C6148" w14:textId="5B9039A3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Process_Name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  <w:r w:rsidR="002C0363" w:rsidRPr="002C0363">
        <w:t xml:space="preserve"> </w:t>
      </w:r>
      <w:proofErr w:type="spellStart"/>
      <w:r w:rsidR="002C0363" w:rsidRPr="002C0363">
        <w:rPr>
          <w:rFonts w:asciiTheme="minorHAnsi" w:hAnsiTheme="minorHAnsi" w:cstheme="minorHAnsi"/>
          <w:sz w:val="22"/>
          <w:szCs w:val="22"/>
        </w:rPr>
        <w:t>Digital_CC</w:t>
      </w:r>
      <w:proofErr w:type="spellEnd"/>
      <w:r w:rsidR="0021410B" w:rsidRPr="00AD2F6B" w:rsidDel="0021410B">
        <w:rPr>
          <w:rFonts w:asciiTheme="minorHAnsi" w:hAnsiTheme="minorHAnsi" w:cstheme="minorHAnsi"/>
          <w:sz w:val="22"/>
          <w:szCs w:val="22"/>
        </w:rPr>
        <w:t xml:space="preserve"> </w:t>
      </w:r>
      <w:r w:rsidRPr="00AD2F6B">
        <w:rPr>
          <w:rFonts w:asciiTheme="minorHAnsi" w:hAnsiTheme="minorHAnsi" w:cstheme="minorHAnsi"/>
          <w:sz w:val="22"/>
          <w:szCs w:val="22"/>
        </w:rPr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Process_Name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77CCED95" w14:textId="16292D94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Subprocess_Name</w:t>
      </w:r>
      <w:proofErr w:type="spellEnd"/>
      <w:r w:rsidRPr="009812AA">
        <w:rPr>
          <w:rFonts w:asciiTheme="minorHAnsi" w:hAnsiTheme="minorHAnsi" w:cstheme="minorHAnsi"/>
          <w:sz w:val="22"/>
          <w:szCs w:val="22"/>
        </w:rPr>
        <w:t>&gt;</w:t>
      </w:r>
      <w:r w:rsidR="002C0363" w:rsidRPr="009812AA">
        <w:rPr>
          <w:rFonts w:ascii="Consolas" w:hAnsi="Consolas"/>
        </w:rPr>
        <w:t xml:space="preserve"> CARD_DISPATCH</w:t>
      </w:r>
      <w:r w:rsidR="002C0363" w:rsidRPr="00AD2F6B" w:rsidDel="0021410B">
        <w:rPr>
          <w:rFonts w:asciiTheme="minorHAnsi" w:hAnsiTheme="minorHAnsi" w:cstheme="minorHAnsi"/>
          <w:sz w:val="22"/>
          <w:szCs w:val="22"/>
        </w:rPr>
        <w:t xml:space="preserve"> </w:t>
      </w:r>
      <w:r w:rsidRPr="00AD2F6B">
        <w:rPr>
          <w:rFonts w:asciiTheme="minorHAnsi" w:hAnsiTheme="minorHAnsi" w:cstheme="minorHAnsi"/>
          <w:sz w:val="22"/>
          <w:szCs w:val="22"/>
        </w:rPr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Subprocess_Name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0BC35296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ChannelId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&gt;DEH&lt;/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ChannelId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5F43F5DE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WorkitemNumber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D3C3A63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342352452</w:t>
      </w:r>
    </w:p>
    <w:p w14:paraId="1A98C1A8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WorkitemNumber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714A0DC4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RejectReason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&gt;string&lt;/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RejectReason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0FEF9D6" w14:textId="52BF78B0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&lt;Event</w:t>
      </w:r>
      <w:r w:rsidRPr="0021410B">
        <w:rPr>
          <w:rFonts w:asciiTheme="minorHAnsi" w:hAnsiTheme="minorHAnsi" w:cstheme="minorHAnsi"/>
          <w:sz w:val="22"/>
          <w:szCs w:val="22"/>
        </w:rPr>
        <w:t>&gt;</w:t>
      </w:r>
      <w:r w:rsidR="00293FC3" w:rsidRPr="0021410B">
        <w:t xml:space="preserve"> </w:t>
      </w:r>
      <w:r w:rsidR="00293FC3" w:rsidRPr="0021410B">
        <w:rPr>
          <w:rFonts w:asciiTheme="minorHAnsi" w:hAnsiTheme="minorHAnsi" w:cstheme="minorHAnsi"/>
          <w:sz w:val="22"/>
          <w:szCs w:val="22"/>
        </w:rPr>
        <w:t>NAME_STATUS_CHANGE</w:t>
      </w:r>
      <w:r w:rsidRPr="00AD2F6B">
        <w:rPr>
          <w:rFonts w:asciiTheme="minorHAnsi" w:hAnsiTheme="minorHAnsi" w:cstheme="minorHAnsi"/>
          <w:sz w:val="22"/>
          <w:szCs w:val="22"/>
        </w:rPr>
        <w:t>&lt;/Event&gt;</w:t>
      </w:r>
    </w:p>
    <w:p w14:paraId="10C3544C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WorkItemStatus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WorkItemStatus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0859B03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UpdProspectReqd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&gt;TRUE&lt;/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UpdProspectReqd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2452F3A4" w14:textId="01983FF4" w:rsidR="00E25AC4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AddnalDocsReqd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&gt;TRUE&lt;/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AddnalDocsReqd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  <w:ins w:id="238" w:author="Lakshmi Narayana" w:date="2023-09-19T12:45:00Z">
        <w:r w:rsidR="00E25AC4">
          <w:rPr>
            <w:rFonts w:asciiTheme="minorHAnsi" w:hAnsiTheme="minorHAnsi" w:cstheme="minorHAnsi"/>
            <w:sz w:val="22"/>
            <w:szCs w:val="22"/>
          </w:rPr>
          <w:tab/>
        </w:r>
        <w:r w:rsidR="00E25AC4">
          <w:rPr>
            <w:rFonts w:asciiTheme="minorHAnsi" w:hAnsiTheme="minorHAnsi" w:cstheme="minorHAnsi"/>
            <w:sz w:val="22"/>
            <w:szCs w:val="22"/>
          </w:rPr>
          <w:tab/>
        </w:r>
        <w:r w:rsidR="00E25AC4">
          <w:rPr>
            <w:rFonts w:asciiTheme="minorHAnsi" w:hAnsiTheme="minorHAnsi" w:cstheme="minorHAnsi"/>
            <w:sz w:val="22"/>
            <w:szCs w:val="22"/>
          </w:rPr>
          <w:tab/>
        </w:r>
        <w:r w:rsidR="00E25AC4" w:rsidRPr="00B07220">
          <w:rPr>
            <w:rFonts w:asciiTheme="minorHAnsi" w:hAnsiTheme="minorHAnsi" w:cstheme="minorHAnsi"/>
            <w:sz w:val="22"/>
            <w:szCs w:val="22"/>
          </w:rPr>
          <w:t>&lt;</w:t>
        </w:r>
        <w:proofErr w:type="spellStart"/>
        <w:r w:rsidR="00E25AC4" w:rsidRPr="00B07220">
          <w:rPr>
            <w:rFonts w:asciiTheme="minorHAnsi" w:hAnsiTheme="minorHAnsi" w:cstheme="minorHAnsi"/>
            <w:sz w:val="22"/>
            <w:szCs w:val="22"/>
          </w:rPr>
          <w:t>SignedOnePgDocName</w:t>
        </w:r>
        <w:proofErr w:type="spellEnd"/>
        <w:r w:rsidR="00E25AC4" w:rsidRPr="00B07220">
          <w:rPr>
            <w:rFonts w:asciiTheme="minorHAnsi" w:hAnsiTheme="minorHAnsi" w:cstheme="minorHAnsi"/>
            <w:sz w:val="22"/>
            <w:szCs w:val="22"/>
          </w:rPr>
          <w:t>&gt;Wet_signature_form.pdf&lt;/</w:t>
        </w:r>
        <w:proofErr w:type="spellStart"/>
        <w:r w:rsidR="00E25AC4" w:rsidRPr="00B07220">
          <w:rPr>
            <w:rFonts w:asciiTheme="minorHAnsi" w:hAnsiTheme="minorHAnsi" w:cstheme="minorHAnsi"/>
            <w:sz w:val="22"/>
            <w:szCs w:val="22"/>
          </w:rPr>
          <w:t>SignedOnePgDocName</w:t>
        </w:r>
        <w:proofErr w:type="spellEnd"/>
        <w:r w:rsidR="00E25AC4" w:rsidRPr="00B07220">
          <w:rPr>
            <w:rFonts w:asciiTheme="minorHAnsi" w:hAnsiTheme="minorHAnsi" w:cstheme="minorHAnsi"/>
            <w:sz w:val="22"/>
            <w:szCs w:val="22"/>
          </w:rPr>
          <w:t>&gt;</w:t>
        </w:r>
      </w:ins>
    </w:p>
    <w:p w14:paraId="475E2542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ApplicationDetails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01C822D5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&lt;Remarks&gt;Document remarks&lt;/Remarks&gt;</w:t>
      </w:r>
    </w:p>
    <w:p w14:paraId="75ECEE49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&lt;FreeField1&gt;&lt;/FreeField1&gt;</w:t>
      </w:r>
    </w:p>
    <w:p w14:paraId="1D7E6D78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&lt;FreeField2&gt;&lt;/FreeField2&gt;</w:t>
      </w:r>
    </w:p>
    <w:p w14:paraId="163A643F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&lt;FreeField3&gt;&lt;/FreeField3&gt;</w:t>
      </w:r>
    </w:p>
    <w:p w14:paraId="59247B95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&lt;FreeField4&gt;&lt;/FreeField4&gt;</w:t>
      </w:r>
    </w:p>
    <w:p w14:paraId="67A5F3E5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&lt;FreeField5&gt;&lt;/FreeField5&gt;</w:t>
      </w:r>
    </w:p>
    <w:p w14:paraId="648A8031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ApplicationDetails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064B623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UpdateProspectDtlsFromBPM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22AC2A7E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PEPStatus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PEPStatus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1E6EC14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RiskScore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RiskScore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52FB9FF8" w14:textId="77777777" w:rsid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KYCReviewDate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KYCReviewDate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143D163F" w14:textId="423F9DD6" w:rsidR="00293FC3" w:rsidRPr="0021410B" w:rsidRDefault="00293FC3" w:rsidP="00293FC3">
      <w:pPr>
        <w:pStyle w:val="DBSBody"/>
        <w:ind w:left="5040"/>
        <w:rPr>
          <w:rFonts w:ascii="Courier New" w:hAnsi="Courier New" w:cs="Courier New"/>
          <w:b/>
          <w:bCs/>
          <w:color w:val="3B4151"/>
          <w:sz w:val="18"/>
          <w:szCs w:val="18"/>
        </w:rPr>
      </w:pPr>
      <w:r w:rsidRPr="0021410B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UpdatedFirstName</w:t>
      </w:r>
      <w:proofErr w:type="spellEnd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&gt;&lt;/</w:t>
      </w:r>
      <w:proofErr w:type="spellStart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UpdatedFirstName</w:t>
      </w:r>
      <w:proofErr w:type="spellEnd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&gt;</w:t>
      </w:r>
    </w:p>
    <w:p w14:paraId="1D96FB54" w14:textId="6B7EDB1F" w:rsidR="00293FC3" w:rsidRPr="0021410B" w:rsidRDefault="00293FC3" w:rsidP="00293FC3">
      <w:pPr>
        <w:pStyle w:val="DBSBody"/>
        <w:ind w:left="5040"/>
        <w:rPr>
          <w:rFonts w:ascii="Courier New" w:hAnsi="Courier New" w:cs="Courier New"/>
          <w:b/>
          <w:bCs/>
          <w:color w:val="3B4151"/>
          <w:sz w:val="18"/>
          <w:szCs w:val="18"/>
        </w:rPr>
      </w:pPr>
      <w:r w:rsidRPr="0021410B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UpdatedMiddleName</w:t>
      </w:r>
      <w:proofErr w:type="spellEnd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&gt;&lt;/</w:t>
      </w:r>
      <w:proofErr w:type="spellStart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UpdatedMiddleName</w:t>
      </w:r>
      <w:proofErr w:type="spellEnd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&gt;</w:t>
      </w:r>
    </w:p>
    <w:p w14:paraId="6DADD805" w14:textId="6B7631E3" w:rsidR="00293FC3" w:rsidRPr="0021410B" w:rsidRDefault="00293FC3" w:rsidP="00293FC3">
      <w:pPr>
        <w:pStyle w:val="DBSBody"/>
        <w:ind w:left="5040"/>
        <w:rPr>
          <w:rFonts w:ascii="Courier New" w:hAnsi="Courier New" w:cs="Courier New"/>
          <w:b/>
          <w:bCs/>
          <w:color w:val="3B4151"/>
          <w:sz w:val="18"/>
          <w:szCs w:val="18"/>
        </w:rPr>
      </w:pPr>
      <w:r w:rsidRPr="0021410B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UpdatedLastName</w:t>
      </w:r>
      <w:proofErr w:type="spellEnd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&gt;&lt;/</w:t>
      </w:r>
      <w:proofErr w:type="spellStart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UpdatedLastName</w:t>
      </w:r>
      <w:proofErr w:type="spellEnd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&gt;</w:t>
      </w:r>
    </w:p>
    <w:p w14:paraId="3FC5C9F3" w14:textId="728D9A3D" w:rsidR="00293FC3" w:rsidRDefault="00293FC3" w:rsidP="00293FC3">
      <w:pPr>
        <w:pStyle w:val="DBSBody"/>
        <w:ind w:left="5040"/>
        <w:rPr>
          <w:ins w:id="239" w:author="Lakshmi Narayana" w:date="2023-09-19T12:46:00Z"/>
          <w:rFonts w:ascii="Courier New" w:hAnsi="Courier New" w:cs="Courier New"/>
          <w:b/>
          <w:bCs/>
          <w:color w:val="3B4151"/>
          <w:sz w:val="18"/>
          <w:szCs w:val="18"/>
        </w:rPr>
      </w:pPr>
      <w:r w:rsidRPr="0021410B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UpdatedFullName</w:t>
      </w:r>
      <w:proofErr w:type="spellEnd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&gt;&lt;/</w:t>
      </w:r>
      <w:proofErr w:type="spellStart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UpdatedFullName</w:t>
      </w:r>
      <w:proofErr w:type="spellEnd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&gt;</w:t>
      </w:r>
    </w:p>
    <w:p w14:paraId="15ECEBB6" w14:textId="77777777" w:rsidR="00E25AC4" w:rsidRPr="00B07220" w:rsidRDefault="00E25AC4" w:rsidP="00E25AC4">
      <w:pPr>
        <w:pStyle w:val="DBSBody"/>
        <w:ind w:left="5040"/>
        <w:rPr>
          <w:ins w:id="240" w:author="Lakshmi Narayana" w:date="2023-09-19T12:46:00Z"/>
          <w:rFonts w:ascii="Courier New" w:hAnsi="Courier New" w:cs="Courier New"/>
          <w:b/>
          <w:bCs/>
          <w:color w:val="3B4151"/>
          <w:sz w:val="18"/>
          <w:szCs w:val="18"/>
          <w:highlight w:val="yellow"/>
        </w:rPr>
      </w:pPr>
      <w:ins w:id="241" w:author="Lakshmi Narayana" w:date="2023-09-19T12:46:00Z">
        <w:r w:rsidRPr="00B07220">
          <w:rPr>
            <w:rFonts w:asciiTheme="minorHAnsi" w:hAnsiTheme="minorHAnsi" w:cstheme="minorHAnsi"/>
            <w:sz w:val="22"/>
            <w:szCs w:val="22"/>
            <w:highlight w:val="yellow"/>
          </w:rPr>
          <w:t>&lt;</w:t>
        </w:r>
        <w:proofErr w:type="spellStart"/>
        <w:r w:rsidRPr="00B07220">
          <w:rPr>
            <w:rFonts w:ascii="Courier New" w:hAnsi="Courier New" w:cs="Courier New"/>
            <w:b/>
            <w:bCs/>
            <w:color w:val="3B4151"/>
            <w:sz w:val="18"/>
            <w:szCs w:val="18"/>
            <w:highlight w:val="yellow"/>
          </w:rPr>
          <w:t>UpdateEmploymentDtls</w:t>
        </w:r>
        <w:proofErr w:type="spellEnd"/>
        <w:r w:rsidRPr="00B07220">
          <w:rPr>
            <w:rFonts w:ascii="Courier New" w:hAnsi="Courier New" w:cs="Courier New"/>
            <w:b/>
            <w:bCs/>
            <w:color w:val="3B4151"/>
            <w:sz w:val="18"/>
            <w:szCs w:val="18"/>
            <w:highlight w:val="yellow"/>
          </w:rPr>
          <w:t>&gt;</w:t>
        </w:r>
      </w:ins>
    </w:p>
    <w:p w14:paraId="3D1B62A2" w14:textId="77777777" w:rsidR="00E25AC4" w:rsidRPr="00B07220" w:rsidRDefault="00E25AC4" w:rsidP="00E25AC4">
      <w:pPr>
        <w:pStyle w:val="DBSBody"/>
        <w:ind w:left="5040"/>
        <w:rPr>
          <w:ins w:id="242" w:author="Lakshmi Narayana" w:date="2023-09-19T12:46:00Z"/>
          <w:rFonts w:ascii="Courier New" w:hAnsi="Courier New" w:cs="Courier New"/>
          <w:b/>
          <w:bCs/>
          <w:color w:val="3B4151"/>
          <w:sz w:val="18"/>
          <w:szCs w:val="18"/>
          <w:highlight w:val="yellow"/>
        </w:rPr>
      </w:pPr>
      <w:ins w:id="243" w:author="Lakshmi Narayana" w:date="2023-09-19T12:46:00Z">
        <w:r w:rsidRPr="00B07220">
          <w:rPr>
            <w:rFonts w:ascii="Courier New" w:hAnsi="Courier New" w:cs="Courier New"/>
            <w:b/>
            <w:bCs/>
            <w:color w:val="3B4151"/>
            <w:sz w:val="18"/>
            <w:szCs w:val="18"/>
            <w:highlight w:val="yellow"/>
          </w:rPr>
          <w:tab/>
          <w:t>&lt;</w:t>
        </w:r>
        <w:proofErr w:type="spellStart"/>
        <w:r w:rsidRPr="00B07220">
          <w:rPr>
            <w:rFonts w:ascii="Courier New" w:hAnsi="Courier New" w:cs="Courier New"/>
            <w:b/>
            <w:bCs/>
            <w:color w:val="3B4151"/>
            <w:sz w:val="18"/>
            <w:szCs w:val="18"/>
            <w:highlight w:val="yellow"/>
          </w:rPr>
          <w:t>EmployerCode</w:t>
        </w:r>
        <w:proofErr w:type="spellEnd"/>
        <w:r w:rsidRPr="00B07220">
          <w:rPr>
            <w:rFonts w:ascii="Courier New" w:hAnsi="Courier New" w:cs="Courier New"/>
            <w:b/>
            <w:bCs/>
            <w:color w:val="3B4151"/>
            <w:sz w:val="18"/>
            <w:szCs w:val="18"/>
            <w:highlight w:val="yellow"/>
          </w:rPr>
          <w:t>&gt;&lt;/</w:t>
        </w:r>
        <w:proofErr w:type="spellStart"/>
        <w:r w:rsidRPr="00B07220">
          <w:rPr>
            <w:rFonts w:ascii="Courier New" w:hAnsi="Courier New" w:cs="Courier New"/>
            <w:b/>
            <w:bCs/>
            <w:color w:val="3B4151"/>
            <w:sz w:val="18"/>
            <w:szCs w:val="18"/>
            <w:highlight w:val="yellow"/>
          </w:rPr>
          <w:t>EmployerCode</w:t>
        </w:r>
        <w:proofErr w:type="spellEnd"/>
        <w:r w:rsidRPr="00B07220">
          <w:rPr>
            <w:rFonts w:ascii="Courier New" w:hAnsi="Courier New" w:cs="Courier New"/>
            <w:b/>
            <w:bCs/>
            <w:color w:val="3B4151"/>
            <w:sz w:val="18"/>
            <w:szCs w:val="18"/>
            <w:highlight w:val="yellow"/>
          </w:rPr>
          <w:t>&gt;</w:t>
        </w:r>
      </w:ins>
    </w:p>
    <w:p w14:paraId="5EA3BF8F" w14:textId="77777777" w:rsidR="00E25AC4" w:rsidRPr="00B07220" w:rsidRDefault="00E25AC4" w:rsidP="00E25AC4">
      <w:pPr>
        <w:pStyle w:val="DBSBody"/>
        <w:ind w:left="5040"/>
        <w:rPr>
          <w:ins w:id="244" w:author="Lakshmi Narayana" w:date="2023-09-19T12:46:00Z"/>
          <w:rFonts w:ascii="Courier New" w:hAnsi="Courier New" w:cs="Courier New"/>
          <w:b/>
          <w:bCs/>
          <w:color w:val="3B4151"/>
          <w:sz w:val="18"/>
          <w:szCs w:val="18"/>
          <w:highlight w:val="yellow"/>
        </w:rPr>
      </w:pPr>
      <w:ins w:id="245" w:author="Lakshmi Narayana" w:date="2023-09-19T12:46:00Z">
        <w:r w:rsidRPr="00B07220">
          <w:rPr>
            <w:rFonts w:ascii="Courier New" w:hAnsi="Courier New" w:cs="Courier New"/>
            <w:b/>
            <w:bCs/>
            <w:color w:val="3B4151"/>
            <w:sz w:val="18"/>
            <w:szCs w:val="18"/>
            <w:highlight w:val="yellow"/>
          </w:rPr>
          <w:tab/>
          <w:t>&lt;</w:t>
        </w:r>
        <w:proofErr w:type="spellStart"/>
        <w:r w:rsidRPr="00B07220">
          <w:rPr>
            <w:rFonts w:ascii="Courier New" w:hAnsi="Courier New" w:cs="Courier New"/>
            <w:b/>
            <w:bCs/>
            <w:color w:val="3B4151"/>
            <w:sz w:val="18"/>
            <w:szCs w:val="18"/>
            <w:highlight w:val="yellow"/>
          </w:rPr>
          <w:t>EmployerName</w:t>
        </w:r>
        <w:proofErr w:type="spellEnd"/>
        <w:r w:rsidRPr="00B07220">
          <w:rPr>
            <w:rFonts w:ascii="Courier New" w:hAnsi="Courier New" w:cs="Courier New"/>
            <w:b/>
            <w:bCs/>
            <w:color w:val="3B4151"/>
            <w:sz w:val="18"/>
            <w:szCs w:val="18"/>
            <w:highlight w:val="yellow"/>
          </w:rPr>
          <w:t>&gt;&lt;/</w:t>
        </w:r>
        <w:proofErr w:type="spellStart"/>
        <w:r w:rsidRPr="00B07220">
          <w:rPr>
            <w:rFonts w:ascii="Courier New" w:hAnsi="Courier New" w:cs="Courier New"/>
            <w:b/>
            <w:bCs/>
            <w:color w:val="3B4151"/>
            <w:sz w:val="18"/>
            <w:szCs w:val="18"/>
            <w:highlight w:val="yellow"/>
          </w:rPr>
          <w:t>EmployerName</w:t>
        </w:r>
        <w:proofErr w:type="spellEnd"/>
        <w:r w:rsidRPr="00B07220">
          <w:rPr>
            <w:rFonts w:ascii="Courier New" w:hAnsi="Courier New" w:cs="Courier New"/>
            <w:b/>
            <w:bCs/>
            <w:color w:val="3B4151"/>
            <w:sz w:val="18"/>
            <w:szCs w:val="18"/>
            <w:highlight w:val="yellow"/>
          </w:rPr>
          <w:t>&gt;</w:t>
        </w:r>
      </w:ins>
    </w:p>
    <w:p w14:paraId="4AF8C191" w14:textId="77777777" w:rsidR="00E25AC4" w:rsidRPr="00B07220" w:rsidRDefault="00E25AC4" w:rsidP="00E25AC4">
      <w:pPr>
        <w:pStyle w:val="DBSBody"/>
        <w:ind w:left="5040" w:firstLine="720"/>
        <w:rPr>
          <w:ins w:id="246" w:author="Lakshmi Narayana" w:date="2023-09-19T12:46:00Z"/>
          <w:rFonts w:ascii="Courier New" w:hAnsi="Courier New" w:cs="Courier New"/>
          <w:b/>
          <w:bCs/>
          <w:color w:val="3B4151"/>
          <w:sz w:val="18"/>
          <w:szCs w:val="18"/>
          <w:highlight w:val="yellow"/>
        </w:rPr>
      </w:pPr>
      <w:ins w:id="247" w:author="Lakshmi Narayana" w:date="2023-09-19T12:46:00Z">
        <w:r w:rsidRPr="00B07220">
          <w:rPr>
            <w:rFonts w:ascii="Courier New" w:hAnsi="Courier New" w:cs="Courier New"/>
            <w:b/>
            <w:bCs/>
            <w:color w:val="3B4151"/>
            <w:sz w:val="18"/>
            <w:szCs w:val="18"/>
            <w:highlight w:val="yellow"/>
          </w:rPr>
          <w:t>&lt;</w:t>
        </w:r>
        <w:proofErr w:type="spellStart"/>
        <w:r w:rsidRPr="00B07220">
          <w:rPr>
            <w:rFonts w:ascii="Courier New" w:hAnsi="Courier New" w:cs="Courier New"/>
            <w:b/>
            <w:bCs/>
            <w:color w:val="3B4151"/>
            <w:sz w:val="18"/>
            <w:szCs w:val="18"/>
            <w:highlight w:val="yellow"/>
          </w:rPr>
          <w:t>IsNewEmpCodeCreationReqd</w:t>
        </w:r>
        <w:proofErr w:type="spellEnd"/>
        <w:r w:rsidRPr="00B07220">
          <w:rPr>
            <w:rFonts w:ascii="Courier New" w:hAnsi="Courier New" w:cs="Courier New"/>
            <w:b/>
            <w:bCs/>
            <w:color w:val="3B4151"/>
            <w:sz w:val="18"/>
            <w:szCs w:val="18"/>
            <w:highlight w:val="yellow"/>
          </w:rPr>
          <w:t>&gt;&lt;/</w:t>
        </w:r>
        <w:proofErr w:type="spellStart"/>
        <w:r w:rsidRPr="00B07220">
          <w:rPr>
            <w:rFonts w:ascii="Courier New" w:hAnsi="Courier New" w:cs="Courier New"/>
            <w:b/>
            <w:bCs/>
            <w:color w:val="3B4151"/>
            <w:sz w:val="18"/>
            <w:szCs w:val="18"/>
            <w:highlight w:val="yellow"/>
          </w:rPr>
          <w:t>IsNewEmpCodeCreationReqd</w:t>
        </w:r>
        <w:proofErr w:type="spellEnd"/>
        <w:r w:rsidRPr="00B07220">
          <w:rPr>
            <w:rFonts w:ascii="Courier New" w:hAnsi="Courier New" w:cs="Courier New"/>
            <w:b/>
            <w:bCs/>
            <w:color w:val="3B4151"/>
            <w:sz w:val="18"/>
            <w:szCs w:val="18"/>
            <w:highlight w:val="yellow"/>
          </w:rPr>
          <w:t>&gt;</w:t>
        </w:r>
      </w:ins>
    </w:p>
    <w:p w14:paraId="73A1815E" w14:textId="1B7D863D" w:rsidR="00E25AC4" w:rsidRPr="00AD2F6B" w:rsidRDefault="00E25AC4" w:rsidP="00293FC3">
      <w:pPr>
        <w:pStyle w:val="DBSBody"/>
        <w:ind w:left="5040"/>
        <w:rPr>
          <w:rFonts w:asciiTheme="minorHAnsi" w:hAnsiTheme="minorHAnsi" w:cstheme="minorHAnsi"/>
          <w:sz w:val="22"/>
          <w:szCs w:val="22"/>
        </w:rPr>
      </w:pPr>
      <w:ins w:id="248" w:author="Lakshmi Narayana" w:date="2023-09-19T12:46:00Z">
        <w:r w:rsidRPr="00B07220">
          <w:rPr>
            <w:rFonts w:ascii="Courier New" w:hAnsi="Courier New" w:cs="Courier New"/>
            <w:b/>
            <w:bCs/>
            <w:color w:val="3B4151"/>
            <w:sz w:val="18"/>
            <w:szCs w:val="18"/>
            <w:highlight w:val="yellow"/>
          </w:rPr>
          <w:t>&lt;/</w:t>
        </w:r>
        <w:proofErr w:type="spellStart"/>
        <w:r w:rsidRPr="00B07220">
          <w:rPr>
            <w:rFonts w:ascii="Courier New" w:hAnsi="Courier New" w:cs="Courier New"/>
            <w:b/>
            <w:bCs/>
            <w:color w:val="3B4151"/>
            <w:sz w:val="18"/>
            <w:szCs w:val="18"/>
            <w:highlight w:val="yellow"/>
          </w:rPr>
          <w:t>UpdateEmploymentDtls</w:t>
        </w:r>
        <w:proofErr w:type="spellEnd"/>
        <w:r w:rsidRPr="00B07220">
          <w:rPr>
            <w:rFonts w:ascii="Courier New" w:hAnsi="Courier New" w:cs="Courier New"/>
            <w:b/>
            <w:bCs/>
            <w:color w:val="3B4151"/>
            <w:sz w:val="18"/>
            <w:szCs w:val="18"/>
            <w:highlight w:val="yellow"/>
          </w:rPr>
          <w:t>&gt;</w:t>
        </w:r>
      </w:ins>
    </w:p>
    <w:p w14:paraId="1A34CBBB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UpdateProspectDtlsFromBPM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76788837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AdditionalDocumentDetails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090EAA88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DocumentName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&gt;Passport&lt;/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DocumentName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12B0E353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DocumentStatus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&gt;Active&lt;/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DocumentStatus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270D984F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DocumentRemarks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DocumentRemarks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F98C82B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&lt;FreeField1&gt;&lt;/FreeField1&gt;</w:t>
      </w:r>
    </w:p>
    <w:p w14:paraId="3343FFAD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&lt;FreeField2&gt;&lt;/FreeField2&gt;</w:t>
      </w:r>
    </w:p>
    <w:p w14:paraId="52B45275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AdditionalDocumentDetails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6ACC3EB3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DocRequired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DocRequired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88E3DF5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DocNameList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3EBAD41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DocumentName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&gt;Passport&lt;/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DocumentName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3627ADE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lastRenderedPageBreak/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MonthYear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&gt;09-2022&lt;/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MonthYear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41071D6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DocNameList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75EBFAC0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ActionedDate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-mm-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yyyy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ActionedDate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78FF9A0C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&lt;Decision&gt;String&lt;/Decision&gt;</w:t>
      </w:r>
    </w:p>
    <w:p w14:paraId="00C5B9C5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DecisionDate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-mm-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yyyy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DecisionDate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C747456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FircoExceptionExpiry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FircoExceptionExpiry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5A9FE2CE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BankStatementUploadExpiry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BankStatementUploadExpiry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2CCDCCA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IBPSWIExpiry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IBPSWIExpiry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83F170F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DeliveryClosure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DeliveryClosure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76486F2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CoolingPeriodCancel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CoolingPeriodCancel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2699CC5B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DecTechDecline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DecTechDecline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75417BBF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EFMSDecline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EFMSDecline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6C355388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FircoDecline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FircoDecline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54D28011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ProspectToBeClosed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ProspectToBeClosed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2A87E92A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DeclineReasons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DeclineReasons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B08B3B2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CoolingPeriosStartDate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-mm-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yyyy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CoolingPeriosStartDate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57E2796C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CoolingPeriodDocList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CoolingPeriodDocList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5B3D8551" w14:textId="60A5C3BC" w:rsidR="0021410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FinalCardLimit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&gt;545444&lt;/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FinalCardLimit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  <w:r w:rsidR="0021410B">
        <w:rPr>
          <w:rFonts w:asciiTheme="minorHAnsi" w:hAnsiTheme="minorHAnsi" w:cstheme="minorHAnsi"/>
          <w:sz w:val="22"/>
          <w:szCs w:val="22"/>
        </w:rPr>
        <w:tab/>
      </w:r>
      <w:r w:rsidR="0021410B">
        <w:rPr>
          <w:rFonts w:asciiTheme="minorHAnsi" w:hAnsiTheme="minorHAnsi" w:cstheme="minorHAnsi"/>
          <w:sz w:val="22"/>
          <w:szCs w:val="22"/>
        </w:rPr>
        <w:tab/>
      </w:r>
      <w:r w:rsidR="0021410B">
        <w:rPr>
          <w:rFonts w:asciiTheme="minorHAnsi" w:hAnsiTheme="minorHAnsi" w:cstheme="minorHAnsi"/>
          <w:sz w:val="22"/>
          <w:szCs w:val="22"/>
        </w:rPr>
        <w:tab/>
      </w:r>
      <w:r w:rsidR="0021410B">
        <w:rPr>
          <w:rFonts w:asciiTheme="minorHAnsi" w:hAnsiTheme="minorHAnsi" w:cstheme="minorHAnsi"/>
          <w:sz w:val="22"/>
          <w:szCs w:val="22"/>
        </w:rPr>
        <w:tab/>
      </w:r>
      <w:r w:rsidR="0021410B">
        <w:rPr>
          <w:rFonts w:asciiTheme="minorHAnsi" w:hAnsiTheme="minorHAnsi" w:cstheme="minorHAnsi"/>
          <w:sz w:val="22"/>
          <w:szCs w:val="22"/>
        </w:rPr>
        <w:tab/>
        <w:t xml:space="preserve">               </w:t>
      </w:r>
      <w:r w:rsidR="0021410B" w:rsidRPr="009812AA">
        <w:rPr>
          <w:rFonts w:ascii="Consolas" w:hAnsi="Consolas"/>
        </w:rPr>
        <w:t>&lt;</w:t>
      </w:r>
      <w:proofErr w:type="spellStart"/>
      <w:r w:rsidR="0021410B" w:rsidRPr="009812AA">
        <w:rPr>
          <w:rFonts w:ascii="Consolas" w:hAnsi="Consolas"/>
        </w:rPr>
        <w:t>IsVirtualCardActive</w:t>
      </w:r>
      <w:proofErr w:type="spellEnd"/>
      <w:r w:rsidR="0021410B" w:rsidRPr="009812AA">
        <w:rPr>
          <w:rFonts w:ascii="Consolas" w:hAnsi="Consolas"/>
        </w:rPr>
        <w:t>&gt;Y&lt;/</w:t>
      </w:r>
      <w:proofErr w:type="spellStart"/>
      <w:r w:rsidR="0021410B" w:rsidRPr="009812AA">
        <w:rPr>
          <w:rFonts w:ascii="Consolas" w:hAnsi="Consolas"/>
        </w:rPr>
        <w:t>IsVirtualCardActive</w:t>
      </w:r>
      <w:proofErr w:type="spellEnd"/>
      <w:r w:rsidR="0021410B" w:rsidRPr="009812AA">
        <w:rPr>
          <w:rFonts w:ascii="Consolas" w:hAnsi="Consolas"/>
        </w:rPr>
        <w:t>&gt;</w:t>
      </w:r>
    </w:p>
    <w:p w14:paraId="3FB60976" w14:textId="2011F1E1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&lt;CustomerDeclaredLifestyleExpenditure&gt;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>&lt;/CustomerDeclaredLifestyleExpenditure&gt;</w:t>
      </w:r>
    </w:p>
    <w:p w14:paraId="4595D0C7" w14:textId="763FE208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AECBMonthly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 xml:space="preserve">&gt; 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 xml:space="preserve"> 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AECBMonthly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1F774520" w14:textId="691CF2E8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StressTestingBuffer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 xml:space="preserve">&gt; 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 xml:space="preserve"> 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StressTestingBuffer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DA3A681" w14:textId="1FE05722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TotalAssessedIncome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 xml:space="preserve">&gt; 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 xml:space="preserve"> 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TotalAssessedIncome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A378073" w14:textId="155742E5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TotalDeductions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 xml:space="preserve">&gt; 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 xml:space="preserve"> 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TotalDeductions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E479098" w14:textId="2AD39E59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NetDisposableIncome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 xml:space="preserve">&gt; 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 xml:space="preserve"> 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NetDisposableIncome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2A8308BD" w14:textId="1BFD9B62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AffordabilityAssessmentRatio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 xml:space="preserve">&gt; 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 xml:space="preserve"> 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AffordabilityAssessmentRatio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7FF2F540" w14:textId="5179AF73" w:rsidR="00AD2F6B" w:rsidRDefault="00AD2F6B" w:rsidP="00AD2F6B">
      <w:pPr>
        <w:pStyle w:val="DBSBody"/>
        <w:ind w:left="1440"/>
        <w:rPr>
          <w:ins w:id="249" w:author="Lakshmi Narayana" w:date="2023-09-19T12:47:00Z"/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CardType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 xml:space="preserve">&gt; 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 xml:space="preserve"> 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CardType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5FB41B8F" w14:textId="77777777" w:rsidR="00E25AC4" w:rsidRPr="00D2307F" w:rsidRDefault="00E25AC4" w:rsidP="00E25AC4">
      <w:pPr>
        <w:pStyle w:val="DBSBody"/>
        <w:ind w:left="1440"/>
        <w:rPr>
          <w:ins w:id="250" w:author="Lakshmi Narayana" w:date="2023-09-19T12:48:00Z"/>
          <w:rFonts w:asciiTheme="minorHAnsi" w:hAnsiTheme="minorHAnsi" w:cstheme="minorHAnsi"/>
          <w:sz w:val="22"/>
          <w:szCs w:val="22"/>
        </w:rPr>
      </w:pPr>
      <w:ins w:id="251" w:author="Lakshmi Narayana" w:date="2023-09-19T12:48:00Z">
        <w:r>
          <w:rPr>
            <w:rFonts w:asciiTheme="minorHAnsi" w:hAnsiTheme="minorHAnsi" w:cstheme="minorHAnsi"/>
            <w:sz w:val="22"/>
            <w:szCs w:val="22"/>
          </w:rPr>
          <w:tab/>
        </w:r>
        <w:r>
          <w:rPr>
            <w:rFonts w:asciiTheme="minorHAnsi" w:hAnsiTheme="minorHAnsi" w:cstheme="minorHAnsi"/>
            <w:sz w:val="22"/>
            <w:szCs w:val="22"/>
          </w:rPr>
          <w:tab/>
        </w:r>
        <w:r>
          <w:rPr>
            <w:rFonts w:asciiTheme="minorHAnsi" w:hAnsiTheme="minorHAnsi" w:cstheme="minorHAnsi"/>
            <w:sz w:val="22"/>
            <w:szCs w:val="22"/>
          </w:rPr>
          <w:tab/>
        </w:r>
        <w:r>
          <w:rPr>
            <w:rFonts w:asciiTheme="minorHAnsi" w:hAnsiTheme="minorHAnsi" w:cstheme="minorHAnsi"/>
            <w:sz w:val="22"/>
            <w:szCs w:val="22"/>
          </w:rPr>
          <w:tab/>
        </w:r>
        <w:r w:rsidRPr="00D2307F">
          <w:rPr>
            <w:rFonts w:asciiTheme="minorHAnsi" w:hAnsiTheme="minorHAnsi" w:cstheme="minorHAnsi"/>
            <w:sz w:val="22"/>
            <w:szCs w:val="22"/>
          </w:rPr>
          <w:t>&lt;</w:t>
        </w:r>
        <w:proofErr w:type="spellStart"/>
        <w:r w:rsidRPr="00D2307F">
          <w:rPr>
            <w:rFonts w:asciiTheme="minorHAnsi" w:hAnsiTheme="minorHAnsi" w:cstheme="minorHAnsi"/>
            <w:sz w:val="22"/>
            <w:szCs w:val="22"/>
          </w:rPr>
          <w:t>FirstName</w:t>
        </w:r>
        <w:proofErr w:type="spellEnd"/>
        <w:r w:rsidRPr="00D2307F">
          <w:rPr>
            <w:rFonts w:asciiTheme="minorHAnsi" w:hAnsiTheme="minorHAnsi" w:cstheme="minorHAnsi"/>
            <w:sz w:val="22"/>
            <w:szCs w:val="22"/>
          </w:rPr>
          <w:t>&gt; String&lt;/</w:t>
        </w:r>
        <w:proofErr w:type="spellStart"/>
        <w:r w:rsidRPr="00D2307F">
          <w:rPr>
            <w:rFonts w:asciiTheme="minorHAnsi" w:hAnsiTheme="minorHAnsi" w:cstheme="minorHAnsi"/>
            <w:sz w:val="22"/>
            <w:szCs w:val="22"/>
          </w:rPr>
          <w:t>FirstName</w:t>
        </w:r>
        <w:proofErr w:type="spellEnd"/>
        <w:r w:rsidRPr="00D2307F">
          <w:rPr>
            <w:rFonts w:asciiTheme="minorHAnsi" w:hAnsiTheme="minorHAnsi" w:cstheme="minorHAnsi"/>
            <w:sz w:val="22"/>
            <w:szCs w:val="22"/>
          </w:rPr>
          <w:t>&gt;</w:t>
        </w:r>
      </w:ins>
    </w:p>
    <w:p w14:paraId="1B922687" w14:textId="77777777" w:rsidR="00E25AC4" w:rsidRPr="00D2307F" w:rsidRDefault="00E25AC4" w:rsidP="00E25AC4">
      <w:pPr>
        <w:pStyle w:val="DBSBody"/>
        <w:ind w:left="1440"/>
        <w:rPr>
          <w:ins w:id="252" w:author="Lakshmi Narayana" w:date="2023-09-19T12:48:00Z"/>
          <w:rFonts w:asciiTheme="minorHAnsi" w:hAnsiTheme="minorHAnsi" w:cstheme="minorHAnsi"/>
          <w:sz w:val="22"/>
          <w:szCs w:val="22"/>
        </w:rPr>
      </w:pPr>
      <w:ins w:id="253" w:author="Lakshmi Narayana" w:date="2023-09-19T12:48:00Z">
        <w:r w:rsidRPr="00D2307F">
          <w:rPr>
            <w:rFonts w:asciiTheme="minorHAnsi" w:hAnsiTheme="minorHAnsi" w:cstheme="minorHAnsi"/>
            <w:sz w:val="22"/>
            <w:szCs w:val="22"/>
          </w:rPr>
          <w:tab/>
        </w:r>
        <w:r w:rsidRPr="00D2307F">
          <w:rPr>
            <w:rFonts w:asciiTheme="minorHAnsi" w:hAnsiTheme="minorHAnsi" w:cstheme="minorHAnsi"/>
            <w:sz w:val="22"/>
            <w:szCs w:val="22"/>
          </w:rPr>
          <w:tab/>
        </w:r>
        <w:r w:rsidRPr="00D2307F">
          <w:rPr>
            <w:rFonts w:asciiTheme="minorHAnsi" w:hAnsiTheme="minorHAnsi" w:cstheme="minorHAnsi"/>
            <w:sz w:val="22"/>
            <w:szCs w:val="22"/>
          </w:rPr>
          <w:tab/>
        </w:r>
        <w:r w:rsidRPr="00D2307F">
          <w:rPr>
            <w:rFonts w:asciiTheme="minorHAnsi" w:hAnsiTheme="minorHAnsi" w:cstheme="minorHAnsi"/>
            <w:sz w:val="22"/>
            <w:szCs w:val="22"/>
          </w:rPr>
          <w:tab/>
          <w:t>&lt;</w:t>
        </w:r>
        <w:proofErr w:type="spellStart"/>
        <w:r w:rsidRPr="00D2307F">
          <w:rPr>
            <w:rFonts w:asciiTheme="minorHAnsi" w:hAnsiTheme="minorHAnsi" w:cstheme="minorHAnsi"/>
            <w:sz w:val="22"/>
            <w:szCs w:val="22"/>
          </w:rPr>
          <w:t>MiddleName</w:t>
        </w:r>
        <w:proofErr w:type="spellEnd"/>
        <w:r w:rsidRPr="00D2307F">
          <w:rPr>
            <w:rFonts w:asciiTheme="minorHAnsi" w:hAnsiTheme="minorHAnsi" w:cstheme="minorHAnsi"/>
            <w:sz w:val="22"/>
            <w:szCs w:val="22"/>
          </w:rPr>
          <w:t>&gt; String&lt;/</w:t>
        </w:r>
        <w:proofErr w:type="spellStart"/>
        <w:r w:rsidRPr="00D2307F">
          <w:rPr>
            <w:rFonts w:asciiTheme="minorHAnsi" w:hAnsiTheme="minorHAnsi" w:cstheme="minorHAnsi"/>
            <w:sz w:val="22"/>
            <w:szCs w:val="22"/>
          </w:rPr>
          <w:t>MiddleName</w:t>
        </w:r>
        <w:proofErr w:type="spellEnd"/>
        <w:r w:rsidRPr="00D2307F">
          <w:rPr>
            <w:rFonts w:asciiTheme="minorHAnsi" w:hAnsiTheme="minorHAnsi" w:cstheme="minorHAnsi"/>
            <w:sz w:val="22"/>
            <w:szCs w:val="22"/>
          </w:rPr>
          <w:t>&gt;</w:t>
        </w:r>
      </w:ins>
    </w:p>
    <w:p w14:paraId="50DCB9E5" w14:textId="77777777" w:rsidR="00E25AC4" w:rsidRPr="00D2307F" w:rsidRDefault="00E25AC4" w:rsidP="00E25AC4">
      <w:pPr>
        <w:pStyle w:val="DBSBody"/>
        <w:ind w:left="1440"/>
        <w:rPr>
          <w:ins w:id="254" w:author="Lakshmi Narayana" w:date="2023-09-19T12:48:00Z"/>
          <w:rFonts w:asciiTheme="minorHAnsi" w:hAnsiTheme="minorHAnsi" w:cstheme="minorHAnsi"/>
          <w:sz w:val="22"/>
          <w:szCs w:val="22"/>
        </w:rPr>
      </w:pPr>
      <w:ins w:id="255" w:author="Lakshmi Narayana" w:date="2023-09-19T12:48:00Z">
        <w:r w:rsidRPr="00D2307F">
          <w:rPr>
            <w:rFonts w:asciiTheme="minorHAnsi" w:hAnsiTheme="minorHAnsi" w:cstheme="minorHAnsi"/>
            <w:sz w:val="22"/>
            <w:szCs w:val="22"/>
          </w:rPr>
          <w:tab/>
        </w:r>
        <w:r w:rsidRPr="00D2307F">
          <w:rPr>
            <w:rFonts w:asciiTheme="minorHAnsi" w:hAnsiTheme="minorHAnsi" w:cstheme="minorHAnsi"/>
            <w:sz w:val="22"/>
            <w:szCs w:val="22"/>
          </w:rPr>
          <w:tab/>
        </w:r>
        <w:r w:rsidRPr="00D2307F">
          <w:rPr>
            <w:rFonts w:asciiTheme="minorHAnsi" w:hAnsiTheme="minorHAnsi" w:cstheme="minorHAnsi"/>
            <w:sz w:val="22"/>
            <w:szCs w:val="22"/>
          </w:rPr>
          <w:tab/>
        </w:r>
        <w:r w:rsidRPr="00D2307F">
          <w:rPr>
            <w:rFonts w:asciiTheme="minorHAnsi" w:hAnsiTheme="minorHAnsi" w:cstheme="minorHAnsi"/>
            <w:sz w:val="22"/>
            <w:szCs w:val="22"/>
          </w:rPr>
          <w:tab/>
          <w:t>&lt;</w:t>
        </w:r>
        <w:proofErr w:type="spellStart"/>
        <w:r w:rsidRPr="00D2307F">
          <w:rPr>
            <w:rFonts w:asciiTheme="minorHAnsi" w:hAnsiTheme="minorHAnsi" w:cstheme="minorHAnsi"/>
            <w:sz w:val="22"/>
            <w:szCs w:val="22"/>
          </w:rPr>
          <w:t>LastName</w:t>
        </w:r>
        <w:proofErr w:type="spellEnd"/>
        <w:r w:rsidRPr="00D2307F">
          <w:rPr>
            <w:rFonts w:asciiTheme="minorHAnsi" w:hAnsiTheme="minorHAnsi" w:cstheme="minorHAnsi"/>
            <w:sz w:val="22"/>
            <w:szCs w:val="22"/>
          </w:rPr>
          <w:t>&gt; String&lt;/</w:t>
        </w:r>
        <w:proofErr w:type="spellStart"/>
        <w:r w:rsidRPr="00D2307F">
          <w:rPr>
            <w:rFonts w:asciiTheme="minorHAnsi" w:hAnsiTheme="minorHAnsi" w:cstheme="minorHAnsi"/>
            <w:sz w:val="22"/>
            <w:szCs w:val="22"/>
          </w:rPr>
          <w:t>LastName</w:t>
        </w:r>
        <w:proofErr w:type="spellEnd"/>
        <w:r w:rsidRPr="00D2307F">
          <w:rPr>
            <w:rFonts w:asciiTheme="minorHAnsi" w:hAnsiTheme="minorHAnsi" w:cstheme="minorHAnsi"/>
            <w:sz w:val="22"/>
            <w:szCs w:val="22"/>
          </w:rPr>
          <w:t>&gt;</w:t>
        </w:r>
      </w:ins>
    </w:p>
    <w:p w14:paraId="1EAD9E58" w14:textId="76ED4820" w:rsidR="00E25AC4" w:rsidRDefault="00E25AC4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ins w:id="256" w:author="Lakshmi Narayana" w:date="2023-09-19T12:48:00Z">
        <w:r w:rsidRPr="00D2307F">
          <w:rPr>
            <w:rFonts w:asciiTheme="minorHAnsi" w:hAnsiTheme="minorHAnsi" w:cstheme="minorHAnsi"/>
            <w:sz w:val="22"/>
            <w:szCs w:val="22"/>
          </w:rPr>
          <w:tab/>
        </w:r>
        <w:r w:rsidRPr="00D2307F">
          <w:rPr>
            <w:rFonts w:asciiTheme="minorHAnsi" w:hAnsiTheme="minorHAnsi" w:cstheme="minorHAnsi"/>
            <w:sz w:val="22"/>
            <w:szCs w:val="22"/>
          </w:rPr>
          <w:tab/>
        </w:r>
        <w:r w:rsidRPr="00D2307F">
          <w:rPr>
            <w:rFonts w:asciiTheme="minorHAnsi" w:hAnsiTheme="minorHAnsi" w:cstheme="minorHAnsi"/>
            <w:sz w:val="22"/>
            <w:szCs w:val="22"/>
          </w:rPr>
          <w:tab/>
        </w:r>
        <w:r w:rsidRPr="00D2307F">
          <w:rPr>
            <w:rFonts w:asciiTheme="minorHAnsi" w:hAnsiTheme="minorHAnsi" w:cstheme="minorHAnsi"/>
            <w:sz w:val="22"/>
            <w:szCs w:val="22"/>
          </w:rPr>
          <w:tab/>
          <w:t>&lt;</w:t>
        </w:r>
        <w:proofErr w:type="spellStart"/>
        <w:r w:rsidRPr="00D2307F">
          <w:rPr>
            <w:rFonts w:asciiTheme="minorHAnsi" w:hAnsiTheme="minorHAnsi" w:cstheme="minorHAnsi"/>
            <w:sz w:val="22"/>
            <w:szCs w:val="22"/>
          </w:rPr>
          <w:t>FullName</w:t>
        </w:r>
        <w:proofErr w:type="spellEnd"/>
        <w:r w:rsidRPr="00D2307F">
          <w:rPr>
            <w:rFonts w:asciiTheme="minorHAnsi" w:hAnsiTheme="minorHAnsi" w:cstheme="minorHAnsi"/>
            <w:sz w:val="22"/>
            <w:szCs w:val="22"/>
          </w:rPr>
          <w:t>&gt; String&lt;/</w:t>
        </w:r>
        <w:proofErr w:type="spellStart"/>
        <w:r w:rsidRPr="00D2307F">
          <w:rPr>
            <w:rFonts w:asciiTheme="minorHAnsi" w:hAnsiTheme="minorHAnsi" w:cstheme="minorHAnsi"/>
            <w:sz w:val="22"/>
            <w:szCs w:val="22"/>
          </w:rPr>
          <w:t>FullName</w:t>
        </w:r>
        <w:proofErr w:type="spellEnd"/>
        <w:r w:rsidRPr="00D2307F">
          <w:rPr>
            <w:rFonts w:asciiTheme="minorHAnsi" w:hAnsiTheme="minorHAnsi" w:cstheme="minorHAnsi"/>
            <w:sz w:val="22"/>
            <w:szCs w:val="22"/>
          </w:rPr>
          <w:t>&gt;</w:t>
        </w:r>
      </w:ins>
    </w:p>
    <w:p w14:paraId="47ABFC8F" w14:textId="7B8BDBB3" w:rsidR="00E25AC4" w:rsidRPr="003F673B" w:rsidRDefault="00813828" w:rsidP="00E25AC4">
      <w:pPr>
        <w:pStyle w:val="DBSBody"/>
        <w:ind w:left="1440"/>
        <w:rPr>
          <w:ins w:id="257" w:author="Lakshmi Narayana" w:date="2023-09-19T12:48:00Z"/>
          <w:rFonts w:asciiTheme="minorHAnsi" w:hAnsiTheme="minorHAnsi" w:cstheme="minorHAnsi"/>
          <w:sz w:val="22"/>
          <w:szCs w:val="22"/>
        </w:rPr>
      </w:pPr>
      <w:r w:rsidRPr="007F1161">
        <w:rPr>
          <w:rFonts w:asciiTheme="minorHAnsi" w:hAnsiTheme="minorHAnsi" w:cstheme="minorHAnsi"/>
          <w:sz w:val="22"/>
          <w:szCs w:val="22"/>
        </w:rPr>
        <w:t>&lt;</w:t>
      </w:r>
      <w:r w:rsidRPr="007F1161">
        <w:t xml:space="preserve"> </w:t>
      </w:r>
      <w:proofErr w:type="spellStart"/>
      <w:r w:rsidRPr="007F1161">
        <w:rPr>
          <w:rFonts w:asciiTheme="minorHAnsi" w:hAnsiTheme="minorHAnsi" w:cstheme="minorHAnsi"/>
          <w:sz w:val="22"/>
          <w:szCs w:val="22"/>
        </w:rPr>
        <w:t>MurabahaCertificateNo</w:t>
      </w:r>
      <w:proofErr w:type="spellEnd"/>
      <w:r w:rsidRPr="007F1161">
        <w:rPr>
          <w:rFonts w:asciiTheme="minorHAnsi" w:hAnsiTheme="minorHAnsi" w:cstheme="minorHAnsi"/>
          <w:sz w:val="22"/>
          <w:szCs w:val="22"/>
        </w:rPr>
        <w:t>&gt;</w:t>
      </w:r>
      <w:r w:rsidRPr="007F1161">
        <w:rPr>
          <w:rFonts w:ascii="Courier New" w:hAnsi="Courier New" w:cs="Courier New"/>
          <w:color w:val="000000"/>
        </w:rPr>
        <w:t>1044648</w:t>
      </w:r>
      <w:r w:rsidRPr="007F1161">
        <w:rPr>
          <w:rFonts w:asciiTheme="minorHAnsi" w:hAnsiTheme="minorHAnsi" w:cstheme="minorHAnsi"/>
          <w:sz w:val="22"/>
          <w:szCs w:val="22"/>
        </w:rPr>
        <w:t xml:space="preserve"> &lt;/</w:t>
      </w:r>
      <w:r w:rsidRPr="007F1161">
        <w:t xml:space="preserve"> </w:t>
      </w:r>
      <w:proofErr w:type="spellStart"/>
      <w:r w:rsidRPr="007F1161">
        <w:rPr>
          <w:rFonts w:asciiTheme="minorHAnsi" w:hAnsiTheme="minorHAnsi" w:cstheme="minorHAnsi"/>
          <w:sz w:val="22"/>
          <w:szCs w:val="22"/>
        </w:rPr>
        <w:t>MurabahaCertificateNo</w:t>
      </w:r>
      <w:proofErr w:type="spellEnd"/>
      <w:r w:rsidRPr="007F1161">
        <w:rPr>
          <w:rFonts w:asciiTheme="minorHAnsi" w:hAnsiTheme="minorHAnsi" w:cstheme="minorHAnsi"/>
          <w:sz w:val="22"/>
          <w:szCs w:val="22"/>
        </w:rPr>
        <w:t>&gt;</w:t>
      </w:r>
      <w:ins w:id="258" w:author="Lakshmi Narayana" w:date="2023-09-19T12:48:00Z">
        <w:r w:rsidR="00E25AC4">
          <w:rPr>
            <w:rFonts w:asciiTheme="minorHAnsi" w:hAnsiTheme="minorHAnsi" w:cstheme="minorHAnsi"/>
            <w:sz w:val="22"/>
            <w:szCs w:val="22"/>
          </w:rPr>
          <w:tab/>
        </w:r>
        <w:r w:rsidR="00E25AC4">
          <w:rPr>
            <w:rFonts w:asciiTheme="minorHAnsi" w:hAnsiTheme="minorHAnsi" w:cstheme="minorHAnsi"/>
            <w:sz w:val="22"/>
            <w:szCs w:val="22"/>
          </w:rPr>
          <w:tab/>
        </w:r>
        <w:r w:rsidR="00E25AC4">
          <w:rPr>
            <w:rFonts w:asciiTheme="minorHAnsi" w:hAnsiTheme="minorHAnsi" w:cstheme="minorHAnsi"/>
            <w:sz w:val="22"/>
            <w:szCs w:val="22"/>
          </w:rPr>
          <w:tab/>
        </w:r>
        <w:r w:rsidR="00E25AC4">
          <w:rPr>
            <w:rFonts w:asciiTheme="minorHAnsi" w:hAnsiTheme="minorHAnsi" w:cstheme="minorHAnsi"/>
            <w:sz w:val="22"/>
            <w:szCs w:val="22"/>
          </w:rPr>
          <w:tab/>
        </w:r>
        <w:r w:rsidR="00E25AC4" w:rsidRPr="003F673B">
          <w:rPr>
            <w:rFonts w:asciiTheme="minorHAnsi" w:hAnsiTheme="minorHAnsi" w:cstheme="minorHAnsi"/>
            <w:sz w:val="22"/>
            <w:szCs w:val="22"/>
          </w:rPr>
          <w:t>&lt;</w:t>
        </w:r>
        <w:proofErr w:type="spellStart"/>
        <w:r w:rsidR="00E25AC4" w:rsidRPr="003F673B">
          <w:rPr>
            <w:rFonts w:asciiTheme="minorHAnsi" w:hAnsiTheme="minorHAnsi" w:cstheme="minorHAnsi"/>
            <w:sz w:val="22"/>
            <w:szCs w:val="22"/>
          </w:rPr>
          <w:t>GrossSalary</w:t>
        </w:r>
        <w:proofErr w:type="spellEnd"/>
        <w:r w:rsidR="00E25AC4" w:rsidRPr="003F673B">
          <w:rPr>
            <w:rFonts w:asciiTheme="minorHAnsi" w:hAnsiTheme="minorHAnsi" w:cstheme="minorHAnsi"/>
            <w:sz w:val="22"/>
            <w:szCs w:val="22"/>
          </w:rPr>
          <w:t>&gt;string&lt;/</w:t>
        </w:r>
        <w:proofErr w:type="spellStart"/>
        <w:r w:rsidR="00E25AC4" w:rsidRPr="003F673B">
          <w:rPr>
            <w:rFonts w:asciiTheme="minorHAnsi" w:hAnsiTheme="minorHAnsi" w:cstheme="minorHAnsi"/>
            <w:sz w:val="22"/>
            <w:szCs w:val="22"/>
          </w:rPr>
          <w:t>GrossSalary</w:t>
        </w:r>
        <w:proofErr w:type="spellEnd"/>
        <w:r w:rsidR="00E25AC4" w:rsidRPr="003F673B">
          <w:rPr>
            <w:rFonts w:asciiTheme="minorHAnsi" w:hAnsiTheme="minorHAnsi" w:cstheme="minorHAnsi"/>
            <w:sz w:val="22"/>
            <w:szCs w:val="22"/>
          </w:rPr>
          <w:t>&gt;</w:t>
        </w:r>
      </w:ins>
    </w:p>
    <w:p w14:paraId="2C04CF25" w14:textId="77777777" w:rsidR="00E25AC4" w:rsidRPr="003F673B" w:rsidRDefault="00E25AC4" w:rsidP="00E25AC4">
      <w:pPr>
        <w:pStyle w:val="DBSBody"/>
        <w:ind w:left="4320"/>
        <w:rPr>
          <w:ins w:id="259" w:author="Lakshmi Narayana" w:date="2023-09-19T12:48:00Z"/>
          <w:rFonts w:asciiTheme="minorHAnsi" w:hAnsiTheme="minorHAnsi" w:cstheme="minorHAnsi"/>
          <w:sz w:val="22"/>
          <w:szCs w:val="22"/>
        </w:rPr>
      </w:pPr>
      <w:ins w:id="260" w:author="Lakshmi Narayana" w:date="2023-09-19T12:48:00Z">
        <w:r w:rsidRPr="003F673B">
          <w:rPr>
            <w:rFonts w:asciiTheme="minorHAnsi" w:hAnsiTheme="minorHAnsi" w:cstheme="minorHAnsi"/>
            <w:sz w:val="22"/>
            <w:szCs w:val="22"/>
          </w:rPr>
          <w:t>&lt;</w:t>
        </w:r>
        <w:proofErr w:type="spellStart"/>
        <w:r w:rsidRPr="003F673B">
          <w:rPr>
            <w:rFonts w:asciiTheme="minorHAnsi" w:hAnsiTheme="minorHAnsi" w:cstheme="minorHAnsi"/>
            <w:sz w:val="22"/>
            <w:szCs w:val="22"/>
          </w:rPr>
          <w:t>AssessedIncome</w:t>
        </w:r>
        <w:proofErr w:type="spellEnd"/>
        <w:r w:rsidRPr="003F673B">
          <w:rPr>
            <w:rFonts w:asciiTheme="minorHAnsi" w:hAnsiTheme="minorHAnsi" w:cstheme="minorHAnsi"/>
            <w:sz w:val="22"/>
            <w:szCs w:val="22"/>
          </w:rPr>
          <w:t>&gt;string&lt;/</w:t>
        </w:r>
        <w:proofErr w:type="spellStart"/>
        <w:r w:rsidRPr="003F673B">
          <w:rPr>
            <w:rFonts w:asciiTheme="minorHAnsi" w:hAnsiTheme="minorHAnsi" w:cstheme="minorHAnsi"/>
            <w:sz w:val="22"/>
            <w:szCs w:val="22"/>
          </w:rPr>
          <w:t>AssessedIncome</w:t>
        </w:r>
        <w:proofErr w:type="spellEnd"/>
        <w:r w:rsidRPr="003F673B">
          <w:rPr>
            <w:rFonts w:asciiTheme="minorHAnsi" w:hAnsiTheme="minorHAnsi" w:cstheme="minorHAnsi"/>
            <w:sz w:val="22"/>
            <w:szCs w:val="22"/>
          </w:rPr>
          <w:t>&gt;</w:t>
        </w:r>
      </w:ins>
    </w:p>
    <w:p w14:paraId="4F8B8612" w14:textId="77777777" w:rsidR="00E25AC4" w:rsidRPr="003F673B" w:rsidRDefault="00E25AC4" w:rsidP="00E25AC4">
      <w:pPr>
        <w:pStyle w:val="DBSBody"/>
        <w:ind w:left="4320"/>
        <w:rPr>
          <w:ins w:id="261" w:author="Lakshmi Narayana" w:date="2023-09-19T12:48:00Z"/>
          <w:rFonts w:asciiTheme="minorHAnsi" w:hAnsiTheme="minorHAnsi" w:cstheme="minorHAnsi"/>
          <w:sz w:val="22"/>
          <w:szCs w:val="22"/>
        </w:rPr>
      </w:pPr>
      <w:ins w:id="262" w:author="Lakshmi Narayana" w:date="2023-09-19T12:48:00Z">
        <w:r w:rsidRPr="003F673B">
          <w:rPr>
            <w:rFonts w:asciiTheme="minorHAnsi" w:hAnsiTheme="minorHAnsi" w:cstheme="minorHAnsi"/>
            <w:sz w:val="22"/>
            <w:szCs w:val="22"/>
          </w:rPr>
          <w:t>&lt;LifestyleExpense1&gt;string&lt;/LifestyleExpense1&gt;</w:t>
        </w:r>
      </w:ins>
    </w:p>
    <w:p w14:paraId="36A35341" w14:textId="77777777" w:rsidR="00E25AC4" w:rsidRPr="003F673B" w:rsidRDefault="00E25AC4" w:rsidP="00E25AC4">
      <w:pPr>
        <w:pStyle w:val="DBSBody"/>
        <w:ind w:left="4320"/>
        <w:rPr>
          <w:ins w:id="263" w:author="Lakshmi Narayana" w:date="2023-09-19T12:48:00Z"/>
          <w:rFonts w:asciiTheme="minorHAnsi" w:hAnsiTheme="minorHAnsi" w:cstheme="minorHAnsi"/>
          <w:sz w:val="22"/>
          <w:szCs w:val="22"/>
        </w:rPr>
      </w:pPr>
      <w:ins w:id="264" w:author="Lakshmi Narayana" w:date="2023-09-19T12:48:00Z">
        <w:r w:rsidRPr="003F673B">
          <w:rPr>
            <w:rFonts w:asciiTheme="minorHAnsi" w:hAnsiTheme="minorHAnsi" w:cstheme="minorHAnsi"/>
            <w:sz w:val="22"/>
            <w:szCs w:val="22"/>
          </w:rPr>
          <w:t>&lt;LifestyleExpense2&gt;string&lt;/LifestyleExpense2&gt;</w:t>
        </w:r>
      </w:ins>
    </w:p>
    <w:p w14:paraId="32BDC1FA" w14:textId="77777777" w:rsidR="00E25AC4" w:rsidRPr="003F673B" w:rsidRDefault="00E25AC4" w:rsidP="00E25AC4">
      <w:pPr>
        <w:pStyle w:val="DBSBody"/>
        <w:ind w:left="4320"/>
        <w:rPr>
          <w:ins w:id="265" w:author="Lakshmi Narayana" w:date="2023-09-19T12:48:00Z"/>
          <w:rFonts w:asciiTheme="minorHAnsi" w:hAnsiTheme="minorHAnsi" w:cstheme="minorHAnsi"/>
          <w:sz w:val="22"/>
          <w:szCs w:val="22"/>
        </w:rPr>
      </w:pPr>
      <w:ins w:id="266" w:author="Lakshmi Narayana" w:date="2023-09-19T12:48:00Z">
        <w:r w:rsidRPr="003F673B">
          <w:rPr>
            <w:rFonts w:asciiTheme="minorHAnsi" w:hAnsiTheme="minorHAnsi" w:cstheme="minorHAnsi"/>
            <w:sz w:val="22"/>
            <w:szCs w:val="22"/>
          </w:rPr>
          <w:t>&lt;LifestyleExpense3&gt;string&lt;/LifestyleExpense3&gt;</w:t>
        </w:r>
      </w:ins>
    </w:p>
    <w:p w14:paraId="34C753BC" w14:textId="77777777" w:rsidR="00E25AC4" w:rsidRPr="003F673B" w:rsidRDefault="00E25AC4" w:rsidP="00E25AC4">
      <w:pPr>
        <w:pStyle w:val="DBSBody"/>
        <w:ind w:left="4320"/>
        <w:rPr>
          <w:ins w:id="267" w:author="Lakshmi Narayana" w:date="2023-09-19T12:48:00Z"/>
          <w:rFonts w:asciiTheme="minorHAnsi" w:hAnsiTheme="minorHAnsi" w:cstheme="minorHAnsi"/>
          <w:sz w:val="22"/>
          <w:szCs w:val="22"/>
        </w:rPr>
      </w:pPr>
      <w:ins w:id="268" w:author="Lakshmi Narayana" w:date="2023-09-19T12:48:00Z">
        <w:r w:rsidRPr="003F673B">
          <w:rPr>
            <w:rFonts w:asciiTheme="minorHAnsi" w:hAnsiTheme="minorHAnsi" w:cstheme="minorHAnsi"/>
            <w:sz w:val="22"/>
            <w:szCs w:val="22"/>
          </w:rPr>
          <w:t>&lt;LifestyleExpense4&gt;string&lt;/LifestyleExpense4&gt;</w:t>
        </w:r>
      </w:ins>
    </w:p>
    <w:p w14:paraId="5DE42AD0" w14:textId="77777777" w:rsidR="00E25AC4" w:rsidRPr="003F673B" w:rsidRDefault="00E25AC4" w:rsidP="00E25AC4">
      <w:pPr>
        <w:pStyle w:val="DBSBody"/>
        <w:ind w:left="4320"/>
        <w:rPr>
          <w:ins w:id="269" w:author="Lakshmi Narayana" w:date="2023-09-19T12:48:00Z"/>
          <w:rFonts w:asciiTheme="minorHAnsi" w:hAnsiTheme="minorHAnsi" w:cstheme="minorHAnsi"/>
          <w:sz w:val="22"/>
          <w:szCs w:val="22"/>
        </w:rPr>
      </w:pPr>
      <w:ins w:id="270" w:author="Lakshmi Narayana" w:date="2023-09-19T12:48:00Z">
        <w:r w:rsidRPr="003F673B">
          <w:rPr>
            <w:rFonts w:asciiTheme="minorHAnsi" w:hAnsiTheme="minorHAnsi" w:cstheme="minorHAnsi"/>
            <w:sz w:val="22"/>
            <w:szCs w:val="22"/>
          </w:rPr>
          <w:t>&lt;</w:t>
        </w:r>
        <w:proofErr w:type="spellStart"/>
        <w:r w:rsidRPr="003F673B">
          <w:rPr>
            <w:rFonts w:asciiTheme="minorHAnsi" w:hAnsiTheme="minorHAnsi" w:cstheme="minorHAnsi"/>
            <w:sz w:val="22"/>
            <w:szCs w:val="22"/>
          </w:rPr>
          <w:t>Employercode</w:t>
        </w:r>
        <w:proofErr w:type="spellEnd"/>
        <w:r w:rsidRPr="003F673B">
          <w:rPr>
            <w:rFonts w:asciiTheme="minorHAnsi" w:hAnsiTheme="minorHAnsi" w:cstheme="minorHAnsi"/>
            <w:sz w:val="22"/>
            <w:szCs w:val="22"/>
          </w:rPr>
          <w:t>&gt;string&lt;/</w:t>
        </w:r>
        <w:proofErr w:type="spellStart"/>
        <w:r w:rsidRPr="003F673B">
          <w:rPr>
            <w:rFonts w:asciiTheme="minorHAnsi" w:hAnsiTheme="minorHAnsi" w:cstheme="minorHAnsi"/>
            <w:sz w:val="22"/>
            <w:szCs w:val="22"/>
          </w:rPr>
          <w:t>Employercode</w:t>
        </w:r>
        <w:proofErr w:type="spellEnd"/>
        <w:r w:rsidRPr="003F673B">
          <w:rPr>
            <w:rFonts w:asciiTheme="minorHAnsi" w:hAnsiTheme="minorHAnsi" w:cstheme="minorHAnsi"/>
            <w:sz w:val="22"/>
            <w:szCs w:val="22"/>
          </w:rPr>
          <w:t>&gt;</w:t>
        </w:r>
      </w:ins>
    </w:p>
    <w:p w14:paraId="154B4D66" w14:textId="77777777" w:rsidR="00E25AC4" w:rsidRPr="003F673B" w:rsidRDefault="00E25AC4" w:rsidP="00E25AC4">
      <w:pPr>
        <w:pStyle w:val="DBSBody"/>
        <w:ind w:left="4320"/>
        <w:rPr>
          <w:ins w:id="271" w:author="Lakshmi Narayana" w:date="2023-09-19T12:48:00Z"/>
          <w:rFonts w:asciiTheme="minorHAnsi" w:hAnsiTheme="minorHAnsi" w:cstheme="minorHAnsi"/>
          <w:sz w:val="22"/>
          <w:szCs w:val="22"/>
        </w:rPr>
      </w:pPr>
      <w:ins w:id="272" w:author="Lakshmi Narayana" w:date="2023-09-19T12:48:00Z">
        <w:r w:rsidRPr="003F673B">
          <w:rPr>
            <w:rFonts w:asciiTheme="minorHAnsi" w:hAnsiTheme="minorHAnsi" w:cstheme="minorHAnsi"/>
            <w:sz w:val="22"/>
            <w:szCs w:val="22"/>
          </w:rPr>
          <w:t>&lt;</w:t>
        </w:r>
        <w:proofErr w:type="spellStart"/>
        <w:r w:rsidRPr="003F673B">
          <w:rPr>
            <w:rFonts w:asciiTheme="minorHAnsi" w:hAnsiTheme="minorHAnsi" w:cstheme="minorHAnsi"/>
            <w:sz w:val="22"/>
            <w:szCs w:val="22"/>
          </w:rPr>
          <w:t>EmployerName</w:t>
        </w:r>
        <w:proofErr w:type="spellEnd"/>
        <w:r w:rsidRPr="003F673B">
          <w:rPr>
            <w:rFonts w:asciiTheme="minorHAnsi" w:hAnsiTheme="minorHAnsi" w:cstheme="minorHAnsi"/>
            <w:sz w:val="22"/>
            <w:szCs w:val="22"/>
          </w:rPr>
          <w:t>&gt;string&lt;/</w:t>
        </w:r>
        <w:proofErr w:type="spellStart"/>
        <w:r w:rsidRPr="003F673B">
          <w:rPr>
            <w:rFonts w:asciiTheme="minorHAnsi" w:hAnsiTheme="minorHAnsi" w:cstheme="minorHAnsi"/>
            <w:sz w:val="22"/>
            <w:szCs w:val="22"/>
          </w:rPr>
          <w:t>EmployerName</w:t>
        </w:r>
        <w:proofErr w:type="spellEnd"/>
        <w:r w:rsidRPr="003F673B">
          <w:rPr>
            <w:rFonts w:asciiTheme="minorHAnsi" w:hAnsiTheme="minorHAnsi" w:cstheme="minorHAnsi"/>
            <w:sz w:val="22"/>
            <w:szCs w:val="22"/>
          </w:rPr>
          <w:t>&gt;</w:t>
        </w:r>
      </w:ins>
    </w:p>
    <w:p w14:paraId="04E501BF" w14:textId="77777777" w:rsidR="00E25AC4" w:rsidRPr="003F673B" w:rsidRDefault="00E25AC4" w:rsidP="00E25AC4">
      <w:pPr>
        <w:pStyle w:val="DBSBody"/>
        <w:ind w:left="4320"/>
        <w:rPr>
          <w:ins w:id="273" w:author="Lakshmi Narayana" w:date="2023-09-19T12:48:00Z"/>
          <w:rFonts w:asciiTheme="minorHAnsi" w:hAnsiTheme="minorHAnsi" w:cstheme="minorHAnsi"/>
          <w:sz w:val="22"/>
          <w:szCs w:val="22"/>
        </w:rPr>
      </w:pPr>
      <w:ins w:id="274" w:author="Lakshmi Narayana" w:date="2023-09-19T12:48:00Z">
        <w:r w:rsidRPr="003F673B">
          <w:rPr>
            <w:rFonts w:asciiTheme="minorHAnsi" w:hAnsiTheme="minorHAnsi" w:cstheme="minorHAnsi"/>
            <w:sz w:val="22"/>
            <w:szCs w:val="22"/>
          </w:rPr>
          <w:t>&lt;</w:t>
        </w:r>
        <w:proofErr w:type="spellStart"/>
        <w:r w:rsidRPr="003F673B">
          <w:rPr>
            <w:rFonts w:asciiTheme="minorHAnsi" w:hAnsiTheme="minorHAnsi" w:cstheme="minorHAnsi"/>
            <w:sz w:val="22"/>
            <w:szCs w:val="22"/>
          </w:rPr>
          <w:t>OutputFinalDBR</w:t>
        </w:r>
        <w:proofErr w:type="spellEnd"/>
        <w:r w:rsidRPr="003F673B">
          <w:rPr>
            <w:rFonts w:asciiTheme="minorHAnsi" w:hAnsiTheme="minorHAnsi" w:cstheme="minorHAnsi"/>
            <w:sz w:val="22"/>
            <w:szCs w:val="22"/>
          </w:rPr>
          <w:t>&gt;string&lt;/</w:t>
        </w:r>
        <w:proofErr w:type="spellStart"/>
        <w:r w:rsidRPr="003F673B">
          <w:rPr>
            <w:rFonts w:asciiTheme="minorHAnsi" w:hAnsiTheme="minorHAnsi" w:cstheme="minorHAnsi"/>
            <w:sz w:val="22"/>
            <w:szCs w:val="22"/>
          </w:rPr>
          <w:t>OutputFinalDBR</w:t>
        </w:r>
        <w:proofErr w:type="spellEnd"/>
        <w:r w:rsidRPr="003F673B">
          <w:rPr>
            <w:rFonts w:asciiTheme="minorHAnsi" w:hAnsiTheme="minorHAnsi" w:cstheme="minorHAnsi"/>
            <w:sz w:val="22"/>
            <w:szCs w:val="22"/>
          </w:rPr>
          <w:t>&gt;</w:t>
        </w:r>
      </w:ins>
    </w:p>
    <w:p w14:paraId="6080BEFF" w14:textId="77777777" w:rsidR="00E25AC4" w:rsidRPr="003F673B" w:rsidRDefault="00E25AC4" w:rsidP="00E25AC4">
      <w:pPr>
        <w:pStyle w:val="DBSBody"/>
        <w:ind w:left="4320"/>
        <w:rPr>
          <w:ins w:id="275" w:author="Lakshmi Narayana" w:date="2023-09-19T12:48:00Z"/>
          <w:rFonts w:asciiTheme="minorHAnsi" w:hAnsiTheme="minorHAnsi" w:cstheme="minorHAnsi"/>
          <w:sz w:val="22"/>
          <w:szCs w:val="22"/>
        </w:rPr>
      </w:pPr>
      <w:ins w:id="276" w:author="Lakshmi Narayana" w:date="2023-09-19T12:48:00Z">
        <w:r w:rsidRPr="003F673B">
          <w:rPr>
            <w:rFonts w:asciiTheme="minorHAnsi" w:hAnsiTheme="minorHAnsi" w:cstheme="minorHAnsi"/>
            <w:sz w:val="22"/>
            <w:szCs w:val="22"/>
          </w:rPr>
          <w:t>&lt;</w:t>
        </w:r>
        <w:proofErr w:type="spellStart"/>
        <w:r w:rsidRPr="003F673B">
          <w:rPr>
            <w:rFonts w:asciiTheme="minorHAnsi" w:hAnsiTheme="minorHAnsi" w:cstheme="minorHAnsi"/>
            <w:sz w:val="22"/>
            <w:szCs w:val="22"/>
          </w:rPr>
          <w:t>FatcaDetails</w:t>
        </w:r>
        <w:proofErr w:type="spellEnd"/>
        <w:r w:rsidRPr="003F673B">
          <w:rPr>
            <w:rFonts w:asciiTheme="minorHAnsi" w:hAnsiTheme="minorHAnsi" w:cstheme="minorHAnsi"/>
            <w:sz w:val="22"/>
            <w:szCs w:val="22"/>
          </w:rPr>
          <w:t>&gt;</w:t>
        </w:r>
        <w:bookmarkStart w:id="277" w:name="_GoBack"/>
        <w:bookmarkEnd w:id="277"/>
      </w:ins>
    </w:p>
    <w:p w14:paraId="462C28D5" w14:textId="77777777" w:rsidR="00E25AC4" w:rsidRPr="003F673B" w:rsidRDefault="00E25AC4" w:rsidP="00E25AC4">
      <w:pPr>
        <w:pStyle w:val="DBSBody"/>
        <w:ind w:left="4320"/>
        <w:rPr>
          <w:ins w:id="278" w:author="Lakshmi Narayana" w:date="2023-09-19T12:48:00Z"/>
          <w:rFonts w:asciiTheme="minorHAnsi" w:hAnsiTheme="minorHAnsi" w:cstheme="minorHAnsi"/>
          <w:sz w:val="22"/>
          <w:szCs w:val="22"/>
        </w:rPr>
      </w:pPr>
      <w:ins w:id="279" w:author="Lakshmi Narayana" w:date="2023-09-19T12:48:00Z">
        <w:r w:rsidRPr="003F673B">
          <w:rPr>
            <w:rFonts w:asciiTheme="minorHAnsi" w:hAnsiTheme="minorHAnsi" w:cstheme="minorHAnsi"/>
            <w:sz w:val="22"/>
            <w:szCs w:val="22"/>
          </w:rPr>
          <w:lastRenderedPageBreak/>
          <w:tab/>
          <w:t>&lt;</w:t>
        </w:r>
        <w:proofErr w:type="spellStart"/>
        <w:r w:rsidRPr="003F673B">
          <w:rPr>
            <w:rFonts w:asciiTheme="minorHAnsi" w:hAnsiTheme="minorHAnsi" w:cstheme="minorHAnsi"/>
            <w:sz w:val="22"/>
            <w:szCs w:val="22"/>
          </w:rPr>
          <w:t>USRelation</w:t>
        </w:r>
        <w:proofErr w:type="spellEnd"/>
        <w:r w:rsidRPr="003F673B">
          <w:rPr>
            <w:rFonts w:asciiTheme="minorHAnsi" w:hAnsiTheme="minorHAnsi" w:cstheme="minorHAnsi"/>
            <w:sz w:val="22"/>
            <w:szCs w:val="22"/>
          </w:rPr>
          <w:t>&gt;string&lt;/</w:t>
        </w:r>
        <w:proofErr w:type="spellStart"/>
        <w:r w:rsidRPr="003F673B">
          <w:rPr>
            <w:rFonts w:asciiTheme="minorHAnsi" w:hAnsiTheme="minorHAnsi" w:cstheme="minorHAnsi"/>
            <w:sz w:val="22"/>
            <w:szCs w:val="22"/>
          </w:rPr>
          <w:t>USRelation</w:t>
        </w:r>
        <w:proofErr w:type="spellEnd"/>
        <w:r w:rsidRPr="003F673B">
          <w:rPr>
            <w:rFonts w:asciiTheme="minorHAnsi" w:hAnsiTheme="minorHAnsi" w:cstheme="minorHAnsi"/>
            <w:sz w:val="22"/>
            <w:szCs w:val="22"/>
          </w:rPr>
          <w:t>&gt;</w:t>
        </w:r>
      </w:ins>
    </w:p>
    <w:p w14:paraId="2727584F" w14:textId="77777777" w:rsidR="00E25AC4" w:rsidRPr="003F673B" w:rsidRDefault="00E25AC4" w:rsidP="00E25AC4">
      <w:pPr>
        <w:pStyle w:val="DBSBody"/>
        <w:ind w:left="4320"/>
        <w:rPr>
          <w:ins w:id="280" w:author="Lakshmi Narayana" w:date="2023-09-19T12:48:00Z"/>
          <w:rFonts w:asciiTheme="minorHAnsi" w:hAnsiTheme="minorHAnsi" w:cstheme="minorHAnsi"/>
          <w:sz w:val="22"/>
          <w:szCs w:val="22"/>
        </w:rPr>
      </w:pPr>
      <w:ins w:id="281" w:author="Lakshmi Narayana" w:date="2023-09-19T12:48:00Z">
        <w:r w:rsidRPr="003F673B">
          <w:rPr>
            <w:rFonts w:asciiTheme="minorHAnsi" w:hAnsiTheme="minorHAnsi" w:cstheme="minorHAnsi"/>
            <w:sz w:val="22"/>
            <w:szCs w:val="22"/>
          </w:rPr>
          <w:tab/>
          <w:t>&lt;TIN&gt;string&lt;/TIN&gt;</w:t>
        </w:r>
      </w:ins>
    </w:p>
    <w:p w14:paraId="2B739BE0" w14:textId="77777777" w:rsidR="00E25AC4" w:rsidRPr="003F673B" w:rsidRDefault="00E25AC4" w:rsidP="00E25AC4">
      <w:pPr>
        <w:pStyle w:val="DBSBody"/>
        <w:ind w:left="4320"/>
        <w:rPr>
          <w:ins w:id="282" w:author="Lakshmi Narayana" w:date="2023-09-19T12:48:00Z"/>
          <w:rFonts w:asciiTheme="minorHAnsi" w:hAnsiTheme="minorHAnsi" w:cstheme="minorHAnsi"/>
          <w:sz w:val="22"/>
          <w:szCs w:val="22"/>
        </w:rPr>
      </w:pPr>
      <w:ins w:id="283" w:author="Lakshmi Narayana" w:date="2023-09-19T12:48:00Z">
        <w:r w:rsidRPr="003F673B">
          <w:rPr>
            <w:rFonts w:asciiTheme="minorHAnsi" w:hAnsiTheme="minorHAnsi" w:cstheme="minorHAnsi"/>
            <w:sz w:val="22"/>
            <w:szCs w:val="22"/>
          </w:rPr>
          <w:tab/>
          <w:t>&lt;</w:t>
        </w:r>
        <w:proofErr w:type="spellStart"/>
        <w:r w:rsidRPr="003F673B">
          <w:rPr>
            <w:rFonts w:asciiTheme="minorHAnsi" w:hAnsiTheme="minorHAnsi" w:cstheme="minorHAnsi"/>
            <w:sz w:val="22"/>
            <w:szCs w:val="22"/>
          </w:rPr>
          <w:t>FatcaReason</w:t>
        </w:r>
        <w:proofErr w:type="spellEnd"/>
        <w:r w:rsidRPr="003F673B">
          <w:rPr>
            <w:rFonts w:asciiTheme="minorHAnsi" w:hAnsiTheme="minorHAnsi" w:cstheme="minorHAnsi"/>
            <w:sz w:val="22"/>
            <w:szCs w:val="22"/>
          </w:rPr>
          <w:t>&gt;string&lt;</w:t>
        </w:r>
        <w:proofErr w:type="spellStart"/>
        <w:r w:rsidRPr="003F673B">
          <w:rPr>
            <w:rFonts w:asciiTheme="minorHAnsi" w:hAnsiTheme="minorHAnsi" w:cstheme="minorHAnsi"/>
            <w:sz w:val="22"/>
            <w:szCs w:val="22"/>
          </w:rPr>
          <w:t>FatcaReason</w:t>
        </w:r>
        <w:proofErr w:type="spellEnd"/>
        <w:r w:rsidRPr="003F673B">
          <w:rPr>
            <w:rFonts w:asciiTheme="minorHAnsi" w:hAnsiTheme="minorHAnsi" w:cstheme="minorHAnsi"/>
            <w:sz w:val="22"/>
            <w:szCs w:val="22"/>
          </w:rPr>
          <w:t>&gt;</w:t>
        </w:r>
      </w:ins>
    </w:p>
    <w:p w14:paraId="3F8ADBC0" w14:textId="3F786407" w:rsidR="00E25AC4" w:rsidRPr="00AD2F6B" w:rsidRDefault="00E25AC4" w:rsidP="00E25AC4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ins w:id="284" w:author="Lakshmi Narayana" w:date="2023-09-19T12:48:00Z">
        <w:r w:rsidRPr="003F673B">
          <w:rPr>
            <w:rFonts w:asciiTheme="minorHAnsi" w:hAnsiTheme="minorHAnsi" w:cstheme="minorHAnsi"/>
            <w:sz w:val="22"/>
            <w:szCs w:val="22"/>
          </w:rPr>
          <w:t>&lt;/</w:t>
        </w:r>
        <w:proofErr w:type="spellStart"/>
        <w:r w:rsidRPr="003F673B">
          <w:rPr>
            <w:rFonts w:asciiTheme="minorHAnsi" w:hAnsiTheme="minorHAnsi" w:cstheme="minorHAnsi"/>
            <w:sz w:val="22"/>
            <w:szCs w:val="22"/>
          </w:rPr>
          <w:t>FatcaDetails</w:t>
        </w:r>
        <w:proofErr w:type="spellEnd"/>
        <w:r w:rsidRPr="003F673B">
          <w:rPr>
            <w:rFonts w:asciiTheme="minorHAnsi" w:hAnsiTheme="minorHAnsi" w:cstheme="minorHAnsi"/>
            <w:sz w:val="22"/>
            <w:szCs w:val="22"/>
          </w:rPr>
          <w:t>&gt;</w:t>
        </w:r>
        <w:r w:rsidRPr="0076558C">
          <w:rPr>
            <w:rFonts w:asciiTheme="minorHAnsi" w:hAnsiTheme="minorHAnsi" w:cstheme="minorHAnsi"/>
            <w:sz w:val="22"/>
            <w:szCs w:val="22"/>
          </w:rPr>
          <w:tab/>
        </w:r>
      </w:ins>
    </w:p>
    <w:p w14:paraId="26B79A1A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NotifyApplicationStatusRequest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570D690D" w14:textId="6C9FA90A" w:rsidR="00B97A35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>&lt;/EE_EAI_MESSAGE&gt;</w:t>
      </w:r>
    </w:p>
    <w:p w14:paraId="3883F8C1" w14:textId="77777777" w:rsidR="00B2424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285" w:name="_Toc466206729"/>
      <w:r w:rsidRPr="009F480D">
        <w:rPr>
          <w:rFonts w:cstheme="minorHAnsi"/>
          <w:color w:val="0070C0"/>
        </w:rPr>
        <w:t>Re</w:t>
      </w:r>
      <w:r>
        <w:rPr>
          <w:rFonts w:cstheme="minorHAnsi"/>
          <w:color w:val="0070C0"/>
        </w:rPr>
        <w:t>sponse Description</w:t>
      </w:r>
      <w:bookmarkEnd w:id="285"/>
    </w:p>
    <w:p w14:paraId="39EAE692" w14:textId="77777777" w:rsidR="00B2424C" w:rsidRPr="009F480D" w:rsidRDefault="00B2424C" w:rsidP="00B2424C"/>
    <w:tbl>
      <w:tblPr>
        <w:tblW w:w="963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3960"/>
        <w:gridCol w:w="1710"/>
        <w:gridCol w:w="1890"/>
      </w:tblGrid>
      <w:tr w:rsidR="00B2424C" w:rsidRPr="009F480D" w14:paraId="5AC03C73" w14:textId="77777777" w:rsidTr="00D51F4A">
        <w:trPr>
          <w:cantSplit/>
          <w:trHeight w:val="488"/>
          <w:tblHeader/>
        </w:trPr>
        <w:tc>
          <w:tcPr>
            <w:tcW w:w="2070" w:type="dxa"/>
            <w:shd w:val="clear" w:color="auto" w:fill="B8CCE4" w:themeFill="accent1" w:themeFillTint="66"/>
          </w:tcPr>
          <w:p w14:paraId="039C3C72" w14:textId="77777777" w:rsidR="00B2424C" w:rsidRPr="009F480D" w:rsidRDefault="00B2424C" w:rsidP="00D51F4A">
            <w:pPr>
              <w:ind w:left="90"/>
              <w:rPr>
                <w:rFonts w:cs="Arial"/>
                <w:b/>
              </w:rPr>
            </w:pPr>
            <w:r w:rsidRPr="009F480D">
              <w:rPr>
                <w:rFonts w:cs="Arial"/>
                <w:b/>
              </w:rPr>
              <w:t xml:space="preserve">Field Name </w:t>
            </w:r>
          </w:p>
        </w:tc>
        <w:tc>
          <w:tcPr>
            <w:tcW w:w="3960" w:type="dxa"/>
            <w:shd w:val="clear" w:color="auto" w:fill="B8CCE4" w:themeFill="accent1" w:themeFillTint="66"/>
          </w:tcPr>
          <w:p w14:paraId="1BC786E1" w14:textId="77777777" w:rsidR="00B2424C" w:rsidRPr="009F480D" w:rsidRDefault="00B2424C" w:rsidP="00D51F4A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Description </w:t>
            </w:r>
          </w:p>
        </w:tc>
        <w:tc>
          <w:tcPr>
            <w:tcW w:w="1710" w:type="dxa"/>
            <w:shd w:val="clear" w:color="auto" w:fill="B8CCE4" w:themeFill="accent1" w:themeFillTint="66"/>
          </w:tcPr>
          <w:p w14:paraId="508E38AF" w14:textId="77777777" w:rsidR="00B2424C" w:rsidRPr="009F480D" w:rsidRDefault="00B2424C" w:rsidP="00D51F4A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Data Type (Max Length/ Format) </w:t>
            </w:r>
          </w:p>
        </w:tc>
        <w:tc>
          <w:tcPr>
            <w:tcW w:w="1890" w:type="dxa"/>
            <w:shd w:val="clear" w:color="auto" w:fill="B8CCE4" w:themeFill="accent1" w:themeFillTint="66"/>
          </w:tcPr>
          <w:p w14:paraId="7B216E55" w14:textId="77777777" w:rsidR="00B2424C" w:rsidRPr="009F480D" w:rsidRDefault="00B2424C" w:rsidP="00D51F4A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Mandatory (M)/ </w:t>
            </w:r>
          </w:p>
          <w:p w14:paraId="4C92AE23" w14:textId="77777777" w:rsidR="00B2424C" w:rsidRPr="009F480D" w:rsidRDefault="00B2424C" w:rsidP="00D51F4A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Optional (O)/ </w:t>
            </w:r>
          </w:p>
          <w:p w14:paraId="322F46EA" w14:textId="77777777" w:rsidR="00B2424C" w:rsidRPr="009F480D" w:rsidRDefault="00B2424C" w:rsidP="00D51F4A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Conditional(C) </w:t>
            </w:r>
          </w:p>
        </w:tc>
      </w:tr>
      <w:tr w:rsidR="00F75251" w:rsidRPr="009F480D" w:rsidDel="005D518C" w14:paraId="5D1ABFB1" w14:textId="77777777" w:rsidTr="00D51F4A">
        <w:tblPrEx>
          <w:tblLook w:val="04A0" w:firstRow="1" w:lastRow="0" w:firstColumn="1" w:lastColumn="0" w:noHBand="0" w:noVBand="1"/>
        </w:tblPrEx>
        <w:tc>
          <w:tcPr>
            <w:tcW w:w="9630" w:type="dxa"/>
            <w:gridSpan w:val="4"/>
          </w:tcPr>
          <w:p w14:paraId="1BDBDF85" w14:textId="77777777" w:rsidR="00F75251" w:rsidRPr="00B16F95" w:rsidRDefault="00F75251" w:rsidP="00F75251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E5523">
              <w:rPr>
                <w:rFonts w:asciiTheme="minorHAnsi" w:hAnsiTheme="minorHAnsi" w:cstheme="minorHAnsi"/>
              </w:rPr>
              <w:t>NotifyApplicationStatusRe</w:t>
            </w:r>
            <w:r>
              <w:rPr>
                <w:rFonts w:asciiTheme="minorHAnsi" w:hAnsiTheme="minorHAnsi" w:cstheme="minorHAnsi"/>
              </w:rPr>
              <w:t>sponse</w:t>
            </w:r>
            <w:proofErr w:type="spellEnd"/>
          </w:p>
        </w:tc>
      </w:tr>
      <w:tr w:rsidR="00CE7CFC" w:rsidRPr="009F480D" w:rsidDel="005D518C" w14:paraId="346D6C80" w14:textId="77777777" w:rsidTr="00D51F4A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14:paraId="6638C2FD" w14:textId="77777777" w:rsidR="00CE7CFC" w:rsidRPr="00B16F95" w:rsidRDefault="00F75251" w:rsidP="00F75251">
            <w:pPr>
              <w:rPr>
                <w:rFonts w:ascii="Verdana" w:hAnsi="Verdana"/>
                <w:b/>
                <w:sz w:val="20"/>
                <w:szCs w:val="20"/>
              </w:rPr>
            </w:pPr>
            <w:proofErr w:type="spellStart"/>
            <w:r>
              <w:rPr>
                <w:rFonts w:ascii="Verdana" w:hAnsi="Verdana"/>
                <w:sz w:val="20"/>
                <w:szCs w:val="20"/>
              </w:rPr>
              <w:t>Status</w:t>
            </w:r>
            <w:r w:rsidR="00334865">
              <w:rPr>
                <w:rFonts w:ascii="Verdana" w:hAnsi="Verdana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3960" w:type="dxa"/>
          </w:tcPr>
          <w:p w14:paraId="2A9D4E03" w14:textId="77777777" w:rsidR="00CE7CFC" w:rsidRPr="00B16F95" w:rsidRDefault="00CE7CFC" w:rsidP="00CE7CFC">
            <w:pPr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1710" w:type="dxa"/>
          </w:tcPr>
          <w:p w14:paraId="6FC6845B" w14:textId="77777777" w:rsidR="00CE7CFC" w:rsidRPr="00B16F95" w:rsidRDefault="00CE7CFC" w:rsidP="00CE7CFC">
            <w:pPr>
              <w:rPr>
                <w:rFonts w:ascii="Verdana" w:hAnsi="Verdana"/>
                <w:b/>
                <w:sz w:val="20"/>
                <w:szCs w:val="20"/>
              </w:rPr>
            </w:pPr>
            <w:r w:rsidRPr="00B16F95">
              <w:rPr>
                <w:rFonts w:ascii="Verdana" w:hAnsi="Verdana"/>
                <w:sz w:val="20"/>
                <w:szCs w:val="20"/>
              </w:rPr>
              <w:t>String(10)</w:t>
            </w:r>
          </w:p>
        </w:tc>
        <w:tc>
          <w:tcPr>
            <w:tcW w:w="1890" w:type="dxa"/>
          </w:tcPr>
          <w:p w14:paraId="2DD08AE6" w14:textId="77777777" w:rsidR="00CE7CFC" w:rsidRPr="00B16F95" w:rsidRDefault="00CE7CFC" w:rsidP="00CE7CFC">
            <w:pPr>
              <w:rPr>
                <w:rFonts w:ascii="Verdana" w:hAnsi="Verdana"/>
                <w:b/>
                <w:sz w:val="20"/>
                <w:szCs w:val="20"/>
              </w:rPr>
            </w:pPr>
            <w:r w:rsidRPr="00B16F95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CE7CFC" w:rsidRPr="009F480D" w:rsidDel="005D518C" w14:paraId="5653EA1D" w14:textId="77777777" w:rsidTr="00D51F4A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14:paraId="64E84742" w14:textId="77777777" w:rsidR="00CE7CFC" w:rsidRPr="00B16F95" w:rsidRDefault="00F75251" w:rsidP="00CE7CFC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proofErr w:type="spellStart"/>
            <w:r>
              <w:rPr>
                <w:rFonts w:ascii="Verdana" w:hAnsi="Verdana"/>
                <w:sz w:val="20"/>
                <w:szCs w:val="20"/>
              </w:rPr>
              <w:t>Status</w:t>
            </w:r>
            <w:r w:rsidR="00EF7A64" w:rsidRPr="00EF7A64">
              <w:rPr>
                <w:rFonts w:ascii="Verdana" w:hAnsi="Verdana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960" w:type="dxa"/>
          </w:tcPr>
          <w:p w14:paraId="3E02AA3C" w14:textId="77777777" w:rsidR="00CE7CFC" w:rsidRPr="00B16F95" w:rsidRDefault="00CE7CFC" w:rsidP="00CE7CFC">
            <w:pPr>
              <w:pStyle w:val="Default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10" w:type="dxa"/>
          </w:tcPr>
          <w:p w14:paraId="074991EC" w14:textId="77777777" w:rsidR="00CE7CFC" w:rsidRPr="00B16F95" w:rsidRDefault="00CE7CFC" w:rsidP="007C051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B16F95">
              <w:rPr>
                <w:rFonts w:ascii="Verdana" w:hAnsi="Verdana"/>
                <w:sz w:val="20"/>
                <w:szCs w:val="20"/>
              </w:rPr>
              <w:t>String(</w:t>
            </w:r>
            <w:r w:rsidR="007C051F">
              <w:rPr>
                <w:rFonts w:ascii="Verdana" w:hAnsi="Verdana"/>
                <w:sz w:val="20"/>
                <w:szCs w:val="20"/>
              </w:rPr>
              <w:t>100</w:t>
            </w:r>
            <w:r w:rsidRPr="00B16F95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2C6FC135" w14:textId="77777777" w:rsidR="00CE7CFC" w:rsidRPr="00B16F95" w:rsidRDefault="00CE7CFC" w:rsidP="00CE7CFC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B16F95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CF73F2" w:rsidRPr="009F480D" w:rsidDel="005D518C" w14:paraId="4CA6A869" w14:textId="77777777" w:rsidTr="00D51F4A">
        <w:tblPrEx>
          <w:tblLook w:val="04A0" w:firstRow="1" w:lastRow="0" w:firstColumn="1" w:lastColumn="0" w:noHBand="0" w:noVBand="1"/>
        </w:tblPrEx>
        <w:trPr>
          <w:ins w:id="286" w:author="Lakshmi Narayana" w:date="2023-09-19T11:38:00Z"/>
        </w:trPr>
        <w:tc>
          <w:tcPr>
            <w:tcW w:w="2070" w:type="dxa"/>
          </w:tcPr>
          <w:p w14:paraId="21F0C82F" w14:textId="6EF5E683" w:rsidR="00CF73F2" w:rsidRDefault="00CF73F2" w:rsidP="00CF73F2">
            <w:pPr>
              <w:pStyle w:val="Default"/>
              <w:rPr>
                <w:ins w:id="287" w:author="Lakshmi Narayana" w:date="2023-09-19T11:38:00Z"/>
                <w:rFonts w:ascii="Verdana" w:hAnsi="Verdana"/>
                <w:sz w:val="20"/>
                <w:szCs w:val="20"/>
              </w:rPr>
            </w:pPr>
            <w:proofErr w:type="spellStart"/>
            <w:ins w:id="288" w:author="Lakshmi Narayana" w:date="2023-09-19T11:38:00Z">
              <w:r w:rsidRPr="00694695">
                <w:rPr>
                  <w:rFonts w:ascii="Verdana" w:hAnsi="Verdana"/>
                  <w:sz w:val="20"/>
                  <w:szCs w:val="20"/>
                </w:rPr>
                <w:t>EmployerCode</w:t>
              </w:r>
              <w:proofErr w:type="spellEnd"/>
            </w:ins>
          </w:p>
        </w:tc>
        <w:tc>
          <w:tcPr>
            <w:tcW w:w="3960" w:type="dxa"/>
          </w:tcPr>
          <w:p w14:paraId="2D3C680D" w14:textId="77777777" w:rsidR="00CF73F2" w:rsidRPr="00B16F95" w:rsidRDefault="00CF73F2" w:rsidP="00CF73F2">
            <w:pPr>
              <w:pStyle w:val="Default"/>
              <w:rPr>
                <w:ins w:id="289" w:author="Lakshmi Narayana" w:date="2023-09-19T11:38:00Z"/>
                <w:rFonts w:ascii="Verdana" w:hAnsi="Verdana"/>
                <w:sz w:val="20"/>
                <w:szCs w:val="20"/>
              </w:rPr>
            </w:pPr>
          </w:p>
        </w:tc>
        <w:tc>
          <w:tcPr>
            <w:tcW w:w="1710" w:type="dxa"/>
          </w:tcPr>
          <w:p w14:paraId="01707E50" w14:textId="6A9915B7" w:rsidR="00CF73F2" w:rsidRPr="00B16F95" w:rsidRDefault="00CF73F2" w:rsidP="00CF73F2">
            <w:pPr>
              <w:pStyle w:val="Default"/>
              <w:rPr>
                <w:ins w:id="290" w:author="Lakshmi Narayana" w:date="2023-09-19T11:38:00Z"/>
                <w:rFonts w:ascii="Verdana" w:hAnsi="Verdana"/>
                <w:sz w:val="20"/>
                <w:szCs w:val="20"/>
              </w:rPr>
            </w:pPr>
            <w:ins w:id="291" w:author="Lakshmi Narayana" w:date="2023-09-19T11:38:00Z">
              <w:r w:rsidRPr="00B16F95">
                <w:rPr>
                  <w:rFonts w:ascii="Verdana" w:hAnsi="Verdana"/>
                  <w:sz w:val="20"/>
                  <w:szCs w:val="20"/>
                </w:rPr>
                <w:t>String(</w:t>
              </w:r>
              <w:r>
                <w:rPr>
                  <w:rFonts w:ascii="Verdana" w:hAnsi="Verdana"/>
                  <w:sz w:val="20"/>
                  <w:szCs w:val="20"/>
                </w:rPr>
                <w:t>20</w:t>
              </w:r>
              <w:r w:rsidRPr="00B16F95">
                <w:rPr>
                  <w:rFonts w:ascii="Verdana" w:hAnsi="Verdana"/>
                  <w:sz w:val="20"/>
                  <w:szCs w:val="20"/>
                </w:rPr>
                <w:t>)</w:t>
              </w:r>
            </w:ins>
          </w:p>
        </w:tc>
        <w:tc>
          <w:tcPr>
            <w:tcW w:w="1890" w:type="dxa"/>
          </w:tcPr>
          <w:p w14:paraId="53AA7065" w14:textId="0DE2FD80" w:rsidR="00CF73F2" w:rsidRPr="00B16F95" w:rsidRDefault="00CF73F2" w:rsidP="00CF73F2">
            <w:pPr>
              <w:pStyle w:val="Default"/>
              <w:rPr>
                <w:ins w:id="292" w:author="Lakshmi Narayana" w:date="2023-09-19T11:38:00Z"/>
                <w:rFonts w:ascii="Verdana" w:hAnsi="Verdana"/>
                <w:sz w:val="20"/>
                <w:szCs w:val="20"/>
              </w:rPr>
            </w:pPr>
            <w:ins w:id="293" w:author="Lakshmi Narayana" w:date="2023-09-19T11:38:00Z">
              <w:r>
                <w:rPr>
                  <w:rFonts w:ascii="Verdana" w:hAnsi="Verdana"/>
                  <w:sz w:val="20"/>
                  <w:szCs w:val="20"/>
                </w:rPr>
                <w:t>Optional</w:t>
              </w:r>
            </w:ins>
          </w:p>
        </w:tc>
      </w:tr>
    </w:tbl>
    <w:p w14:paraId="6C494EE5" w14:textId="77777777" w:rsidR="00B2424C" w:rsidRDefault="00B2424C" w:rsidP="00B2424C">
      <w:pPr>
        <w:spacing w:line="240" w:lineRule="auto"/>
        <w:rPr>
          <w:color w:val="365F91" w:themeColor="accent1" w:themeShade="BF"/>
          <w:sz w:val="24"/>
          <w:szCs w:val="24"/>
          <w:u w:val="single"/>
        </w:rPr>
      </w:pPr>
    </w:p>
    <w:p w14:paraId="5364AAC4" w14:textId="77777777" w:rsidR="00B2424C" w:rsidRDefault="00B2424C" w:rsidP="00B2424C">
      <w:pPr>
        <w:rPr>
          <w:color w:val="365F91" w:themeColor="accent1" w:themeShade="BF"/>
          <w:sz w:val="24"/>
          <w:szCs w:val="24"/>
          <w:u w:val="single"/>
        </w:rPr>
      </w:pPr>
      <w:r w:rsidRPr="004C5303">
        <w:rPr>
          <w:color w:val="365F91" w:themeColor="accent1" w:themeShade="BF"/>
          <w:sz w:val="24"/>
          <w:szCs w:val="24"/>
          <w:u w:val="single"/>
        </w:rPr>
        <w:t xml:space="preserve">Sample </w:t>
      </w:r>
      <w:r>
        <w:rPr>
          <w:color w:val="365F91" w:themeColor="accent1" w:themeShade="BF"/>
          <w:sz w:val="24"/>
          <w:szCs w:val="24"/>
          <w:u w:val="single"/>
        </w:rPr>
        <w:t>Response</w:t>
      </w:r>
    </w:p>
    <w:p w14:paraId="57F7F98B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proofErr w:type="gramStart"/>
      <w:r>
        <w:rPr>
          <w:rFonts w:ascii="Courier New" w:eastAsiaTheme="minorHAnsi" w:hAnsi="Courier New" w:cs="Courier New"/>
          <w:color w:val="008080"/>
          <w:sz w:val="20"/>
          <w:szCs w:val="20"/>
        </w:rPr>
        <w:t>&lt;?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xml</w:t>
      </w:r>
      <w:proofErr w:type="gramEnd"/>
      <w:r>
        <w:rPr>
          <w:rFonts w:ascii="Courier New" w:eastAsiaTheme="minorHAnsi" w:hAnsi="Courier New" w:cs="Courier New"/>
          <w:sz w:val="20"/>
          <w:szCs w:val="20"/>
        </w:rPr>
        <w:t xml:space="preserve"> 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version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sz w:val="20"/>
          <w:szCs w:val="20"/>
        </w:rPr>
        <w:t>"1.0"</w:t>
      </w:r>
      <w:r>
        <w:rPr>
          <w:rFonts w:ascii="Courier New" w:eastAsiaTheme="minorHAnsi" w:hAnsi="Courier New" w:cs="Courier New"/>
          <w:sz w:val="20"/>
          <w:szCs w:val="20"/>
        </w:rPr>
        <w:t xml:space="preserve"> 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encoding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sz w:val="20"/>
          <w:szCs w:val="20"/>
        </w:rPr>
        <w:t>"UTF-8"</w:t>
      </w:r>
      <w:r>
        <w:rPr>
          <w:rFonts w:ascii="Courier New" w:eastAsiaTheme="minorHAnsi" w:hAnsi="Courier New" w:cs="Courier New"/>
          <w:sz w:val="20"/>
          <w:szCs w:val="20"/>
        </w:rPr>
        <w:t xml:space="preserve"> 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standalone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sz w:val="20"/>
          <w:szCs w:val="20"/>
        </w:rPr>
        <w:t>“yes”?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sz w:val="20"/>
          <w:szCs w:val="20"/>
        </w:rPr>
        <w:t xml:space="preserve"> </w:t>
      </w:r>
    </w:p>
    <w:p w14:paraId="5F2D2941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EE_EAI_MESSAGE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629481B2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EE_EAI_HEADER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764076C2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MsgFormat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NOTIFY_APPLICATION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MsgFormat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2218DC4D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MsgVersion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sz w:val="20"/>
          <w:szCs w:val="20"/>
        </w:rPr>
        <w:t>0001&lt;/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MsgVersion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2EC83823" w14:textId="6D9FF185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RequestorChannelId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ins w:id="294" w:author="Lakshmi Narayana" w:date="2023-09-19T11:39:00Z">
        <w:r w:rsidR="007F1161">
          <w:rPr>
            <w:rFonts w:ascii="Courier New" w:eastAsiaTheme="minorHAnsi" w:hAnsi="Courier New" w:cs="Courier New"/>
            <w:color w:val="7F007F"/>
            <w:sz w:val="20"/>
            <w:szCs w:val="20"/>
          </w:rPr>
          <w:t>BPM</w:t>
        </w:r>
      </w:ins>
      <w:del w:id="295" w:author="Lakshmi Narayana" w:date="2023-09-19T11:39:00Z">
        <w:r w:rsidDel="007F1161">
          <w:rPr>
            <w:rFonts w:ascii="Courier New" w:eastAsiaTheme="minorHAnsi" w:hAnsi="Courier New" w:cs="Courier New"/>
            <w:color w:val="7F007F"/>
            <w:sz w:val="20"/>
            <w:szCs w:val="20"/>
          </w:rPr>
          <w:delText>CAS</w:delText>
        </w:r>
      </w:del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RequestorChannelId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521E591A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RequestorUserId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RAKUSER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RequestorUserId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714D11BC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RequestorLanguage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RequestorLanguage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34AE4A97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RequestorSecurityInfo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secure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RequestorSecurityInfo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1D704EE9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ReturnCode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 w:rsidR="003542F9">
        <w:rPr>
          <w:rFonts w:ascii="Courier New" w:eastAsiaTheme="minorHAnsi" w:hAnsi="Courier New" w:cs="Courier New"/>
          <w:sz w:val="20"/>
          <w:szCs w:val="20"/>
        </w:rPr>
        <w:t>0000</w:t>
      </w:r>
      <w:r>
        <w:rPr>
          <w:rFonts w:ascii="Courier New" w:eastAsiaTheme="minorHAnsi" w:hAnsi="Courier New" w:cs="Courier New"/>
          <w:sz w:val="20"/>
          <w:szCs w:val="20"/>
        </w:rPr>
        <w:t>&lt;/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ReturnCode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78900221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ReturnDesc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 w:rsidR="003542F9">
        <w:rPr>
          <w:rFonts w:ascii="Courier New" w:eastAsiaTheme="minorHAnsi" w:hAnsi="Courier New" w:cs="Courier New"/>
          <w:color w:val="7F007F"/>
          <w:sz w:val="20"/>
          <w:szCs w:val="20"/>
        </w:rPr>
        <w:t>Successful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ReturnDesc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47AEA2C0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MessageId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sz w:val="20"/>
          <w:szCs w:val="20"/>
        </w:rPr>
        <w:t>123123453&lt;/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MessageId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11A675D9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Extra1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REQ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|</w:t>
      </w:r>
      <w:r>
        <w:rPr>
          <w:rFonts w:ascii="Courier New" w:eastAsiaTheme="minorHAnsi" w:hAnsi="Courier New" w:cs="Courier New"/>
          <w:sz w:val="20"/>
          <w:szCs w:val="20"/>
        </w:rPr>
        <w:t>|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SHELL.JOHN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Extra1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3A03ADFF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Extra2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YYYY-MM-DDThh</w:t>
      </w:r>
      <w:proofErr w:type="gramStart"/>
      <w:r>
        <w:rPr>
          <w:rFonts w:ascii="Courier New" w:eastAsiaTheme="minorHAnsi" w:hAnsi="Courier New" w:cs="Courier New"/>
          <w:color w:val="7F007F"/>
          <w:sz w:val="20"/>
          <w:szCs w:val="20"/>
        </w:rPr>
        <w:t>:mm:ss.mmm</w:t>
      </w:r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</w:rPr>
        <w:t>+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hh:mm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Extra2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3A36D0E6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  <w:t>&lt;/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EE_EAI_HEADER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63F8E969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NotifyApplicationStatusResponse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5F1F4386" w14:textId="77777777" w:rsidR="003277FF" w:rsidRDefault="00B0037A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  <w:t xml:space="preserve">  </w:t>
      </w:r>
      <w:r w:rsidR="003277FF">
        <w:rPr>
          <w:rFonts w:ascii="Courier New" w:eastAsiaTheme="minorHAnsi" w:hAnsi="Courier New" w:cs="Courier New"/>
          <w:sz w:val="20"/>
          <w:szCs w:val="20"/>
        </w:rPr>
        <w:t>&lt;</w:t>
      </w:r>
      <w:proofErr w:type="spellStart"/>
      <w:r w:rsidR="003277FF">
        <w:rPr>
          <w:rFonts w:ascii="Courier New" w:eastAsiaTheme="minorHAnsi" w:hAnsi="Courier New" w:cs="Courier New"/>
          <w:color w:val="7F007F"/>
          <w:sz w:val="20"/>
          <w:szCs w:val="20"/>
        </w:rPr>
        <w:t>StatusCode</w:t>
      </w:r>
      <w:proofErr w:type="spellEnd"/>
      <w:r w:rsidR="003277FF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 w:rsidR="0073444A">
        <w:rPr>
          <w:rFonts w:ascii="Courier New" w:eastAsiaTheme="minorHAnsi" w:hAnsi="Courier New" w:cs="Courier New"/>
          <w:color w:val="000000"/>
          <w:sz w:val="20"/>
          <w:szCs w:val="20"/>
        </w:rPr>
        <w:t>0</w:t>
      </w:r>
      <w:r w:rsidR="003542F9">
        <w:rPr>
          <w:rFonts w:ascii="Courier New" w:eastAsiaTheme="minorHAnsi" w:hAnsi="Courier New" w:cs="Courier New"/>
          <w:color w:val="000000"/>
          <w:sz w:val="20"/>
          <w:szCs w:val="20"/>
        </w:rPr>
        <w:t>0</w:t>
      </w:r>
      <w:r w:rsidR="0073444A">
        <w:rPr>
          <w:rFonts w:ascii="Courier New" w:eastAsiaTheme="minorHAnsi" w:hAnsi="Courier New" w:cs="Courier New"/>
          <w:color w:val="000000"/>
          <w:sz w:val="20"/>
          <w:szCs w:val="20"/>
        </w:rPr>
        <w:t>00</w:t>
      </w:r>
      <w:r w:rsidR="003277FF">
        <w:rPr>
          <w:rFonts w:ascii="Courier New" w:eastAsiaTheme="minorHAnsi" w:hAnsi="Courier New" w:cs="Courier New"/>
          <w:sz w:val="20"/>
          <w:szCs w:val="20"/>
        </w:rPr>
        <w:t>&lt;/</w:t>
      </w:r>
      <w:proofErr w:type="spellStart"/>
      <w:r w:rsidR="003277FF">
        <w:rPr>
          <w:rFonts w:ascii="Courier New" w:eastAsiaTheme="minorHAnsi" w:hAnsi="Courier New" w:cs="Courier New"/>
          <w:color w:val="7F007F"/>
          <w:sz w:val="20"/>
          <w:szCs w:val="20"/>
        </w:rPr>
        <w:t>StatusCode</w:t>
      </w:r>
      <w:proofErr w:type="spellEnd"/>
      <w:r w:rsidR="003277FF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4D6E587A" w14:textId="77777777" w:rsidR="003277FF" w:rsidRDefault="00B0037A" w:rsidP="003277FF">
      <w:pPr>
        <w:autoSpaceDE w:val="0"/>
        <w:autoSpaceDN w:val="0"/>
        <w:adjustRightInd w:val="0"/>
        <w:spacing w:before="0" w:after="0" w:line="240" w:lineRule="auto"/>
        <w:rPr>
          <w:ins w:id="296" w:author="Lakshmi Narayana" w:date="2023-09-19T11:37:00Z"/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  <w:t xml:space="preserve">  </w:t>
      </w:r>
      <w:r w:rsidR="003277FF">
        <w:rPr>
          <w:rFonts w:ascii="Courier New" w:eastAsiaTheme="minorHAnsi" w:hAnsi="Courier New" w:cs="Courier New"/>
          <w:sz w:val="20"/>
          <w:szCs w:val="20"/>
        </w:rPr>
        <w:t>&lt;</w:t>
      </w:r>
      <w:proofErr w:type="spellStart"/>
      <w:r w:rsidR="003277FF">
        <w:rPr>
          <w:rFonts w:ascii="Courier New" w:eastAsiaTheme="minorHAnsi" w:hAnsi="Courier New" w:cs="Courier New"/>
          <w:color w:val="7F007F"/>
          <w:sz w:val="20"/>
          <w:szCs w:val="20"/>
        </w:rPr>
        <w:t>StatusDescription</w:t>
      </w:r>
      <w:proofErr w:type="spellEnd"/>
      <w:r w:rsidR="003277FF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 w:rsidR="0073444A">
        <w:rPr>
          <w:rFonts w:ascii="Courier New" w:eastAsiaTheme="minorHAnsi" w:hAnsi="Courier New" w:cs="Courier New"/>
          <w:color w:val="000000"/>
          <w:sz w:val="20"/>
          <w:szCs w:val="20"/>
        </w:rPr>
        <w:t>S</w:t>
      </w:r>
      <w:r w:rsidR="0099295E">
        <w:rPr>
          <w:rFonts w:ascii="Courier New" w:eastAsiaTheme="minorHAnsi" w:hAnsi="Courier New" w:cs="Courier New"/>
          <w:color w:val="000000"/>
          <w:sz w:val="20"/>
          <w:szCs w:val="20"/>
        </w:rPr>
        <w:t>UCCESS</w:t>
      </w:r>
      <w:r w:rsidR="003277FF">
        <w:rPr>
          <w:rFonts w:ascii="Courier New" w:eastAsiaTheme="minorHAnsi" w:hAnsi="Courier New" w:cs="Courier New"/>
          <w:sz w:val="20"/>
          <w:szCs w:val="20"/>
        </w:rPr>
        <w:t>&lt;/</w:t>
      </w:r>
      <w:proofErr w:type="spellStart"/>
      <w:r w:rsidR="003277FF">
        <w:rPr>
          <w:rFonts w:ascii="Courier New" w:eastAsiaTheme="minorHAnsi" w:hAnsi="Courier New" w:cs="Courier New"/>
          <w:color w:val="7F007F"/>
          <w:sz w:val="20"/>
          <w:szCs w:val="20"/>
        </w:rPr>
        <w:t>StatusDescription</w:t>
      </w:r>
      <w:proofErr w:type="spellEnd"/>
      <w:r w:rsidR="003277FF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6EC6085E" w14:textId="19E0CA49" w:rsidR="00CF73F2" w:rsidRDefault="00CF73F2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ins w:id="297" w:author="Lakshmi Narayana" w:date="2023-09-19T11:37:00Z">
        <w:r>
          <w:rPr>
            <w:rFonts w:ascii="Courier New" w:eastAsiaTheme="minorHAnsi" w:hAnsi="Courier New" w:cs="Courier New"/>
            <w:color w:val="000000"/>
            <w:sz w:val="20"/>
            <w:szCs w:val="20"/>
          </w:rPr>
          <w:tab/>
          <w:t xml:space="preserve">  </w:t>
        </w:r>
        <w:r w:rsidRPr="00AB3956">
          <w:rPr>
            <w:rFonts w:ascii="Courier New" w:eastAsiaTheme="minorHAnsi" w:hAnsi="Courier New" w:cs="Courier New"/>
            <w:sz w:val="20"/>
            <w:szCs w:val="20"/>
            <w:highlight w:val="yellow"/>
          </w:rPr>
          <w:t>&lt;</w:t>
        </w:r>
        <w:proofErr w:type="spellStart"/>
        <w:r w:rsidRPr="00AB3956">
          <w:rPr>
            <w:rFonts w:ascii="Courier New" w:eastAsiaTheme="minorHAnsi" w:hAnsi="Courier New" w:cs="Courier New"/>
            <w:color w:val="7F007F"/>
            <w:sz w:val="20"/>
            <w:szCs w:val="20"/>
            <w:highlight w:val="yellow"/>
          </w:rPr>
          <w:t>EmployerCode</w:t>
        </w:r>
        <w:proofErr w:type="spellEnd"/>
        <w:r w:rsidRPr="00AB3956">
          <w:rPr>
            <w:rFonts w:ascii="Courier New" w:eastAsiaTheme="minorHAnsi" w:hAnsi="Courier New" w:cs="Courier New"/>
            <w:color w:val="000000"/>
            <w:sz w:val="20"/>
            <w:szCs w:val="20"/>
            <w:highlight w:val="yellow"/>
          </w:rPr>
          <w:t>&gt;1234</w:t>
        </w:r>
        <w:r w:rsidRPr="00AB3956">
          <w:rPr>
            <w:rFonts w:ascii="Courier New" w:eastAsiaTheme="minorHAnsi" w:hAnsi="Courier New" w:cs="Courier New"/>
            <w:sz w:val="20"/>
            <w:szCs w:val="20"/>
            <w:highlight w:val="yellow"/>
          </w:rPr>
          <w:t>&lt;/</w:t>
        </w:r>
        <w:proofErr w:type="spellStart"/>
        <w:r w:rsidRPr="00AB3956">
          <w:rPr>
            <w:rFonts w:ascii="Courier New" w:eastAsiaTheme="minorHAnsi" w:hAnsi="Courier New" w:cs="Courier New"/>
            <w:color w:val="7F007F"/>
            <w:sz w:val="20"/>
            <w:szCs w:val="20"/>
            <w:highlight w:val="yellow"/>
          </w:rPr>
          <w:t>EmployerCode</w:t>
        </w:r>
        <w:proofErr w:type="spellEnd"/>
        <w:r w:rsidRPr="00AB3956">
          <w:rPr>
            <w:rFonts w:ascii="Courier New" w:eastAsiaTheme="minorHAnsi" w:hAnsi="Courier New" w:cs="Courier New"/>
            <w:color w:val="000000"/>
            <w:sz w:val="20"/>
            <w:szCs w:val="20"/>
            <w:highlight w:val="yellow"/>
          </w:rPr>
          <w:t>&gt;</w:t>
        </w:r>
      </w:ins>
    </w:p>
    <w:p w14:paraId="1D451045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  <w:t>&lt;/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NotifyApplicationStatusResponse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7D8DF9A2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EE_EAI_MESSAGE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4AAEC27F" w14:textId="77777777" w:rsidR="00F75251" w:rsidRDefault="00334865" w:rsidP="00F75251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r w:rsidRPr="00B0037A">
        <w:rPr>
          <w:rFonts w:cstheme="minorHAnsi"/>
          <w:color w:val="0070C0"/>
        </w:rPr>
        <w:t>Error code</w:t>
      </w:r>
    </w:p>
    <w:p w14:paraId="2D686BB6" w14:textId="77777777" w:rsidR="002677EB" w:rsidRPr="002677EB" w:rsidRDefault="002677EB" w:rsidP="002677EB">
      <w:r>
        <w:t>The below attached error code and description for notify application</w:t>
      </w:r>
    </w:p>
    <w:p w14:paraId="19F8FC56" w14:textId="77777777" w:rsidR="00F75251" w:rsidRPr="00F75251" w:rsidRDefault="00F75251" w:rsidP="00F75251"/>
    <w:p w14:paraId="7FF53333" w14:textId="77777777" w:rsidR="00B2424C" w:rsidRDefault="00334865" w:rsidP="0033486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                     </w:t>
      </w:r>
      <w:bookmarkStart w:id="298" w:name="_MON_1714461403"/>
      <w:bookmarkEnd w:id="298"/>
      <w:r w:rsidR="0099295E">
        <w:rPr>
          <w:rFonts w:asciiTheme="minorHAnsi" w:hAnsiTheme="minorHAnsi" w:cstheme="minorHAnsi"/>
        </w:rPr>
        <w:object w:dxaOrig="1546" w:dyaOrig="990" w14:anchorId="56F9CCE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pt;height:50.25pt" o:ole="">
            <v:imagedata r:id="rId8" o:title=""/>
          </v:shape>
          <o:OLEObject Type="Embed" ProgID="Excel.Sheet.12" ShapeID="_x0000_i1025" DrawAspect="Icon" ObjectID="_1756632937" r:id="rId9"/>
        </w:object>
      </w:r>
    </w:p>
    <w:p w14:paraId="7CBA220F" w14:textId="77777777" w:rsidR="00B2424C" w:rsidRPr="00A90E33" w:rsidRDefault="00B2424C" w:rsidP="00B2424C"/>
    <w:p w14:paraId="0BB9A771" w14:textId="77777777" w:rsidR="00B2424C" w:rsidRDefault="00B2424C" w:rsidP="00B2424C"/>
    <w:p w14:paraId="6C59559E" w14:textId="77777777" w:rsidR="00B2424C" w:rsidRDefault="00B2424C" w:rsidP="00B2424C"/>
    <w:p w14:paraId="3A3677C0" w14:textId="77777777" w:rsidR="00B2424C" w:rsidRDefault="00B2424C" w:rsidP="00B2424C"/>
    <w:p w14:paraId="569CC336" w14:textId="77777777" w:rsidR="00B2424C" w:rsidRPr="00B2424C" w:rsidRDefault="00B2424C" w:rsidP="00B2424C"/>
    <w:sectPr w:rsidR="00B2424C" w:rsidRPr="00B2424C" w:rsidSect="00910B7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86CF269" w14:textId="77777777" w:rsidR="00430D63" w:rsidRDefault="00430D63" w:rsidP="00C75C39">
      <w:pPr>
        <w:spacing w:before="0" w:after="0" w:line="240" w:lineRule="auto"/>
      </w:pPr>
      <w:r>
        <w:separator/>
      </w:r>
    </w:p>
  </w:endnote>
  <w:endnote w:type="continuationSeparator" w:id="0">
    <w:p w14:paraId="4560DA5E" w14:textId="77777777" w:rsidR="00430D63" w:rsidRDefault="00430D63" w:rsidP="00C75C3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3A6C06" w14:textId="77777777" w:rsidR="00D51F4A" w:rsidRDefault="00D51F4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2A28DF" w14:textId="77777777" w:rsidR="00D51F4A" w:rsidRDefault="00D51F4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77ED0F" w14:textId="77777777" w:rsidR="00D51F4A" w:rsidRDefault="00D51F4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30476D" w14:textId="77777777" w:rsidR="00430D63" w:rsidRDefault="00430D63" w:rsidP="00C75C39">
      <w:pPr>
        <w:spacing w:before="0" w:after="0" w:line="240" w:lineRule="auto"/>
      </w:pPr>
      <w:r>
        <w:separator/>
      </w:r>
    </w:p>
  </w:footnote>
  <w:footnote w:type="continuationSeparator" w:id="0">
    <w:p w14:paraId="2646B4E6" w14:textId="77777777" w:rsidR="00430D63" w:rsidRDefault="00430D63" w:rsidP="00C75C3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603845570"/>
      <w:lock w:val="contentLocked"/>
      <w:placeholder>
        <w:docPart w:val="DefaultPlaceholder_1081868574"/>
      </w:placeholder>
    </w:sdtPr>
    <w:sdtEndPr/>
    <w:sdtContent>
      <w:p w14:paraId="232E7FB1" w14:textId="77777777" w:rsidR="00D51F4A" w:rsidRDefault="00D51F4A" w:rsidP="00C75C39">
        <w:pPr>
          <w:pStyle w:val="Header"/>
          <w:jc w:val="center"/>
        </w:pPr>
        <w:r w:rsidRPr="00C75C39">
          <w:rPr>
            <w:rFonts w:ascii="Verdana" w:hAnsi="Verdana"/>
            <w:b/>
            <w:color w:val="000000"/>
            <w:sz w:val="20"/>
          </w:rPr>
          <w:t>Classification:</w:t>
        </w:r>
        <w:r w:rsidRPr="00C75C39">
          <w:rPr>
            <w:rFonts w:ascii="Verdana" w:hAnsi="Verdana"/>
            <w:color w:val="000000"/>
            <w:sz w:val="20"/>
          </w:rPr>
          <w:t xml:space="preserve"> </w:t>
        </w:r>
        <w:r w:rsidRPr="00C75C3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175705601"/>
      <w:lock w:val="contentLocked"/>
      <w:placeholder>
        <w:docPart w:val="DefaultPlaceholder_1081868574"/>
      </w:placeholder>
    </w:sdtPr>
    <w:sdtEndPr/>
    <w:sdtContent>
      <w:p w14:paraId="0080E052" w14:textId="77777777" w:rsidR="00D51F4A" w:rsidRDefault="00D51F4A" w:rsidP="00C75C39">
        <w:pPr>
          <w:pStyle w:val="Header"/>
          <w:jc w:val="center"/>
        </w:pPr>
        <w:r w:rsidRPr="00C75C39">
          <w:rPr>
            <w:rFonts w:ascii="Verdana" w:hAnsi="Verdana"/>
            <w:b/>
            <w:color w:val="000000"/>
            <w:sz w:val="20"/>
          </w:rPr>
          <w:t>Classification:</w:t>
        </w:r>
        <w:r w:rsidRPr="00C75C39">
          <w:rPr>
            <w:rFonts w:ascii="Verdana" w:hAnsi="Verdana"/>
            <w:color w:val="000000"/>
            <w:sz w:val="20"/>
          </w:rPr>
          <w:t xml:space="preserve"> </w:t>
        </w:r>
        <w:r w:rsidRPr="00C75C3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-1594623842"/>
      <w:lock w:val="contentLocked"/>
      <w:placeholder>
        <w:docPart w:val="DefaultPlaceholder_1081868574"/>
      </w:placeholder>
    </w:sdtPr>
    <w:sdtEndPr/>
    <w:sdtContent>
      <w:p w14:paraId="6D7F94D8" w14:textId="77777777" w:rsidR="00D51F4A" w:rsidRDefault="00D51F4A" w:rsidP="00C75C39">
        <w:pPr>
          <w:pStyle w:val="Header"/>
          <w:jc w:val="center"/>
        </w:pPr>
        <w:r w:rsidRPr="00C75C39">
          <w:rPr>
            <w:rFonts w:ascii="Verdana" w:hAnsi="Verdana"/>
            <w:b/>
            <w:color w:val="000000"/>
            <w:sz w:val="20"/>
          </w:rPr>
          <w:t>Classification:</w:t>
        </w:r>
        <w:r w:rsidRPr="00C75C39">
          <w:rPr>
            <w:rFonts w:ascii="Verdana" w:hAnsi="Verdana"/>
            <w:color w:val="000000"/>
            <w:sz w:val="20"/>
          </w:rPr>
          <w:t xml:space="preserve"> </w:t>
        </w:r>
        <w:r w:rsidRPr="00C75C3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2193D31"/>
    <w:multiLevelType w:val="multilevel"/>
    <w:tmpl w:val="77E61D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22" w:hanging="432"/>
      </w:pPr>
      <w:rPr>
        <w:rFonts w:ascii="Arial" w:hAnsi="Arial" w:cs="Arial" w:hint="default"/>
        <w:color w:val="0070C0"/>
        <w:sz w:val="32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ascii="Arial" w:hAnsi="Arial" w:cs="Arial" w:hint="default"/>
        <w:b w:val="0"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akshmi Narayana">
    <w15:presenceInfo w15:providerId="AD" w15:userId="S-1-5-21-1241872456-1058172877-1847928074-15519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E33"/>
    <w:rsid w:val="000070EF"/>
    <w:rsid w:val="00017891"/>
    <w:rsid w:val="000240EA"/>
    <w:rsid w:val="00025AD1"/>
    <w:rsid w:val="0004618E"/>
    <w:rsid w:val="000609A2"/>
    <w:rsid w:val="0008005E"/>
    <w:rsid w:val="00082AF2"/>
    <w:rsid w:val="000A7C75"/>
    <w:rsid w:val="000B1CEC"/>
    <w:rsid w:val="000B3F55"/>
    <w:rsid w:val="000C1E00"/>
    <w:rsid w:val="000C6E85"/>
    <w:rsid w:val="000D0823"/>
    <w:rsid w:val="00106554"/>
    <w:rsid w:val="0012027E"/>
    <w:rsid w:val="001372D4"/>
    <w:rsid w:val="00180480"/>
    <w:rsid w:val="001A0025"/>
    <w:rsid w:val="001B22C2"/>
    <w:rsid w:val="001C3CA0"/>
    <w:rsid w:val="001C7DB8"/>
    <w:rsid w:val="001D3090"/>
    <w:rsid w:val="001D5DCE"/>
    <w:rsid w:val="001D6530"/>
    <w:rsid w:val="001E4F51"/>
    <w:rsid w:val="00203B26"/>
    <w:rsid w:val="0021410B"/>
    <w:rsid w:val="002156BA"/>
    <w:rsid w:val="002246E9"/>
    <w:rsid w:val="00224C99"/>
    <w:rsid w:val="0025621A"/>
    <w:rsid w:val="002677EB"/>
    <w:rsid w:val="00293FC3"/>
    <w:rsid w:val="00295733"/>
    <w:rsid w:val="002C0363"/>
    <w:rsid w:val="002C1F97"/>
    <w:rsid w:val="002D3DBE"/>
    <w:rsid w:val="002E64E8"/>
    <w:rsid w:val="00322496"/>
    <w:rsid w:val="003277FF"/>
    <w:rsid w:val="00334865"/>
    <w:rsid w:val="003408A9"/>
    <w:rsid w:val="00344245"/>
    <w:rsid w:val="003542F9"/>
    <w:rsid w:val="00357568"/>
    <w:rsid w:val="00371B6E"/>
    <w:rsid w:val="0038482A"/>
    <w:rsid w:val="00395C6A"/>
    <w:rsid w:val="003A0EDB"/>
    <w:rsid w:val="003A38BD"/>
    <w:rsid w:val="003C57AD"/>
    <w:rsid w:val="003C7BE6"/>
    <w:rsid w:val="003D2275"/>
    <w:rsid w:val="003E3B6B"/>
    <w:rsid w:val="003F02D3"/>
    <w:rsid w:val="004064D6"/>
    <w:rsid w:val="0040794F"/>
    <w:rsid w:val="00421AC8"/>
    <w:rsid w:val="00430D63"/>
    <w:rsid w:val="004417E8"/>
    <w:rsid w:val="004476C7"/>
    <w:rsid w:val="00481147"/>
    <w:rsid w:val="0049498B"/>
    <w:rsid w:val="004B0462"/>
    <w:rsid w:val="004B2BD5"/>
    <w:rsid w:val="004B6C7D"/>
    <w:rsid w:val="004B7FB1"/>
    <w:rsid w:val="004C3A26"/>
    <w:rsid w:val="004D426B"/>
    <w:rsid w:val="004E0EB2"/>
    <w:rsid w:val="004E5523"/>
    <w:rsid w:val="004F4B80"/>
    <w:rsid w:val="0050200A"/>
    <w:rsid w:val="00516DCD"/>
    <w:rsid w:val="00521F3F"/>
    <w:rsid w:val="00524AB8"/>
    <w:rsid w:val="00530150"/>
    <w:rsid w:val="005513A0"/>
    <w:rsid w:val="00553CBD"/>
    <w:rsid w:val="00561518"/>
    <w:rsid w:val="00570CEF"/>
    <w:rsid w:val="00573B7C"/>
    <w:rsid w:val="00581EE2"/>
    <w:rsid w:val="005D4A2D"/>
    <w:rsid w:val="006144E3"/>
    <w:rsid w:val="006330EE"/>
    <w:rsid w:val="0064628A"/>
    <w:rsid w:val="00675CB2"/>
    <w:rsid w:val="00690464"/>
    <w:rsid w:val="006C0890"/>
    <w:rsid w:val="006C5005"/>
    <w:rsid w:val="006D039C"/>
    <w:rsid w:val="006E4F7B"/>
    <w:rsid w:val="006F23CB"/>
    <w:rsid w:val="0072152E"/>
    <w:rsid w:val="0073444A"/>
    <w:rsid w:val="00741AC3"/>
    <w:rsid w:val="007437EF"/>
    <w:rsid w:val="00750C78"/>
    <w:rsid w:val="00752015"/>
    <w:rsid w:val="0076378C"/>
    <w:rsid w:val="007774BB"/>
    <w:rsid w:val="007942AA"/>
    <w:rsid w:val="00795996"/>
    <w:rsid w:val="00796E2E"/>
    <w:rsid w:val="007A42FD"/>
    <w:rsid w:val="007B2AA8"/>
    <w:rsid w:val="007C051F"/>
    <w:rsid w:val="007D67A4"/>
    <w:rsid w:val="007E71E0"/>
    <w:rsid w:val="007F1161"/>
    <w:rsid w:val="00813828"/>
    <w:rsid w:val="00817CE0"/>
    <w:rsid w:val="0082011B"/>
    <w:rsid w:val="00845CA5"/>
    <w:rsid w:val="00846A9D"/>
    <w:rsid w:val="0085129B"/>
    <w:rsid w:val="008648D7"/>
    <w:rsid w:val="00875824"/>
    <w:rsid w:val="008924E4"/>
    <w:rsid w:val="00893B21"/>
    <w:rsid w:val="008A0378"/>
    <w:rsid w:val="008A0BB5"/>
    <w:rsid w:val="008D4A3A"/>
    <w:rsid w:val="008D6CA7"/>
    <w:rsid w:val="009040FF"/>
    <w:rsid w:val="0090568F"/>
    <w:rsid w:val="00910B7F"/>
    <w:rsid w:val="009117D2"/>
    <w:rsid w:val="009310F1"/>
    <w:rsid w:val="00950F5A"/>
    <w:rsid w:val="00961982"/>
    <w:rsid w:val="00973F14"/>
    <w:rsid w:val="00976E01"/>
    <w:rsid w:val="009812AA"/>
    <w:rsid w:val="009833FE"/>
    <w:rsid w:val="0098642D"/>
    <w:rsid w:val="0099295E"/>
    <w:rsid w:val="0099602D"/>
    <w:rsid w:val="009A17E7"/>
    <w:rsid w:val="009B6555"/>
    <w:rsid w:val="009C5131"/>
    <w:rsid w:val="009D5B63"/>
    <w:rsid w:val="009E3CAF"/>
    <w:rsid w:val="009F0634"/>
    <w:rsid w:val="009F2D3D"/>
    <w:rsid w:val="00A03B46"/>
    <w:rsid w:val="00A267B2"/>
    <w:rsid w:val="00A30C18"/>
    <w:rsid w:val="00A45248"/>
    <w:rsid w:val="00A61741"/>
    <w:rsid w:val="00A6374F"/>
    <w:rsid w:val="00A854DE"/>
    <w:rsid w:val="00A90E33"/>
    <w:rsid w:val="00A91BB6"/>
    <w:rsid w:val="00AA13AF"/>
    <w:rsid w:val="00AA183D"/>
    <w:rsid w:val="00AA2FD5"/>
    <w:rsid w:val="00AB106A"/>
    <w:rsid w:val="00AB4829"/>
    <w:rsid w:val="00AB5832"/>
    <w:rsid w:val="00AD1356"/>
    <w:rsid w:val="00AD2F6B"/>
    <w:rsid w:val="00AE3285"/>
    <w:rsid w:val="00AF05E4"/>
    <w:rsid w:val="00AF090D"/>
    <w:rsid w:val="00AF6DCD"/>
    <w:rsid w:val="00B0037A"/>
    <w:rsid w:val="00B07621"/>
    <w:rsid w:val="00B21F60"/>
    <w:rsid w:val="00B2424C"/>
    <w:rsid w:val="00B479D9"/>
    <w:rsid w:val="00B73B5B"/>
    <w:rsid w:val="00B806B6"/>
    <w:rsid w:val="00B97A35"/>
    <w:rsid w:val="00BA046A"/>
    <w:rsid w:val="00BA0708"/>
    <w:rsid w:val="00BC3A36"/>
    <w:rsid w:val="00BE7AFC"/>
    <w:rsid w:val="00BF02C8"/>
    <w:rsid w:val="00BF1825"/>
    <w:rsid w:val="00C125BE"/>
    <w:rsid w:val="00C20907"/>
    <w:rsid w:val="00C3353B"/>
    <w:rsid w:val="00C72205"/>
    <w:rsid w:val="00C75C39"/>
    <w:rsid w:val="00C82047"/>
    <w:rsid w:val="00C82CA5"/>
    <w:rsid w:val="00C8532C"/>
    <w:rsid w:val="00C92753"/>
    <w:rsid w:val="00C951D5"/>
    <w:rsid w:val="00CC1D65"/>
    <w:rsid w:val="00CD0A19"/>
    <w:rsid w:val="00CD1643"/>
    <w:rsid w:val="00CD411F"/>
    <w:rsid w:val="00CE7CFC"/>
    <w:rsid w:val="00CF0BC7"/>
    <w:rsid w:val="00CF73F2"/>
    <w:rsid w:val="00D036A9"/>
    <w:rsid w:val="00D114B4"/>
    <w:rsid w:val="00D33256"/>
    <w:rsid w:val="00D34F12"/>
    <w:rsid w:val="00D442ED"/>
    <w:rsid w:val="00D511DE"/>
    <w:rsid w:val="00D51F4A"/>
    <w:rsid w:val="00D53482"/>
    <w:rsid w:val="00D55872"/>
    <w:rsid w:val="00D6772A"/>
    <w:rsid w:val="00D82414"/>
    <w:rsid w:val="00D92FC1"/>
    <w:rsid w:val="00DB161C"/>
    <w:rsid w:val="00DB2056"/>
    <w:rsid w:val="00DD4D34"/>
    <w:rsid w:val="00E25AC4"/>
    <w:rsid w:val="00E6410D"/>
    <w:rsid w:val="00E800F7"/>
    <w:rsid w:val="00E832DB"/>
    <w:rsid w:val="00E91A07"/>
    <w:rsid w:val="00E95360"/>
    <w:rsid w:val="00EC3519"/>
    <w:rsid w:val="00EC7B9A"/>
    <w:rsid w:val="00ED44AB"/>
    <w:rsid w:val="00ED6E49"/>
    <w:rsid w:val="00EE08A3"/>
    <w:rsid w:val="00EE1073"/>
    <w:rsid w:val="00EF0176"/>
    <w:rsid w:val="00EF7A64"/>
    <w:rsid w:val="00F245EC"/>
    <w:rsid w:val="00F24D32"/>
    <w:rsid w:val="00F4775E"/>
    <w:rsid w:val="00F62AB4"/>
    <w:rsid w:val="00F6610C"/>
    <w:rsid w:val="00F75251"/>
    <w:rsid w:val="00F83BAC"/>
    <w:rsid w:val="00F9045A"/>
    <w:rsid w:val="00FA763F"/>
    <w:rsid w:val="00FB5CE2"/>
    <w:rsid w:val="00FB632C"/>
    <w:rsid w:val="00FC531A"/>
    <w:rsid w:val="00FD2707"/>
    <w:rsid w:val="00FD4740"/>
    <w:rsid w:val="00FF2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31C83"/>
  <w15:docId w15:val="{6EA96984-2477-4FA0-B89A-2E6D0AF88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0E33"/>
    <w:pPr>
      <w:spacing w:before="120" w:after="120"/>
    </w:pPr>
    <w:rPr>
      <w:rFonts w:ascii="Arial" w:eastAsia="MS Mincho" w:hAnsi="Arial" w:cs="Times New Roman"/>
    </w:rPr>
  </w:style>
  <w:style w:type="paragraph" w:styleId="Heading2">
    <w:name w:val="heading 2"/>
    <w:aliases w:val="H2,style2,Header 2,Func Header,Header 21,Func Header1,Header 22,Func Header2,Header 23,Func Header3,Header 24,Func Header4,Header 211,Func Header11,Header 221,Func Header21,Header 231,Func Header31,Header 25,Func Header5,Header 26,Func Header6"/>
    <w:basedOn w:val="Normal"/>
    <w:next w:val="Normal"/>
    <w:link w:val="Heading2Char"/>
    <w:unhideWhenUsed/>
    <w:qFormat/>
    <w:rsid w:val="00A90E33"/>
    <w:pPr>
      <w:keepNext/>
      <w:keepLines/>
      <w:spacing w:before="200" w:after="0" w:line="240" w:lineRule="auto"/>
      <w:outlineLvl w:val="1"/>
    </w:pPr>
    <w:rPr>
      <w:rFonts w:eastAsia="Times New Roman"/>
      <w:bCs/>
      <w:color w:val="1F497D"/>
      <w:sz w:val="28"/>
      <w:szCs w:val="26"/>
    </w:rPr>
  </w:style>
  <w:style w:type="paragraph" w:styleId="Heading3">
    <w:name w:val="heading 3"/>
    <w:aliases w:val="h2,2nd Level Head,見出し 3"/>
    <w:basedOn w:val="Normal"/>
    <w:next w:val="Normal"/>
    <w:link w:val="Heading3Char"/>
    <w:unhideWhenUsed/>
    <w:qFormat/>
    <w:rsid w:val="00A90E33"/>
    <w:pPr>
      <w:keepNext/>
      <w:keepLines/>
      <w:spacing w:before="200" w:after="0" w:line="240" w:lineRule="auto"/>
      <w:outlineLvl w:val="2"/>
    </w:pPr>
    <w:rPr>
      <w:rFonts w:eastAsia="Times New Roman"/>
      <w:bCs/>
      <w:color w:val="1F497D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2 Char,style2 Char,Header 2 Char,Func Header Char,Header 21 Char,Func Header1 Char,Header 22 Char,Func Header2 Char,Header 23 Char,Func Header3 Char,Header 24 Char,Func Header4 Char,Header 211 Char,Func Header11 Char,Header 221 Char"/>
    <w:basedOn w:val="DefaultParagraphFont"/>
    <w:link w:val="Heading2"/>
    <w:rsid w:val="00A90E33"/>
    <w:rPr>
      <w:rFonts w:ascii="Arial" w:eastAsia="Times New Roman" w:hAnsi="Arial" w:cs="Times New Roman"/>
      <w:bCs/>
      <w:color w:val="1F497D"/>
      <w:sz w:val="28"/>
      <w:szCs w:val="26"/>
    </w:rPr>
  </w:style>
  <w:style w:type="character" w:customStyle="1" w:styleId="Heading3Char">
    <w:name w:val="Heading 3 Char"/>
    <w:aliases w:val="h2 Char,2nd Level Head Char,見出し 3 Char"/>
    <w:basedOn w:val="DefaultParagraphFont"/>
    <w:link w:val="Heading3"/>
    <w:rsid w:val="00A90E33"/>
    <w:rPr>
      <w:rFonts w:ascii="Arial" w:eastAsia="Times New Roman" w:hAnsi="Arial" w:cs="Times New Roman"/>
      <w:bCs/>
      <w:color w:val="1F497D"/>
      <w:sz w:val="24"/>
    </w:rPr>
  </w:style>
  <w:style w:type="table" w:styleId="TableGrid">
    <w:name w:val="Table Grid"/>
    <w:basedOn w:val="TableNormal"/>
    <w:uiPriority w:val="59"/>
    <w:rsid w:val="00A90E33"/>
    <w:pPr>
      <w:spacing w:after="0" w:line="240" w:lineRule="auto"/>
    </w:pPr>
    <w:rPr>
      <w:rFonts w:eastAsia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A90E3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tabletext">
    <w:name w:val="table text"/>
    <w:basedOn w:val="Normal"/>
    <w:rsid w:val="00A90E33"/>
    <w:pPr>
      <w:spacing w:before="20" w:after="20" w:line="240" w:lineRule="auto"/>
    </w:pPr>
    <w:rPr>
      <w:rFonts w:ascii="Times New Roman" w:eastAsia="Times New Roman" w:hAnsi="Times New Roman"/>
      <w:sz w:val="20"/>
      <w:szCs w:val="20"/>
    </w:rPr>
  </w:style>
  <w:style w:type="paragraph" w:customStyle="1" w:styleId="DBSBody">
    <w:name w:val="DBS Body"/>
    <w:basedOn w:val="NoSpacing"/>
    <w:link w:val="DBSBodyChar"/>
    <w:qFormat/>
    <w:rsid w:val="00A90E33"/>
    <w:rPr>
      <w:rFonts w:ascii="Calibri" w:eastAsia="Calibri" w:hAnsi="Calibri" w:cs="Mangal"/>
      <w:sz w:val="20"/>
      <w:szCs w:val="20"/>
    </w:rPr>
  </w:style>
  <w:style w:type="character" w:customStyle="1" w:styleId="DBSBodyChar">
    <w:name w:val="DBS Body Char"/>
    <w:basedOn w:val="DefaultParagraphFont"/>
    <w:link w:val="DBSBody"/>
    <w:rsid w:val="00A90E33"/>
    <w:rPr>
      <w:rFonts w:ascii="Calibri" w:eastAsia="Calibri" w:hAnsi="Calibri" w:cs="Mangal"/>
      <w:sz w:val="20"/>
      <w:szCs w:val="20"/>
    </w:rPr>
  </w:style>
  <w:style w:type="table" w:customStyle="1" w:styleId="TableGrid0">
    <w:name w:val="TableGrid"/>
    <w:rsid w:val="00A90E3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A90E33"/>
    <w:pPr>
      <w:spacing w:after="0" w:line="240" w:lineRule="auto"/>
    </w:pPr>
    <w:rPr>
      <w:rFonts w:ascii="Arial" w:eastAsia="MS Mincho" w:hAnsi="Arial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0EB2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EB2"/>
    <w:rPr>
      <w:rFonts w:ascii="Tahoma" w:eastAsia="MS Mincho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qFormat/>
    <w:rsid w:val="00B2424C"/>
    <w:pPr>
      <w:tabs>
        <w:tab w:val="right" w:leader="dot" w:pos="8630"/>
      </w:tabs>
      <w:spacing w:before="0" w:after="0" w:line="240" w:lineRule="auto"/>
      <w:jc w:val="center"/>
    </w:pPr>
    <w:rPr>
      <w:rFonts w:ascii="Verdana" w:eastAsia="Times New Roman" w:hAnsi="Verdana"/>
      <w:b/>
      <w:sz w:val="20"/>
      <w:szCs w:val="36"/>
    </w:rPr>
  </w:style>
  <w:style w:type="paragraph" w:styleId="Header">
    <w:name w:val="header"/>
    <w:basedOn w:val="Normal"/>
    <w:link w:val="HeaderChar"/>
    <w:uiPriority w:val="99"/>
    <w:unhideWhenUsed/>
    <w:rsid w:val="00C75C3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C39"/>
    <w:rPr>
      <w:rFonts w:ascii="Arial" w:eastAsia="MS Mincho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C75C3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C39"/>
    <w:rPr>
      <w:rFonts w:ascii="Arial" w:eastAsia="MS Mincho" w:hAnsi="Arial" w:cs="Times New Roman"/>
    </w:rPr>
  </w:style>
  <w:style w:type="character" w:styleId="PlaceholderText">
    <w:name w:val="Placeholder Text"/>
    <w:basedOn w:val="DefaultParagraphFont"/>
    <w:uiPriority w:val="99"/>
    <w:semiHidden/>
    <w:rsid w:val="00C75C39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4F4B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4B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4B80"/>
    <w:rPr>
      <w:rFonts w:ascii="Arial" w:eastAsia="MS Mincho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4B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4B80"/>
    <w:rPr>
      <w:rFonts w:ascii="Arial" w:eastAsia="MS Mincho" w:hAnsi="Arial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401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1.xlsx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1447F0-22AD-4945-8D8C-4ED5D18B8D04}"/>
      </w:docPartPr>
      <w:docPartBody>
        <w:p w:rsidR="00361475" w:rsidRDefault="00E81B77">
          <w:r w:rsidRPr="00BB5F67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B77"/>
    <w:rsid w:val="000937FA"/>
    <w:rsid w:val="000A5D00"/>
    <w:rsid w:val="00152AC8"/>
    <w:rsid w:val="0018699D"/>
    <w:rsid w:val="001C1669"/>
    <w:rsid w:val="001D0430"/>
    <w:rsid w:val="00262A25"/>
    <w:rsid w:val="00361475"/>
    <w:rsid w:val="0046214F"/>
    <w:rsid w:val="00475B09"/>
    <w:rsid w:val="004B2809"/>
    <w:rsid w:val="004C5C34"/>
    <w:rsid w:val="00596A29"/>
    <w:rsid w:val="00606FBF"/>
    <w:rsid w:val="006F1625"/>
    <w:rsid w:val="008972DA"/>
    <w:rsid w:val="00970AAD"/>
    <w:rsid w:val="00A51569"/>
    <w:rsid w:val="00B544D0"/>
    <w:rsid w:val="00C23EA2"/>
    <w:rsid w:val="00CE572C"/>
    <w:rsid w:val="00CF17C2"/>
    <w:rsid w:val="00DA7093"/>
    <w:rsid w:val="00DE0F2C"/>
    <w:rsid w:val="00E0066B"/>
    <w:rsid w:val="00E5074F"/>
    <w:rsid w:val="00E81B77"/>
    <w:rsid w:val="00EF0258"/>
    <w:rsid w:val="00F04E7B"/>
    <w:rsid w:val="00F20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81B7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TBClassification>
  <attrValue xml:space="preserve">RAKBANK-Internal</attrValue>
  <customPropName>RAKBANK Classification</customPropName>
  <timestamp>5/19/2022 11:43:51 AM</timestamp>
  <userName>WATANI_RAK\xrvinoth</userName>
  <computerName>RBDT1340.rakbank.co.ae</computerName>
  <guid>{f31fb91e-4699-4855-b892-e75b217ddbe7}</guid>
  <hdr>
    <align>center</align>
    <r>
      <fontName>verdana</fontName>
      <fontColor>000000</fontColor>
      <fontSize>10</fontSize>
      <b/>
      <text xml:space="preserve">Classification:</text>
    </r>
    <r>
      <fontName>verdana</fontName>
      <fontColor>000000</fontColor>
      <fontSize>10</fontSize>
      <text xml:space="preserve"> </text>
    </r>
    <r>
      <fontName>verdana</fontName>
      <fontColor>FF0000</fontColor>
      <fontSize>10</fontSize>
      <b/>
      <text xml:space="preserve">RAKBANK-Internal</text>
    </r>
  </hdr>
</GTBClassification>
</file>

<file path=customXml/itemProps1.xml><?xml version="1.0" encoding="utf-8"?>
<ds:datastoreItem xmlns:ds="http://schemas.openxmlformats.org/officeDocument/2006/customXml" ds:itemID="{049C5A6B-AD15-4F0F-957F-2931848B291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13</Pages>
  <Words>2340</Words>
  <Characters>13338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RAKBANK</Company>
  <LinksUpToDate>false</LinksUpToDate>
  <CharactersWithSpaces>15647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xaanjana</dc:creator>
  <cp:keywords/>
  <dc:description/>
  <cp:lastModifiedBy>Lakshmi Narayana</cp:lastModifiedBy>
  <cp:revision>115</cp:revision>
  <dcterms:created xsi:type="dcterms:W3CDTF">2022-05-20T14:06:00Z</dcterms:created>
  <dcterms:modified xsi:type="dcterms:W3CDTF">2023-09-19T08:49:00Z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AKBANK Classification">
    <vt:lpwstr>RAKBANK-Internal</vt:lpwstr>
  </property>
  <property fmtid="{D5CDD505-2E9C-101B-9397-08002B2CF9AE}" pid="3" name="ClassifiedBy">
    <vt:lpwstr>WATANI_RAK\xrvinoth</vt:lpwstr>
  </property>
  <property fmtid="{D5CDD505-2E9C-101B-9397-08002B2CF9AE}" pid="4" name="ClassificationHost">
    <vt:lpwstr>RBDT1340.rakbank.co.ae</vt:lpwstr>
  </property>
  <property fmtid="{D5CDD505-2E9C-101B-9397-08002B2CF9AE}" pid="5" name="ClassificationDate">
    <vt:lpwstr>5/19/2022 11:43:51 AM</vt:lpwstr>
  </property>
  <property fmtid="{D5CDD505-2E9C-101B-9397-08002B2CF9AE}" pid="6" name="ClassificationGUID">
    <vt:lpwstr>{f31fb91e-4699-4855-b892-e75b217ddbe7}</vt:lpwstr>
  </property>
</Properties>
</file>