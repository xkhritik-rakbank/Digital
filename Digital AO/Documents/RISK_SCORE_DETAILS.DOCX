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E33" w:rsidRPr="009F480D" w:rsidRDefault="003408A9" w:rsidP="00A90E33">
      <w:pPr>
        <w:pStyle w:val="Heading2"/>
        <w:numPr>
          <w:ilvl w:val="1"/>
          <w:numId w:val="1"/>
        </w:numPr>
        <w:ind w:left="576" w:hanging="576"/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t xml:space="preserve">Risk Score </w:t>
      </w:r>
      <w:r w:rsidR="00395C6A">
        <w:rPr>
          <w:rFonts w:cstheme="minorHAnsi"/>
          <w:color w:val="0070C0"/>
          <w:sz w:val="32"/>
          <w:szCs w:val="32"/>
        </w:rPr>
        <w:t>Details</w:t>
      </w:r>
    </w:p>
    <w:p w:rsidR="00A90E33" w:rsidRPr="00AB071C" w:rsidRDefault="00A90E33" w:rsidP="00A90E33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0" w:name="_Toc466206726"/>
      <w:r w:rsidRPr="00AB071C">
        <w:rPr>
          <w:rFonts w:cstheme="minorHAnsi"/>
          <w:color w:val="0070C0"/>
        </w:rPr>
        <w:t>Description</w:t>
      </w:r>
      <w:bookmarkEnd w:id="0"/>
    </w:p>
    <w:p w:rsidR="00A90E33" w:rsidRPr="009F480D" w:rsidRDefault="00A90E33" w:rsidP="00A90E33">
      <w:r w:rsidRPr="00855C1A">
        <w:rPr>
          <w:rFonts w:cs="Arial"/>
        </w:rPr>
        <w:t xml:space="preserve">This service is used to </w:t>
      </w:r>
      <w:r w:rsidR="00025AD1">
        <w:rPr>
          <w:rFonts w:cs="Arial"/>
        </w:rPr>
        <w:t xml:space="preserve">fetch </w:t>
      </w:r>
      <w:r w:rsidR="003408A9">
        <w:rPr>
          <w:rFonts w:cs="Arial"/>
        </w:rPr>
        <w:t>the Risk Score</w:t>
      </w:r>
      <w:r w:rsidR="00025AD1">
        <w:rPr>
          <w:rFonts w:cs="Arial"/>
        </w:rPr>
        <w:t xml:space="preserve"> /ratings details</w:t>
      </w:r>
      <w:r w:rsidR="003408A9">
        <w:rPr>
          <w:rFonts w:cs="Arial"/>
        </w:rPr>
        <w:t>. This service returns score for individually for search criteria and total score</w:t>
      </w:r>
    </w:p>
    <w:p w:rsidR="00A90E33" w:rsidRPr="009F480D" w:rsidRDefault="00A90E33" w:rsidP="00A90E33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del w:id="1" w:author="tganesh" w:date="2021-03-25T14:47:00Z">
        <w:r w:rsidR="00D34F12" w:rsidDel="00AB5832">
          <w:rPr>
            <w:rFonts w:cs="Arial"/>
          </w:rPr>
          <w:delText>BPM</w:delText>
        </w:r>
      </w:del>
      <w:ins w:id="2" w:author="tganesh" w:date="2021-03-25T14:47:00Z">
        <w:r w:rsidR="00AB5832">
          <w:rPr>
            <w:rFonts w:cs="Arial"/>
          </w:rPr>
          <w:t>CAS</w:t>
        </w:r>
      </w:ins>
    </w:p>
    <w:p w:rsidR="00A90E33" w:rsidRPr="009F480D" w:rsidRDefault="00A90E33" w:rsidP="00A90E33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 w:rsidR="000240EA">
        <w:rPr>
          <w:rFonts w:cs="Arial"/>
        </w:rPr>
        <w:t>RAKNET RRC</w:t>
      </w:r>
    </w:p>
    <w:p w:rsidR="00A90E33" w:rsidRPr="00D53482" w:rsidRDefault="00A90E33" w:rsidP="00A90E33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="003408A9" w:rsidRPr="00D53482">
        <w:rPr>
          <w:rFonts w:cs="Arial"/>
        </w:rPr>
        <w:t>RISK_SCORE_</w:t>
      </w:r>
      <w:r w:rsidR="00025AD1">
        <w:rPr>
          <w:rFonts w:cs="Arial"/>
        </w:rPr>
        <w:t>DETAILS</w:t>
      </w:r>
    </w:p>
    <w:p w:rsidR="00A90E33" w:rsidRPr="00AB071C" w:rsidRDefault="00A90E33" w:rsidP="00A90E33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3" w:name="_Toc466206727"/>
      <w:r w:rsidRPr="00AB071C">
        <w:rPr>
          <w:rFonts w:cstheme="minorHAnsi"/>
          <w:color w:val="0070C0"/>
        </w:rPr>
        <w:t>Applicable Functionalities</w:t>
      </w:r>
      <w:bookmarkEnd w:id="3"/>
    </w:p>
    <w:p w:rsidR="00A90E33" w:rsidRPr="00AB071C" w:rsidRDefault="00A90E33" w:rsidP="00A90E33">
      <w:pPr>
        <w:rPr>
          <w:rFonts w:cstheme="minorHAnsi"/>
        </w:rPr>
      </w:pPr>
    </w:p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68"/>
        <w:gridCol w:w="1617"/>
        <w:gridCol w:w="2562"/>
        <w:gridCol w:w="3615"/>
      </w:tblGrid>
      <w:tr w:rsidR="00A90E33" w:rsidRPr="00AB071C" w:rsidTr="003408A9">
        <w:trPr>
          <w:cantSplit/>
          <w:trHeight w:val="334"/>
          <w:tblHeader/>
        </w:trPr>
        <w:tc>
          <w:tcPr>
            <w:tcW w:w="638" w:type="pct"/>
            <w:shd w:val="clear" w:color="auto" w:fill="95B3D7" w:themeFill="accent1" w:themeFillTint="99"/>
          </w:tcPr>
          <w:p w:rsidR="00A90E33" w:rsidRPr="00AB071C" w:rsidRDefault="00A90E33" w:rsidP="003408A9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936" w:type="pct"/>
            <w:shd w:val="clear" w:color="auto" w:fill="95B3D7" w:themeFill="accent1" w:themeFillTint="99"/>
          </w:tcPr>
          <w:p w:rsidR="00A90E33" w:rsidRPr="00AB071C" w:rsidRDefault="00A90E33" w:rsidP="003408A9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435" w:type="pct"/>
            <w:shd w:val="clear" w:color="auto" w:fill="95B3D7" w:themeFill="accent1" w:themeFillTint="99"/>
          </w:tcPr>
          <w:p w:rsidR="00A90E33" w:rsidRPr="00AB071C" w:rsidRDefault="00A90E33" w:rsidP="003408A9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91" w:type="pct"/>
            <w:shd w:val="clear" w:color="auto" w:fill="95B3D7" w:themeFill="accent1" w:themeFillTint="99"/>
          </w:tcPr>
          <w:p w:rsidR="00A90E33" w:rsidRPr="00AB071C" w:rsidRDefault="00A90E33" w:rsidP="003408A9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A90E33" w:rsidRPr="00AB071C" w:rsidTr="003408A9">
        <w:trPr>
          <w:cantSplit/>
          <w:trHeight w:val="286"/>
        </w:trPr>
        <w:tc>
          <w:tcPr>
            <w:tcW w:w="638" w:type="pct"/>
          </w:tcPr>
          <w:p w:rsidR="00A90E33" w:rsidRPr="00AA76F2" w:rsidRDefault="00A90E33" w:rsidP="003408A9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  <w:r w:rsidR="000240EA">
              <w:rPr>
                <w:rFonts w:asciiTheme="minorHAnsi" w:hAnsiTheme="minorHAnsi" w:cstheme="minorHAnsi"/>
                <w:sz w:val="22"/>
                <w:szCs w:val="22"/>
              </w:rPr>
              <w:t>/Corporate</w:t>
            </w:r>
          </w:p>
          <w:p w:rsidR="00A90E33" w:rsidRPr="00AA76F2" w:rsidRDefault="00A90E33" w:rsidP="003408A9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6" w:type="pct"/>
          </w:tcPr>
          <w:p w:rsidR="00A90E33" w:rsidRPr="00AA76F2" w:rsidRDefault="00A90E33" w:rsidP="003408A9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Service Requests</w:t>
            </w:r>
          </w:p>
          <w:p w:rsidR="00A90E33" w:rsidRPr="00AA76F2" w:rsidRDefault="00A90E33" w:rsidP="003408A9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Service Request</w:t>
            </w: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 xml:space="preserve"> RS)</w:t>
            </w:r>
          </w:p>
        </w:tc>
        <w:tc>
          <w:tcPr>
            <w:tcW w:w="1435" w:type="pct"/>
          </w:tcPr>
          <w:p w:rsidR="00A90E33" w:rsidRPr="00AA76F2" w:rsidRDefault="000240EA" w:rsidP="003408A9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Calculate customer Risk Ratings</w:t>
            </w:r>
          </w:p>
        </w:tc>
        <w:tc>
          <w:tcPr>
            <w:tcW w:w="1991" w:type="pct"/>
          </w:tcPr>
          <w:p w:rsidR="00A90E33" w:rsidRPr="00B47E55" w:rsidRDefault="00A90E33" w:rsidP="000240EA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request for </w:t>
            </w:r>
            <w:r w:rsidR="000240EA">
              <w:rPr>
                <w:rFonts w:asciiTheme="minorHAnsi" w:hAnsiTheme="minorHAnsi" w:cstheme="minorHAnsi"/>
                <w:sz w:val="22"/>
                <w:szCs w:val="22"/>
              </w:rPr>
              <w:t>fetching customer risk ratings</w:t>
            </w:r>
          </w:p>
        </w:tc>
      </w:tr>
    </w:tbl>
    <w:p w:rsidR="00A90E33" w:rsidRDefault="00A90E33" w:rsidP="00A90E33"/>
    <w:p w:rsidR="00A90E33" w:rsidRDefault="00A90E33" w:rsidP="00A90E33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4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4"/>
    </w:p>
    <w:p w:rsidR="00A90E33" w:rsidRPr="009F480D" w:rsidRDefault="00A90E33" w:rsidP="00A90E33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4050"/>
        <w:gridCol w:w="1620"/>
        <w:gridCol w:w="1890"/>
      </w:tblGrid>
      <w:tr w:rsidR="00A90E33" w:rsidRPr="009F480D" w:rsidTr="003408A9">
        <w:trPr>
          <w:cantSplit/>
          <w:trHeight w:val="488"/>
          <w:tblHeader/>
        </w:trPr>
        <w:tc>
          <w:tcPr>
            <w:tcW w:w="2070" w:type="dxa"/>
            <w:shd w:val="clear" w:color="auto" w:fill="B8CCE4" w:themeFill="accent1" w:themeFillTint="66"/>
          </w:tcPr>
          <w:p w:rsidR="00A90E33" w:rsidRPr="009F480D" w:rsidRDefault="00A90E33" w:rsidP="003408A9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4050" w:type="dxa"/>
            <w:shd w:val="clear" w:color="auto" w:fill="B8CCE4" w:themeFill="accent1" w:themeFillTint="66"/>
          </w:tcPr>
          <w:p w:rsidR="00A90E33" w:rsidRPr="009F480D" w:rsidRDefault="00A90E33" w:rsidP="003408A9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620" w:type="dxa"/>
            <w:shd w:val="clear" w:color="auto" w:fill="B8CCE4" w:themeFill="accent1" w:themeFillTint="66"/>
          </w:tcPr>
          <w:p w:rsidR="00A90E33" w:rsidRPr="009F480D" w:rsidRDefault="00A90E33" w:rsidP="003408A9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:rsidR="00A90E33" w:rsidRPr="009F480D" w:rsidRDefault="00A90E33" w:rsidP="003408A9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:rsidR="00A90E33" w:rsidRPr="009F480D" w:rsidRDefault="00A90E33" w:rsidP="003408A9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:rsidR="00A90E33" w:rsidRPr="009F480D" w:rsidRDefault="00A90E33" w:rsidP="003408A9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C20907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C20907" w:rsidRPr="00AB4829" w:rsidRDefault="00AF6DCD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RequestInfo</w:t>
            </w:r>
          </w:p>
        </w:tc>
        <w:tc>
          <w:tcPr>
            <w:tcW w:w="4050" w:type="dxa"/>
          </w:tcPr>
          <w:p w:rsidR="00C20907" w:rsidRPr="00AB4829" w:rsidRDefault="00C20907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Repeating aggregate</w:t>
            </w:r>
          </w:p>
        </w:tc>
        <w:tc>
          <w:tcPr>
            <w:tcW w:w="1620" w:type="dxa"/>
          </w:tcPr>
          <w:p w:rsidR="00C20907" w:rsidRPr="00AB4829" w:rsidRDefault="00C20907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NA</w:t>
            </w:r>
          </w:p>
        </w:tc>
        <w:tc>
          <w:tcPr>
            <w:tcW w:w="1890" w:type="dxa"/>
          </w:tcPr>
          <w:p w:rsidR="00C20907" w:rsidRDefault="00C20907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O</w:t>
            </w:r>
          </w:p>
        </w:tc>
      </w:tr>
      <w:tr w:rsidR="00C20907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C20907" w:rsidRPr="00AB4829" w:rsidRDefault="00AF6DCD" w:rsidP="003408A9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Request</w:t>
            </w:r>
            <w:r w:rsidR="00C20907">
              <w:rPr>
                <w:rFonts w:ascii="Verdana" w:hAnsi="Verdana" w:cs="Arial"/>
              </w:rPr>
              <w:t>Type</w:t>
            </w:r>
            <w:proofErr w:type="spellEnd"/>
          </w:p>
        </w:tc>
        <w:tc>
          <w:tcPr>
            <w:tcW w:w="4050" w:type="dxa"/>
          </w:tcPr>
          <w:p w:rsidR="00C20907" w:rsidRPr="00AB4829" w:rsidRDefault="00C20907" w:rsidP="00AF6D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Holds the type of the key. Possible values are "CIF Id", "</w:t>
            </w:r>
            <w:r w:rsidR="00CC1D65">
              <w:rPr>
                <w:rFonts w:ascii="Verdana" w:hAnsi="Verdana" w:cs="Arial"/>
              </w:rPr>
              <w:t>Reference Id</w:t>
            </w:r>
            <w:r>
              <w:rPr>
                <w:rFonts w:ascii="Verdana" w:hAnsi="Verdana" w:cs="Arial"/>
              </w:rPr>
              <w:t>"</w:t>
            </w:r>
          </w:p>
        </w:tc>
        <w:tc>
          <w:tcPr>
            <w:tcW w:w="1620" w:type="dxa"/>
          </w:tcPr>
          <w:p w:rsidR="00C20907" w:rsidRPr="00AB4829" w:rsidRDefault="008648D7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String(15)</w:t>
            </w:r>
          </w:p>
        </w:tc>
        <w:tc>
          <w:tcPr>
            <w:tcW w:w="1890" w:type="dxa"/>
          </w:tcPr>
          <w:p w:rsidR="00C20907" w:rsidRDefault="008648D7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M</w:t>
            </w:r>
          </w:p>
        </w:tc>
      </w:tr>
      <w:tr w:rsidR="00C20907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C20907" w:rsidRPr="00AB4829" w:rsidRDefault="00AF6DCD" w:rsidP="00C20907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Request</w:t>
            </w:r>
            <w:r w:rsidR="00C20907">
              <w:rPr>
                <w:rFonts w:ascii="Verdana" w:hAnsi="Verdana" w:cs="Arial"/>
              </w:rPr>
              <w:t>Value</w:t>
            </w:r>
          </w:p>
        </w:tc>
        <w:tc>
          <w:tcPr>
            <w:tcW w:w="4050" w:type="dxa"/>
          </w:tcPr>
          <w:p w:rsidR="00C20907" w:rsidRPr="00AB4829" w:rsidRDefault="00C20907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Holds the value of the type</w:t>
            </w:r>
          </w:p>
        </w:tc>
        <w:tc>
          <w:tcPr>
            <w:tcW w:w="1620" w:type="dxa"/>
          </w:tcPr>
          <w:p w:rsidR="00C20907" w:rsidRPr="00AB4829" w:rsidRDefault="008648D7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String(25)</w:t>
            </w:r>
          </w:p>
        </w:tc>
        <w:tc>
          <w:tcPr>
            <w:tcW w:w="1890" w:type="dxa"/>
          </w:tcPr>
          <w:p w:rsidR="00C20907" w:rsidRDefault="008648D7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O</w:t>
            </w:r>
          </w:p>
        </w:tc>
      </w:tr>
      <w:tr w:rsidR="00AF6DCD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AF6DCD" w:rsidRPr="00AB4829" w:rsidRDefault="00AF6DCD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RequestInfo</w:t>
            </w:r>
          </w:p>
        </w:tc>
        <w:tc>
          <w:tcPr>
            <w:tcW w:w="4050" w:type="dxa"/>
          </w:tcPr>
          <w:p w:rsidR="00AF6DCD" w:rsidRPr="00AB4829" w:rsidRDefault="00AF6DCD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End of aggregate</w:t>
            </w:r>
          </w:p>
        </w:tc>
        <w:tc>
          <w:tcPr>
            <w:tcW w:w="1620" w:type="dxa"/>
          </w:tcPr>
          <w:p w:rsidR="00AF6DCD" w:rsidRPr="00AB4829" w:rsidRDefault="00AF6DCD" w:rsidP="003408A9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:rsidR="00AF6DCD" w:rsidRDefault="00AF6DCD" w:rsidP="003408A9">
            <w:pPr>
              <w:pStyle w:val="tabletext"/>
              <w:rPr>
                <w:rFonts w:ascii="Verdana" w:hAnsi="Verdana" w:cs="Arial"/>
              </w:rPr>
            </w:pPr>
          </w:p>
        </w:tc>
      </w:tr>
      <w:tr w:rsidR="00A90E33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A90E33" w:rsidRPr="00AB4829" w:rsidRDefault="000A7C75" w:rsidP="003408A9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CustomerType</w:t>
            </w:r>
            <w:proofErr w:type="spellEnd"/>
            <w:r w:rsidR="00A90E33" w:rsidRPr="00AB4829">
              <w:rPr>
                <w:rFonts w:ascii="Verdana" w:hAnsi="Verdana" w:cs="Arial"/>
              </w:rPr>
              <w:t xml:space="preserve"> </w:t>
            </w:r>
          </w:p>
        </w:tc>
        <w:tc>
          <w:tcPr>
            <w:tcW w:w="4050" w:type="dxa"/>
          </w:tcPr>
          <w:p w:rsidR="00A90E33" w:rsidRPr="00AB4829" w:rsidRDefault="000A7C75" w:rsidP="0040794F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Holds the type of the customer</w:t>
            </w:r>
            <w:r w:rsidR="00A90E33" w:rsidRPr="00AB4829">
              <w:rPr>
                <w:rFonts w:ascii="Verdana" w:hAnsi="Verdana" w:cs="Arial"/>
              </w:rPr>
              <w:t xml:space="preserve">. Possible values are </w:t>
            </w:r>
            <w:r w:rsidR="0040794F">
              <w:rPr>
                <w:rFonts w:ascii="Verdana" w:hAnsi="Verdana" w:cs="Arial"/>
              </w:rPr>
              <w:t>‘</w:t>
            </w:r>
            <w:r w:rsidR="0040794F" w:rsidRPr="0040794F">
              <w:rPr>
                <w:rFonts w:ascii="Verdana" w:hAnsi="Verdana" w:cs="Arial"/>
              </w:rPr>
              <w:t>Individual</w:t>
            </w:r>
            <w:r w:rsidR="0040794F">
              <w:rPr>
                <w:rFonts w:ascii="Verdana" w:hAnsi="Verdana" w:cs="Arial"/>
              </w:rPr>
              <w:t>’, ‘</w:t>
            </w:r>
            <w:r w:rsidR="0040794F" w:rsidRPr="0040794F">
              <w:rPr>
                <w:rFonts w:ascii="Verdana" w:hAnsi="Verdana" w:cs="Arial"/>
              </w:rPr>
              <w:t>Corporate</w:t>
            </w:r>
            <w:r w:rsidR="0040794F">
              <w:rPr>
                <w:rFonts w:ascii="Verdana" w:hAnsi="Verdana" w:cs="Arial"/>
              </w:rPr>
              <w:t>’, etc</w:t>
            </w:r>
          </w:p>
        </w:tc>
        <w:tc>
          <w:tcPr>
            <w:tcW w:w="1620" w:type="dxa"/>
          </w:tcPr>
          <w:p w:rsidR="00A90E33" w:rsidRPr="00AB4829" w:rsidRDefault="00A90E33" w:rsidP="00BA0708">
            <w:pPr>
              <w:pStyle w:val="tabletext"/>
              <w:rPr>
                <w:rFonts w:ascii="Verdana" w:hAnsi="Verdana" w:cs="Arial"/>
              </w:rPr>
            </w:pPr>
            <w:r w:rsidRPr="00AB4829">
              <w:rPr>
                <w:rFonts w:ascii="Verdana" w:hAnsi="Verdana" w:cs="Arial"/>
              </w:rPr>
              <w:t>String(</w:t>
            </w:r>
            <w:r w:rsidR="00BA0708">
              <w:rPr>
                <w:rFonts w:ascii="Verdana" w:hAnsi="Verdana" w:cs="Arial"/>
              </w:rPr>
              <w:t>100</w:t>
            </w:r>
            <w:r w:rsidRPr="00AB4829">
              <w:rPr>
                <w:rFonts w:ascii="Verdana" w:hAnsi="Verdana" w:cs="Arial"/>
              </w:rPr>
              <w:t xml:space="preserve">) </w:t>
            </w:r>
          </w:p>
        </w:tc>
        <w:tc>
          <w:tcPr>
            <w:tcW w:w="1890" w:type="dxa"/>
          </w:tcPr>
          <w:p w:rsidR="00A90E33" w:rsidRPr="00AB4829" w:rsidRDefault="00A90E33" w:rsidP="003408A9">
            <w:pPr>
              <w:pStyle w:val="tabletext"/>
              <w:rPr>
                <w:rFonts w:ascii="Verdana" w:hAnsi="Verdana" w:cs="Arial"/>
              </w:rPr>
            </w:pPr>
            <w:r w:rsidRPr="00AB4829">
              <w:rPr>
                <w:rFonts w:ascii="Verdana" w:hAnsi="Verdana" w:cs="Arial"/>
              </w:rPr>
              <w:t xml:space="preserve">M 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 w:rsidRPr="0099602D">
              <w:rPr>
                <w:rFonts w:ascii="Verdana" w:hAnsi="Verdana" w:cs="Arial"/>
              </w:rPr>
              <w:t>CustomerCategory</w:t>
            </w:r>
          </w:p>
        </w:tc>
        <w:tc>
          <w:tcPr>
            <w:tcW w:w="4050" w:type="dxa"/>
          </w:tcPr>
          <w:p w:rsidR="00CD0A19" w:rsidRDefault="0040794F" w:rsidP="00CD0A19">
            <w:pPr>
              <w:pStyle w:val="tabletext"/>
              <w:rPr>
                <w:ins w:id="5" w:author="ahhalge" w:date="2018-01-22T16:40:00Z"/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Holds </w:t>
            </w:r>
            <w:proofErr w:type="spellStart"/>
            <w:r>
              <w:rPr>
                <w:rFonts w:ascii="Verdana" w:hAnsi="Verdana" w:cs="Arial"/>
              </w:rPr>
              <w:t>CustomerCategories</w:t>
            </w:r>
            <w:proofErr w:type="spellEnd"/>
            <w:r>
              <w:rPr>
                <w:rFonts w:ascii="Verdana" w:hAnsi="Verdana" w:cs="Arial"/>
              </w:rPr>
              <w:t xml:space="preserve"> information. </w:t>
            </w:r>
            <w:r w:rsidR="001C7DB8">
              <w:rPr>
                <w:rFonts w:ascii="Verdana" w:hAnsi="Verdana" w:cs="Arial"/>
              </w:rPr>
              <w:t xml:space="preserve"> </w:t>
            </w:r>
          </w:p>
          <w:p w:rsidR="00CD0A19" w:rsidRDefault="00CD0A19" w:rsidP="00CD0A19">
            <w:pPr>
              <w:pStyle w:val="tabletext"/>
              <w:rPr>
                <w:ins w:id="6" w:author="ahhalge" w:date="2018-01-22T16:40:00Z"/>
                <w:rFonts w:ascii="Verdana" w:hAnsi="Verdana" w:cs="Arial"/>
              </w:rPr>
            </w:pPr>
            <w:ins w:id="7" w:author="ahhalge" w:date="2018-01-22T16:40:00Z">
              <w:r w:rsidRPr="00E832DB">
                <w:rPr>
                  <w:rFonts w:ascii="Verdana" w:hAnsi="Verdana" w:cs="Arial"/>
                </w:rPr>
                <w:t>Possible Values to</w:t>
              </w:r>
              <w:r>
                <w:rPr>
                  <w:rFonts w:ascii="Verdana" w:hAnsi="Verdana" w:cs="Arial"/>
                </w:rPr>
                <w:t xml:space="preserve"> be referred ;</w:t>
              </w:r>
            </w:ins>
          </w:p>
          <w:p w:rsidR="0040794F" w:rsidRPr="00AB4829" w:rsidRDefault="00CD0A19" w:rsidP="00CD0A19">
            <w:pPr>
              <w:pStyle w:val="tabletext"/>
              <w:rPr>
                <w:rFonts w:ascii="Verdana" w:hAnsi="Verdana" w:cs="Arial"/>
              </w:rPr>
            </w:pPr>
            <w:ins w:id="8" w:author="ahhalge" w:date="2018-01-22T16:40:00Z">
              <w:r w:rsidRPr="00E832DB">
                <w:rPr>
                  <w:rFonts w:ascii="Verdana" w:hAnsi="Verdana" w:cs="Arial"/>
                </w:rPr>
                <w:t>As per RRC Masters</w:t>
              </w:r>
            </w:ins>
          </w:p>
        </w:tc>
        <w:tc>
          <w:tcPr>
            <w:tcW w:w="1620" w:type="dxa"/>
          </w:tcPr>
          <w:p w:rsidR="0040794F" w:rsidRPr="00AB4829" w:rsidRDefault="0040794F" w:rsidP="009040FF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</w:t>
            </w:r>
            <w:r w:rsidRPr="00E6410D">
              <w:rPr>
                <w:rFonts w:ascii="Verdana" w:hAnsi="Verdana" w:cs="Arial"/>
              </w:rPr>
              <w:t>50</w:t>
            </w:r>
            <w:r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M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675CB2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</w:t>
            </w:r>
            <w:r w:rsidR="0040794F">
              <w:rPr>
                <w:rFonts w:ascii="Verdana" w:hAnsi="Verdana" w:cs="Arial"/>
              </w:rPr>
              <w:t>s</w:t>
            </w:r>
            <w:r w:rsidR="0040794F" w:rsidRPr="0099602D">
              <w:rPr>
                <w:rFonts w:ascii="Verdana" w:hAnsi="Verdana" w:cs="Arial"/>
              </w:rPr>
              <w:t>PoliticallyExposed</w:t>
            </w:r>
          </w:p>
        </w:tc>
        <w:tc>
          <w:tcPr>
            <w:tcW w:w="405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Holds whether the customer is politically exposed. Possible values are Y/N. Default value is N</w:t>
            </w:r>
          </w:p>
        </w:tc>
        <w:tc>
          <w:tcPr>
            <w:tcW w:w="1620" w:type="dxa"/>
          </w:tcPr>
          <w:p w:rsidR="0040794F" w:rsidRPr="00AB4829" w:rsidRDefault="0040794F" w:rsidP="009040FF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String(1)</w:t>
            </w:r>
          </w:p>
        </w:tc>
        <w:tc>
          <w:tcPr>
            <w:tcW w:w="189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M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Default="0040794F" w:rsidP="003408A9">
            <w:pPr>
              <w:pStyle w:val="tabletext"/>
              <w:rPr>
                <w:rFonts w:ascii="Verdana" w:hAnsi="Verdana" w:cs="Arial"/>
              </w:rPr>
            </w:pPr>
            <w:r w:rsidRPr="0040794F">
              <w:rPr>
                <w:rFonts w:ascii="Verdana" w:hAnsi="Verdana" w:cs="Arial"/>
              </w:rPr>
              <w:t>CustomerName</w:t>
            </w:r>
          </w:p>
        </w:tc>
        <w:tc>
          <w:tcPr>
            <w:tcW w:w="4050" w:type="dxa"/>
          </w:tcPr>
          <w:p w:rsidR="0040794F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Holds Customer Name</w:t>
            </w:r>
          </w:p>
        </w:tc>
        <w:tc>
          <w:tcPr>
            <w:tcW w:w="1620" w:type="dxa"/>
          </w:tcPr>
          <w:p w:rsidR="0040794F" w:rsidRDefault="0040794F" w:rsidP="009040FF">
            <w:pPr>
              <w:pStyle w:val="tabletext"/>
              <w:rPr>
                <w:rFonts w:ascii="Verdana" w:hAnsi="Verdana" w:cs="Arial"/>
              </w:rPr>
            </w:pPr>
            <w:r w:rsidRPr="00AB4829">
              <w:rPr>
                <w:rFonts w:ascii="Verdana" w:hAnsi="Verdana" w:cs="Arial"/>
              </w:rPr>
              <w:t>String(</w:t>
            </w:r>
            <w:r>
              <w:rPr>
                <w:rFonts w:ascii="Verdana" w:hAnsi="Verdana" w:cs="Arial"/>
              </w:rPr>
              <w:t>100</w:t>
            </w:r>
            <w:r w:rsidRPr="00AB4829"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:rsidR="0040794F" w:rsidRPr="0040794F" w:rsidRDefault="0040794F" w:rsidP="003408A9">
            <w:pPr>
              <w:pStyle w:val="tabletext"/>
              <w:rPr>
                <w:rFonts w:ascii="Verdana" w:hAnsi="Verdana" w:cs="Arial"/>
              </w:rPr>
            </w:pPr>
            <w:r w:rsidRPr="0040794F">
              <w:rPr>
                <w:rFonts w:ascii="Verdana" w:hAnsi="Verdana" w:cs="Arial"/>
              </w:rPr>
              <w:t>M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DSAId</w:t>
            </w:r>
          </w:p>
        </w:tc>
        <w:tc>
          <w:tcPr>
            <w:tcW w:w="405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Holds DSA Id / Name</w:t>
            </w:r>
          </w:p>
        </w:tc>
        <w:tc>
          <w:tcPr>
            <w:tcW w:w="1620" w:type="dxa"/>
          </w:tcPr>
          <w:p w:rsidR="0040794F" w:rsidRPr="00AB4829" w:rsidRDefault="0040794F" w:rsidP="009040FF">
            <w:pPr>
              <w:pStyle w:val="tabletext"/>
              <w:rPr>
                <w:rFonts w:ascii="Verdana" w:hAnsi="Verdana" w:cs="Arial"/>
              </w:rPr>
            </w:pPr>
            <w:r w:rsidRPr="00AB4829">
              <w:rPr>
                <w:rFonts w:ascii="Verdana" w:hAnsi="Verdana" w:cs="Arial"/>
              </w:rPr>
              <w:t>String(</w:t>
            </w:r>
            <w:r>
              <w:rPr>
                <w:rFonts w:ascii="Verdana" w:hAnsi="Verdana" w:cs="Arial"/>
              </w:rPr>
              <w:t>100</w:t>
            </w:r>
            <w:r w:rsidRPr="00AB4829"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O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40794F" w:rsidP="0040794F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lastRenderedPageBreak/>
              <w:t>RMCode</w:t>
            </w:r>
            <w:proofErr w:type="spellEnd"/>
          </w:p>
        </w:tc>
        <w:tc>
          <w:tcPr>
            <w:tcW w:w="405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Holds RM code/ Name</w:t>
            </w:r>
          </w:p>
        </w:tc>
        <w:tc>
          <w:tcPr>
            <w:tcW w:w="1620" w:type="dxa"/>
          </w:tcPr>
          <w:p w:rsidR="0040794F" w:rsidRPr="00AB4829" w:rsidRDefault="0040794F" w:rsidP="00BA0708">
            <w:pPr>
              <w:pStyle w:val="tabletext"/>
              <w:rPr>
                <w:rFonts w:ascii="Verdana" w:hAnsi="Verdana" w:cs="Arial"/>
              </w:rPr>
            </w:pPr>
            <w:r w:rsidRPr="00AB4829">
              <w:rPr>
                <w:rFonts w:ascii="Verdana" w:hAnsi="Verdana" w:cs="Arial"/>
              </w:rPr>
              <w:t>String(</w:t>
            </w:r>
            <w:r>
              <w:rPr>
                <w:rFonts w:ascii="Verdana" w:hAnsi="Verdana" w:cs="Arial"/>
              </w:rPr>
              <w:t>100</w:t>
            </w:r>
            <w:r w:rsidRPr="00AB4829">
              <w:rPr>
                <w:rFonts w:ascii="Verdana" w:hAnsi="Verdana" w:cs="Arial"/>
              </w:rPr>
              <w:t xml:space="preserve">) </w:t>
            </w:r>
          </w:p>
        </w:tc>
        <w:tc>
          <w:tcPr>
            <w:tcW w:w="189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O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EmploymentType</w:t>
            </w:r>
          </w:p>
        </w:tc>
        <w:tc>
          <w:tcPr>
            <w:tcW w:w="4050" w:type="dxa"/>
          </w:tcPr>
          <w:p w:rsidR="0040794F" w:rsidRDefault="0040794F" w:rsidP="000A7C75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eastAsia="Times New Roman" w:hAnsi="Verdana"/>
                <w:color w:val="auto"/>
                <w:sz w:val="20"/>
                <w:szCs w:val="20"/>
              </w:rPr>
              <w:t xml:space="preserve">Holds the type of the customer. Possible values are </w:t>
            </w:r>
            <w:r w:rsidRPr="000A7C75">
              <w:rPr>
                <w:rFonts w:ascii="Verdana" w:eastAsia="Times New Roman" w:hAnsi="Verdana"/>
                <w:color w:val="auto"/>
                <w:sz w:val="20"/>
                <w:szCs w:val="20"/>
              </w:rPr>
              <w:t>SALARIED/SELF-EMPLOYED</w:t>
            </w:r>
          </w:p>
          <w:p w:rsidR="0040794F" w:rsidRPr="000A7C75" w:rsidRDefault="0040794F" w:rsidP="000A7C75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eastAsia="Times New Roman" w:hAnsi="Verdana"/>
                <w:color w:val="auto"/>
                <w:sz w:val="20"/>
                <w:szCs w:val="20"/>
              </w:rPr>
              <w:t>This is mandatory only if Customer type is Individual</w:t>
            </w:r>
          </w:p>
        </w:tc>
        <w:tc>
          <w:tcPr>
            <w:tcW w:w="1620" w:type="dxa"/>
          </w:tcPr>
          <w:p w:rsidR="0040794F" w:rsidRPr="00AB4829" w:rsidRDefault="0040794F" w:rsidP="00BA0708">
            <w:pPr>
              <w:pStyle w:val="tabletext"/>
              <w:rPr>
                <w:rFonts w:ascii="Verdana" w:hAnsi="Verdana" w:cs="Arial"/>
              </w:rPr>
            </w:pPr>
            <w:r w:rsidRPr="00AB4829">
              <w:rPr>
                <w:rFonts w:ascii="Verdana" w:hAnsi="Verdana" w:cs="Arial"/>
              </w:rPr>
              <w:t>String (</w:t>
            </w:r>
            <w:r>
              <w:rPr>
                <w:rFonts w:ascii="Verdana" w:hAnsi="Verdana" w:cs="Arial"/>
              </w:rPr>
              <w:t>20</w:t>
            </w:r>
            <w:r w:rsidRPr="00AB4829">
              <w:rPr>
                <w:rFonts w:ascii="Verdana" w:hAnsi="Verdana" w:cs="Arial"/>
              </w:rPr>
              <w:t xml:space="preserve">) </w:t>
            </w:r>
          </w:p>
        </w:tc>
        <w:tc>
          <w:tcPr>
            <w:tcW w:w="189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C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Segment</w:t>
            </w:r>
          </w:p>
        </w:tc>
        <w:tc>
          <w:tcPr>
            <w:tcW w:w="4050" w:type="dxa"/>
          </w:tcPr>
          <w:p w:rsidR="0040794F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Holds the Business segment.</w:t>
            </w:r>
          </w:p>
          <w:p w:rsidR="00CD0A19" w:rsidRDefault="0040794F" w:rsidP="00CD0A19">
            <w:pPr>
              <w:pStyle w:val="tabletext"/>
              <w:rPr>
                <w:ins w:id="9" w:author="ahhalge" w:date="2018-01-22T16:41:00Z"/>
                <w:rFonts w:ascii="Verdana" w:hAnsi="Verdana" w:cs="Arial"/>
              </w:rPr>
            </w:pPr>
            <w:r w:rsidRPr="00AB4829">
              <w:rPr>
                <w:rFonts w:ascii="Verdana" w:hAnsi="Verdana" w:cs="Arial"/>
              </w:rPr>
              <w:t xml:space="preserve"> </w:t>
            </w:r>
            <w:ins w:id="10" w:author="ahhalge" w:date="2018-01-22T16:41:00Z">
              <w:r w:rsidR="00CD0A19" w:rsidRPr="00E832DB">
                <w:rPr>
                  <w:rFonts w:ascii="Verdana" w:hAnsi="Verdana" w:cs="Arial"/>
                </w:rPr>
                <w:t>Possible Values to</w:t>
              </w:r>
              <w:r w:rsidR="00CD0A19">
                <w:rPr>
                  <w:rFonts w:ascii="Verdana" w:hAnsi="Verdana" w:cs="Arial"/>
                </w:rPr>
                <w:t xml:space="preserve"> be referred ;</w:t>
              </w:r>
            </w:ins>
          </w:p>
          <w:p w:rsidR="0040794F" w:rsidRPr="00AB4829" w:rsidRDefault="00CD0A19" w:rsidP="00CD0A19">
            <w:pPr>
              <w:pStyle w:val="tabletext"/>
              <w:rPr>
                <w:rFonts w:ascii="Verdana" w:hAnsi="Verdana" w:cs="Arial"/>
              </w:rPr>
            </w:pPr>
            <w:ins w:id="11" w:author="ahhalge" w:date="2018-01-22T16:41:00Z">
              <w:r w:rsidRPr="00E832DB">
                <w:rPr>
                  <w:rFonts w:ascii="Verdana" w:hAnsi="Verdana" w:cs="Arial"/>
                </w:rPr>
                <w:t>As per RRC Masters</w:t>
              </w:r>
            </w:ins>
          </w:p>
        </w:tc>
        <w:tc>
          <w:tcPr>
            <w:tcW w:w="1620" w:type="dxa"/>
          </w:tcPr>
          <w:p w:rsidR="0040794F" w:rsidRPr="00AB4829" w:rsidRDefault="0040794F" w:rsidP="00796E2E">
            <w:pPr>
              <w:pStyle w:val="tabletext"/>
              <w:rPr>
                <w:rFonts w:ascii="Verdana" w:hAnsi="Verdana" w:cs="Arial"/>
              </w:rPr>
            </w:pPr>
            <w:r w:rsidRPr="00AB4829">
              <w:rPr>
                <w:rFonts w:ascii="Verdana" w:hAnsi="Verdana" w:cs="Arial"/>
              </w:rPr>
              <w:t>String (</w:t>
            </w:r>
            <w:r w:rsidRPr="00E6410D">
              <w:rPr>
                <w:rFonts w:ascii="Verdana" w:hAnsi="Verdana" w:cs="Arial"/>
              </w:rPr>
              <w:t>250</w:t>
            </w:r>
            <w:r w:rsidRPr="00AB4829">
              <w:rPr>
                <w:rFonts w:ascii="Verdana" w:hAnsi="Verdana" w:cs="Arial"/>
              </w:rPr>
              <w:t xml:space="preserve">) </w:t>
            </w:r>
          </w:p>
        </w:tc>
        <w:tc>
          <w:tcPr>
            <w:tcW w:w="189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O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Sub</w:t>
            </w:r>
            <w:r w:rsidRPr="00796E2E">
              <w:rPr>
                <w:rFonts w:ascii="Verdana" w:hAnsi="Verdana" w:cs="Arial"/>
              </w:rPr>
              <w:t>Segment</w:t>
            </w:r>
            <w:proofErr w:type="spellEnd"/>
          </w:p>
        </w:tc>
        <w:tc>
          <w:tcPr>
            <w:tcW w:w="4050" w:type="dxa"/>
          </w:tcPr>
          <w:p w:rsidR="0040794F" w:rsidRDefault="0040794F" w:rsidP="00796E2E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Holds the Business sub segment.</w:t>
            </w:r>
          </w:p>
          <w:p w:rsidR="00CD0A19" w:rsidRDefault="0040794F" w:rsidP="00CD0A19">
            <w:pPr>
              <w:pStyle w:val="tabletext"/>
              <w:rPr>
                <w:ins w:id="12" w:author="ahhalge" w:date="2018-01-22T16:41:00Z"/>
                <w:rFonts w:ascii="Verdana" w:hAnsi="Verdana" w:cs="Arial"/>
              </w:rPr>
            </w:pPr>
            <w:r w:rsidRPr="00AB4829">
              <w:rPr>
                <w:rFonts w:ascii="Verdana" w:hAnsi="Verdana" w:cs="Arial"/>
              </w:rPr>
              <w:t xml:space="preserve"> </w:t>
            </w:r>
            <w:ins w:id="13" w:author="ahhalge" w:date="2018-01-22T16:41:00Z">
              <w:r w:rsidR="00CD0A19" w:rsidRPr="00E832DB">
                <w:rPr>
                  <w:rFonts w:ascii="Verdana" w:hAnsi="Verdana" w:cs="Arial"/>
                </w:rPr>
                <w:t>Possible Values to</w:t>
              </w:r>
              <w:r w:rsidR="00CD0A19">
                <w:rPr>
                  <w:rFonts w:ascii="Verdana" w:hAnsi="Verdana" w:cs="Arial"/>
                </w:rPr>
                <w:t xml:space="preserve"> be referred ;</w:t>
              </w:r>
            </w:ins>
          </w:p>
          <w:p w:rsidR="0040794F" w:rsidRPr="00AB4829" w:rsidRDefault="00CD0A19" w:rsidP="00CD0A19">
            <w:pPr>
              <w:pStyle w:val="tabletext"/>
              <w:rPr>
                <w:rFonts w:ascii="Verdana" w:hAnsi="Verdana" w:cs="Arial"/>
              </w:rPr>
            </w:pPr>
            <w:ins w:id="14" w:author="ahhalge" w:date="2018-01-22T16:41:00Z">
              <w:r w:rsidRPr="00E832DB">
                <w:rPr>
                  <w:rFonts w:ascii="Verdana" w:hAnsi="Verdana" w:cs="Arial"/>
                </w:rPr>
                <w:t>As per RRC Masters</w:t>
              </w:r>
            </w:ins>
          </w:p>
        </w:tc>
        <w:tc>
          <w:tcPr>
            <w:tcW w:w="1620" w:type="dxa"/>
          </w:tcPr>
          <w:p w:rsidR="0040794F" w:rsidRPr="00AB4829" w:rsidRDefault="0040794F" w:rsidP="00BA0708">
            <w:pPr>
              <w:pStyle w:val="tabletext"/>
              <w:rPr>
                <w:rFonts w:ascii="Verdana" w:hAnsi="Verdana" w:cs="Arial"/>
              </w:rPr>
            </w:pPr>
            <w:r w:rsidRPr="00AB4829">
              <w:rPr>
                <w:rFonts w:ascii="Verdana" w:hAnsi="Verdana" w:cs="Arial"/>
              </w:rPr>
              <w:t>String (</w:t>
            </w:r>
            <w:r w:rsidRPr="00E6410D">
              <w:rPr>
                <w:rFonts w:ascii="Verdana" w:hAnsi="Verdana" w:cs="Arial"/>
              </w:rPr>
              <w:t>250</w:t>
            </w:r>
            <w:r w:rsidRPr="00AB4829">
              <w:rPr>
                <w:rFonts w:ascii="Verdana" w:hAnsi="Verdana" w:cs="Arial"/>
              </w:rPr>
              <w:t xml:space="preserve">) </w:t>
            </w:r>
          </w:p>
        </w:tc>
        <w:tc>
          <w:tcPr>
            <w:tcW w:w="1890" w:type="dxa"/>
          </w:tcPr>
          <w:p w:rsidR="0040794F" w:rsidRPr="00AB4829" w:rsidRDefault="0040794F" w:rsidP="00796E2E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O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99602D" w:rsidRDefault="0040794F" w:rsidP="003408A9">
            <w:pPr>
              <w:pStyle w:val="tabletext"/>
              <w:rPr>
                <w:rFonts w:ascii="Verdana" w:hAnsi="Verdana" w:cs="Arial"/>
              </w:rPr>
            </w:pPr>
            <w:r w:rsidRPr="0099602D">
              <w:rPr>
                <w:rFonts w:ascii="Verdana" w:hAnsi="Verdana" w:cs="Arial"/>
              </w:rPr>
              <w:t>Demographic</w:t>
            </w:r>
            <w:r>
              <w:rPr>
                <w:rFonts w:ascii="Verdana" w:hAnsi="Verdana" w:cs="Arial"/>
              </w:rPr>
              <w:t>s</w:t>
            </w:r>
          </w:p>
        </w:tc>
        <w:tc>
          <w:tcPr>
            <w:tcW w:w="4050" w:type="dxa"/>
          </w:tcPr>
          <w:p w:rsidR="0040794F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Non-repeating aggregate</w:t>
            </w:r>
          </w:p>
        </w:tc>
        <w:tc>
          <w:tcPr>
            <w:tcW w:w="1620" w:type="dxa"/>
          </w:tcPr>
          <w:p w:rsidR="0040794F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NA</w:t>
            </w:r>
          </w:p>
        </w:tc>
        <w:tc>
          <w:tcPr>
            <w:tcW w:w="1890" w:type="dxa"/>
          </w:tcPr>
          <w:p w:rsidR="0040794F" w:rsidRDefault="0040794F" w:rsidP="003408A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 w:rsidRPr="0099602D">
              <w:rPr>
                <w:rFonts w:ascii="Verdana" w:hAnsi="Verdana" w:cs="Arial"/>
              </w:rPr>
              <w:t>Demographic</w:t>
            </w:r>
          </w:p>
        </w:tc>
        <w:tc>
          <w:tcPr>
            <w:tcW w:w="4050" w:type="dxa"/>
          </w:tcPr>
          <w:p w:rsidR="0040794F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Holds Demographic information. This element is repeated.</w:t>
            </w:r>
          </w:p>
          <w:p w:rsidR="00CD0A19" w:rsidRDefault="00CD0A19" w:rsidP="00CD0A19">
            <w:pPr>
              <w:pStyle w:val="tabletext"/>
              <w:rPr>
                <w:ins w:id="15" w:author="ahhalge" w:date="2018-01-22T16:41:00Z"/>
                <w:rFonts w:ascii="Verdana" w:hAnsi="Verdana" w:cs="Arial"/>
              </w:rPr>
            </w:pPr>
            <w:ins w:id="16" w:author="ahhalge" w:date="2018-01-22T16:41:00Z">
              <w:r w:rsidRPr="00E832DB">
                <w:rPr>
                  <w:rFonts w:ascii="Verdana" w:hAnsi="Verdana" w:cs="Arial"/>
                </w:rPr>
                <w:t>Possible Values to</w:t>
              </w:r>
              <w:r>
                <w:rPr>
                  <w:rFonts w:ascii="Verdana" w:hAnsi="Verdana" w:cs="Arial"/>
                </w:rPr>
                <w:t xml:space="preserve"> be referred ;</w:t>
              </w:r>
            </w:ins>
          </w:p>
          <w:p w:rsidR="0040794F" w:rsidRPr="00AB4829" w:rsidRDefault="00CD0A19" w:rsidP="00CD0A19">
            <w:pPr>
              <w:pStyle w:val="tabletext"/>
              <w:rPr>
                <w:rFonts w:ascii="Verdana" w:hAnsi="Verdana" w:cs="Arial"/>
              </w:rPr>
            </w:pPr>
            <w:ins w:id="17" w:author="ahhalge" w:date="2018-01-22T16:41:00Z">
              <w:r w:rsidRPr="00E832DB">
                <w:rPr>
                  <w:rFonts w:ascii="Verdana" w:hAnsi="Verdana" w:cs="Arial"/>
                </w:rPr>
                <w:t>As per RRC Masters</w:t>
              </w:r>
            </w:ins>
          </w:p>
        </w:tc>
        <w:tc>
          <w:tcPr>
            <w:tcW w:w="162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</w:t>
            </w:r>
            <w:r w:rsidRPr="00E6410D">
              <w:rPr>
                <w:rFonts w:ascii="Verdana" w:hAnsi="Verdana" w:cs="Arial"/>
              </w:rPr>
              <w:t>50</w:t>
            </w:r>
            <w:r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:rsidR="0040794F" w:rsidRPr="00AB4829" w:rsidRDefault="0040794F" w:rsidP="003408A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eastAsia="Times New Roman" w:hAnsi="Verdana"/>
                <w:color w:val="auto"/>
                <w:sz w:val="20"/>
                <w:szCs w:val="20"/>
              </w:rPr>
              <w:t>M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99602D" w:rsidRDefault="0040794F" w:rsidP="00C20907">
            <w:pPr>
              <w:pStyle w:val="tabletext"/>
              <w:rPr>
                <w:rFonts w:ascii="Verdana" w:hAnsi="Verdana" w:cs="Arial"/>
              </w:rPr>
            </w:pPr>
            <w:r w:rsidRPr="0099602D">
              <w:rPr>
                <w:rFonts w:ascii="Verdana" w:hAnsi="Verdana" w:cs="Arial"/>
              </w:rPr>
              <w:t>Demographic</w:t>
            </w:r>
            <w:r>
              <w:rPr>
                <w:rFonts w:ascii="Verdana" w:hAnsi="Verdana" w:cs="Arial"/>
              </w:rPr>
              <w:t>s</w:t>
            </w:r>
          </w:p>
        </w:tc>
        <w:tc>
          <w:tcPr>
            <w:tcW w:w="4050" w:type="dxa"/>
          </w:tcPr>
          <w:p w:rsidR="0040794F" w:rsidRDefault="0040794F" w:rsidP="00C20907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End of an aggregate</w:t>
            </w:r>
          </w:p>
        </w:tc>
        <w:tc>
          <w:tcPr>
            <w:tcW w:w="1620" w:type="dxa"/>
          </w:tcPr>
          <w:p w:rsidR="0040794F" w:rsidRDefault="0040794F" w:rsidP="003408A9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:rsidR="0040794F" w:rsidRDefault="0040794F" w:rsidP="003408A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99602D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Nationalities</w:t>
            </w:r>
          </w:p>
        </w:tc>
        <w:tc>
          <w:tcPr>
            <w:tcW w:w="4050" w:type="dxa"/>
          </w:tcPr>
          <w:p w:rsidR="0040794F" w:rsidRDefault="0040794F" w:rsidP="00DD4D3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Non-repeating aggregate</w:t>
            </w:r>
          </w:p>
        </w:tc>
        <w:tc>
          <w:tcPr>
            <w:tcW w:w="1620" w:type="dxa"/>
          </w:tcPr>
          <w:p w:rsidR="0040794F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NA</w:t>
            </w:r>
          </w:p>
        </w:tc>
        <w:tc>
          <w:tcPr>
            <w:tcW w:w="1890" w:type="dxa"/>
          </w:tcPr>
          <w:p w:rsidR="0040794F" w:rsidRDefault="0040794F" w:rsidP="003408A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eastAsia="Times New Roman" w:hAnsi="Verdana"/>
                <w:color w:val="auto"/>
                <w:sz w:val="20"/>
                <w:szCs w:val="20"/>
              </w:rPr>
              <w:t>M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 w:rsidRPr="0099602D">
              <w:rPr>
                <w:rFonts w:ascii="Verdana" w:hAnsi="Verdana" w:cs="Arial"/>
              </w:rPr>
              <w:t>Nationality</w:t>
            </w:r>
            <w:bookmarkStart w:id="18" w:name="_GoBack"/>
            <w:bookmarkEnd w:id="18"/>
          </w:p>
        </w:tc>
        <w:tc>
          <w:tcPr>
            <w:tcW w:w="4050" w:type="dxa"/>
          </w:tcPr>
          <w:p w:rsidR="0040794F" w:rsidRDefault="0040794F" w:rsidP="0099602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Holds Nationalities information. This element is repeated. In case of Corporate customers, holds </w:t>
            </w:r>
            <w:proofErr w:type="spellStart"/>
            <w:r>
              <w:rPr>
                <w:rFonts w:ascii="Verdana" w:hAnsi="Verdana" w:cs="Arial"/>
              </w:rPr>
              <w:t>compant</w:t>
            </w:r>
            <w:proofErr w:type="spellEnd"/>
            <w:r>
              <w:rPr>
                <w:rFonts w:ascii="Verdana" w:hAnsi="Verdana" w:cs="Arial"/>
              </w:rPr>
              <w:t xml:space="preserve"> Domicile</w:t>
            </w:r>
          </w:p>
          <w:p w:rsidR="00CD0A19" w:rsidRDefault="00CD0A19" w:rsidP="00CD0A19">
            <w:pPr>
              <w:pStyle w:val="tabletext"/>
              <w:rPr>
                <w:ins w:id="19" w:author="ahhalge" w:date="2018-01-22T16:41:00Z"/>
                <w:rFonts w:ascii="Verdana" w:hAnsi="Verdana" w:cs="Arial"/>
              </w:rPr>
            </w:pPr>
            <w:ins w:id="20" w:author="ahhalge" w:date="2018-01-22T16:41:00Z">
              <w:r w:rsidRPr="00E832DB">
                <w:rPr>
                  <w:rFonts w:ascii="Verdana" w:hAnsi="Verdana" w:cs="Arial"/>
                </w:rPr>
                <w:t>Possible Values to</w:t>
              </w:r>
              <w:r>
                <w:rPr>
                  <w:rFonts w:ascii="Verdana" w:hAnsi="Verdana" w:cs="Arial"/>
                </w:rPr>
                <w:t xml:space="preserve"> be referred ;</w:t>
              </w:r>
            </w:ins>
          </w:p>
          <w:p w:rsidR="0040794F" w:rsidRPr="00AB4829" w:rsidRDefault="00CD0A19" w:rsidP="00CD0A19">
            <w:pPr>
              <w:pStyle w:val="tabletext"/>
              <w:rPr>
                <w:rFonts w:ascii="Verdana" w:hAnsi="Verdana" w:cs="Arial"/>
              </w:rPr>
            </w:pPr>
            <w:ins w:id="21" w:author="ahhalge" w:date="2018-01-22T16:41:00Z">
              <w:r w:rsidRPr="00E832DB">
                <w:rPr>
                  <w:rFonts w:ascii="Verdana" w:hAnsi="Verdana" w:cs="Arial"/>
                </w:rPr>
                <w:t>As per RRC Masters</w:t>
              </w:r>
            </w:ins>
          </w:p>
        </w:tc>
        <w:tc>
          <w:tcPr>
            <w:tcW w:w="1620" w:type="dxa"/>
          </w:tcPr>
          <w:p w:rsidR="0040794F" w:rsidRPr="00AB4829" w:rsidRDefault="0040794F" w:rsidP="00BA0708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</w:t>
            </w:r>
            <w:r w:rsidRPr="00E6410D">
              <w:rPr>
                <w:rFonts w:ascii="Verdana" w:hAnsi="Verdana" w:cs="Arial"/>
              </w:rPr>
              <w:t>50</w:t>
            </w:r>
            <w:r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:rsidR="0040794F" w:rsidRPr="00AB4829" w:rsidRDefault="0040794F" w:rsidP="003408A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eastAsia="Times New Roman" w:hAnsi="Verdana"/>
                <w:color w:val="auto"/>
                <w:sz w:val="20"/>
                <w:szCs w:val="20"/>
              </w:rPr>
              <w:t>M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99602D" w:rsidRDefault="0040794F" w:rsidP="00C20907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Nationalities</w:t>
            </w:r>
          </w:p>
        </w:tc>
        <w:tc>
          <w:tcPr>
            <w:tcW w:w="4050" w:type="dxa"/>
          </w:tcPr>
          <w:p w:rsidR="0040794F" w:rsidRDefault="0040794F" w:rsidP="00C20907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End of aggregate</w:t>
            </w:r>
          </w:p>
        </w:tc>
        <w:tc>
          <w:tcPr>
            <w:tcW w:w="1620" w:type="dxa"/>
          </w:tcPr>
          <w:p w:rsidR="0040794F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NA</w:t>
            </w:r>
          </w:p>
        </w:tc>
        <w:tc>
          <w:tcPr>
            <w:tcW w:w="1890" w:type="dxa"/>
          </w:tcPr>
          <w:p w:rsidR="0040794F" w:rsidRDefault="0040794F" w:rsidP="003408A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99602D" w:rsidRDefault="0040794F" w:rsidP="00C20907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Industries</w:t>
            </w:r>
          </w:p>
        </w:tc>
        <w:tc>
          <w:tcPr>
            <w:tcW w:w="4050" w:type="dxa"/>
          </w:tcPr>
          <w:p w:rsidR="0040794F" w:rsidRDefault="0040794F" w:rsidP="00C20907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Non-repeating aggregate</w:t>
            </w:r>
          </w:p>
        </w:tc>
        <w:tc>
          <w:tcPr>
            <w:tcW w:w="1620" w:type="dxa"/>
          </w:tcPr>
          <w:p w:rsidR="0040794F" w:rsidRDefault="0040794F" w:rsidP="00C20907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NA</w:t>
            </w:r>
          </w:p>
        </w:tc>
        <w:tc>
          <w:tcPr>
            <w:tcW w:w="1890" w:type="dxa"/>
          </w:tcPr>
          <w:p w:rsidR="0040794F" w:rsidRDefault="0040794F" w:rsidP="00C20907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eastAsia="Times New Roman" w:hAnsi="Verdana"/>
                <w:color w:val="auto"/>
                <w:sz w:val="20"/>
                <w:szCs w:val="20"/>
              </w:rPr>
              <w:t>M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 w:rsidRPr="0099602D">
              <w:rPr>
                <w:rFonts w:ascii="Verdana" w:hAnsi="Verdana" w:cs="Arial"/>
              </w:rPr>
              <w:t>Industry</w:t>
            </w:r>
          </w:p>
        </w:tc>
        <w:tc>
          <w:tcPr>
            <w:tcW w:w="4050" w:type="dxa"/>
          </w:tcPr>
          <w:p w:rsidR="0040794F" w:rsidRDefault="0040794F" w:rsidP="0099602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Holds Industries information. This element is repeated.</w:t>
            </w:r>
          </w:p>
          <w:p w:rsidR="00CD0A19" w:rsidRDefault="00CD0A19" w:rsidP="00CD0A19">
            <w:pPr>
              <w:pStyle w:val="tabletext"/>
              <w:rPr>
                <w:ins w:id="22" w:author="ahhalge" w:date="2018-01-22T16:41:00Z"/>
                <w:rFonts w:ascii="Verdana" w:hAnsi="Verdana" w:cs="Arial"/>
              </w:rPr>
            </w:pPr>
            <w:ins w:id="23" w:author="ahhalge" w:date="2018-01-22T16:41:00Z">
              <w:r w:rsidRPr="00E832DB">
                <w:rPr>
                  <w:rFonts w:ascii="Verdana" w:hAnsi="Verdana" w:cs="Arial"/>
                </w:rPr>
                <w:t>Possible Values to</w:t>
              </w:r>
              <w:r>
                <w:rPr>
                  <w:rFonts w:ascii="Verdana" w:hAnsi="Verdana" w:cs="Arial"/>
                </w:rPr>
                <w:t xml:space="preserve"> be referred ;</w:t>
              </w:r>
            </w:ins>
          </w:p>
          <w:p w:rsidR="0040794F" w:rsidRPr="00AB4829" w:rsidRDefault="00CD0A19" w:rsidP="00CD0A19">
            <w:pPr>
              <w:pStyle w:val="tabletext"/>
              <w:rPr>
                <w:rFonts w:ascii="Verdana" w:hAnsi="Verdana" w:cs="Arial"/>
              </w:rPr>
            </w:pPr>
            <w:ins w:id="24" w:author="ahhalge" w:date="2018-01-22T16:41:00Z">
              <w:r w:rsidRPr="00E832DB">
                <w:rPr>
                  <w:rFonts w:ascii="Verdana" w:hAnsi="Verdana" w:cs="Arial"/>
                </w:rPr>
                <w:t>As per RRC Masters</w:t>
              </w:r>
            </w:ins>
          </w:p>
        </w:tc>
        <w:tc>
          <w:tcPr>
            <w:tcW w:w="1620" w:type="dxa"/>
          </w:tcPr>
          <w:p w:rsidR="0040794F" w:rsidRPr="00AB4829" w:rsidRDefault="0040794F" w:rsidP="00BA0708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String(50)</w:t>
            </w:r>
          </w:p>
        </w:tc>
        <w:tc>
          <w:tcPr>
            <w:tcW w:w="1890" w:type="dxa"/>
          </w:tcPr>
          <w:p w:rsidR="0040794F" w:rsidRPr="00AB4829" w:rsidRDefault="0040794F" w:rsidP="003408A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eastAsia="Times New Roman" w:hAnsi="Verdana"/>
                <w:color w:val="auto"/>
                <w:sz w:val="20"/>
                <w:szCs w:val="20"/>
              </w:rPr>
              <w:t>M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99602D" w:rsidRDefault="0040794F" w:rsidP="00C20907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Industries</w:t>
            </w:r>
          </w:p>
        </w:tc>
        <w:tc>
          <w:tcPr>
            <w:tcW w:w="4050" w:type="dxa"/>
          </w:tcPr>
          <w:p w:rsidR="0040794F" w:rsidRDefault="0040794F" w:rsidP="00C20907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End of aggregate</w:t>
            </w:r>
          </w:p>
        </w:tc>
        <w:tc>
          <w:tcPr>
            <w:tcW w:w="1620" w:type="dxa"/>
          </w:tcPr>
          <w:p w:rsidR="0040794F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NA</w:t>
            </w:r>
          </w:p>
        </w:tc>
        <w:tc>
          <w:tcPr>
            <w:tcW w:w="1890" w:type="dxa"/>
          </w:tcPr>
          <w:p w:rsidR="0040794F" w:rsidRDefault="0040794F" w:rsidP="003408A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40794F" w:rsidP="0099602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99602D">
              <w:rPr>
                <w:rFonts w:ascii="Verdana" w:hAnsi="Verdana" w:cs="Arial"/>
              </w:rPr>
              <w:t>Product</w:t>
            </w:r>
            <w:r w:rsidR="00357568">
              <w:rPr>
                <w:rFonts w:ascii="Verdana" w:hAnsi="Verdana" w:cs="Arial"/>
              </w:rPr>
              <w:t>s</w:t>
            </w:r>
            <w:r>
              <w:rPr>
                <w:rFonts w:ascii="Verdana" w:hAnsi="Verdana" w:cs="Arial"/>
              </w:rPr>
              <w:t>Info</w:t>
            </w:r>
            <w:proofErr w:type="spellEnd"/>
          </w:p>
        </w:tc>
        <w:tc>
          <w:tcPr>
            <w:tcW w:w="405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This element is repeating </w:t>
            </w:r>
          </w:p>
        </w:tc>
        <w:tc>
          <w:tcPr>
            <w:tcW w:w="162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NA</w:t>
            </w:r>
          </w:p>
        </w:tc>
        <w:tc>
          <w:tcPr>
            <w:tcW w:w="1890" w:type="dxa"/>
          </w:tcPr>
          <w:p w:rsidR="0040794F" w:rsidRPr="00AB4829" w:rsidRDefault="0040794F" w:rsidP="003408A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eastAsia="Times New Roman" w:hAnsi="Verdana"/>
                <w:color w:val="auto"/>
                <w:sz w:val="20"/>
                <w:szCs w:val="20"/>
              </w:rPr>
              <w:t>M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 w:rsidRPr="0099602D">
              <w:rPr>
                <w:rFonts w:ascii="Verdana" w:hAnsi="Verdana" w:cs="Arial"/>
              </w:rPr>
              <w:t>Product</w:t>
            </w:r>
          </w:p>
        </w:tc>
        <w:tc>
          <w:tcPr>
            <w:tcW w:w="4050" w:type="dxa"/>
          </w:tcPr>
          <w:p w:rsidR="0040794F" w:rsidRDefault="0040794F" w:rsidP="003408A9">
            <w:pPr>
              <w:pStyle w:val="tabletext"/>
              <w:rPr>
                <w:ins w:id="25" w:author="ahhalge" w:date="2018-01-22T16:41:00Z"/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Holds Product.</w:t>
            </w:r>
          </w:p>
          <w:p w:rsidR="00CD0A19" w:rsidRDefault="00CD0A19" w:rsidP="00CD0A19">
            <w:pPr>
              <w:pStyle w:val="tabletext"/>
              <w:rPr>
                <w:ins w:id="26" w:author="ahhalge" w:date="2018-01-22T16:41:00Z"/>
                <w:rFonts w:ascii="Verdana" w:hAnsi="Verdana" w:cs="Arial"/>
              </w:rPr>
            </w:pPr>
            <w:ins w:id="27" w:author="ahhalge" w:date="2018-01-22T16:41:00Z">
              <w:r w:rsidRPr="00E832DB">
                <w:rPr>
                  <w:rFonts w:ascii="Verdana" w:hAnsi="Verdana" w:cs="Arial"/>
                </w:rPr>
                <w:t>Possible Values to</w:t>
              </w:r>
              <w:r>
                <w:rPr>
                  <w:rFonts w:ascii="Verdana" w:hAnsi="Verdana" w:cs="Arial"/>
                </w:rPr>
                <w:t xml:space="preserve"> be referred ;</w:t>
              </w:r>
            </w:ins>
          </w:p>
          <w:p w:rsidR="00CD0A19" w:rsidRPr="00AB4829" w:rsidRDefault="00CD0A19" w:rsidP="00CD0A19">
            <w:pPr>
              <w:pStyle w:val="tabletext"/>
              <w:rPr>
                <w:rFonts w:ascii="Verdana" w:hAnsi="Verdana" w:cs="Arial"/>
              </w:rPr>
            </w:pPr>
            <w:ins w:id="28" w:author="ahhalge" w:date="2018-01-22T16:41:00Z">
              <w:r w:rsidRPr="00E832DB">
                <w:rPr>
                  <w:rFonts w:ascii="Verdana" w:hAnsi="Verdana" w:cs="Arial"/>
                </w:rPr>
                <w:t>As per RRC Masters</w:t>
              </w:r>
            </w:ins>
          </w:p>
        </w:tc>
        <w:tc>
          <w:tcPr>
            <w:tcW w:w="1620" w:type="dxa"/>
          </w:tcPr>
          <w:p w:rsidR="0040794F" w:rsidRPr="00AB4829" w:rsidRDefault="0040794F" w:rsidP="00BA0708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</w:t>
            </w:r>
            <w:r w:rsidRPr="003A38BD">
              <w:rPr>
                <w:rFonts w:ascii="Verdana" w:hAnsi="Verdana" w:cs="Arial"/>
              </w:rPr>
              <w:t>50</w:t>
            </w:r>
            <w:r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:rsidR="0040794F" w:rsidRPr="00AB4829" w:rsidRDefault="0040794F" w:rsidP="003408A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eastAsia="Times New Roman" w:hAnsi="Verdana"/>
                <w:color w:val="auto"/>
                <w:sz w:val="20"/>
                <w:szCs w:val="20"/>
              </w:rPr>
              <w:t>M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 w:rsidRPr="0099602D">
              <w:rPr>
                <w:rFonts w:ascii="Verdana" w:hAnsi="Verdana" w:cs="Arial"/>
              </w:rPr>
              <w:t>Currency</w:t>
            </w:r>
          </w:p>
        </w:tc>
        <w:tc>
          <w:tcPr>
            <w:tcW w:w="405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Holds Currency Code </w:t>
            </w:r>
          </w:p>
        </w:tc>
        <w:tc>
          <w:tcPr>
            <w:tcW w:w="1620" w:type="dxa"/>
          </w:tcPr>
          <w:p w:rsidR="0040794F" w:rsidRPr="00AB4829" w:rsidRDefault="0040794F" w:rsidP="00BA0708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</w:t>
            </w:r>
            <w:r w:rsidRPr="003A38BD">
              <w:rPr>
                <w:rFonts w:ascii="Verdana" w:hAnsi="Verdana" w:cs="Arial"/>
              </w:rPr>
              <w:t>50</w:t>
            </w:r>
            <w:r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:rsidR="0040794F" w:rsidRPr="00AB4829" w:rsidRDefault="0040794F" w:rsidP="003408A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eastAsia="Times New Roman" w:hAnsi="Verdana"/>
                <w:color w:val="auto"/>
                <w:sz w:val="20"/>
                <w:szCs w:val="20"/>
              </w:rPr>
              <w:t>M</w:t>
            </w:r>
          </w:p>
        </w:tc>
      </w:tr>
      <w:tr w:rsidR="0040794F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99602D">
              <w:rPr>
                <w:rFonts w:ascii="Verdana" w:hAnsi="Verdana" w:cs="Arial"/>
              </w:rPr>
              <w:t>Product</w:t>
            </w:r>
            <w:r w:rsidR="00357568">
              <w:rPr>
                <w:rFonts w:ascii="Verdana" w:hAnsi="Verdana" w:cs="Arial"/>
              </w:rPr>
              <w:t>s</w:t>
            </w:r>
            <w:r>
              <w:rPr>
                <w:rFonts w:ascii="Verdana" w:hAnsi="Verdana" w:cs="Arial"/>
              </w:rPr>
              <w:t>Info</w:t>
            </w:r>
            <w:proofErr w:type="spellEnd"/>
          </w:p>
        </w:tc>
        <w:tc>
          <w:tcPr>
            <w:tcW w:w="405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End of aggregate</w:t>
            </w:r>
          </w:p>
        </w:tc>
        <w:tc>
          <w:tcPr>
            <w:tcW w:w="1620" w:type="dxa"/>
          </w:tcPr>
          <w:p w:rsidR="0040794F" w:rsidRPr="00AB4829" w:rsidRDefault="0040794F" w:rsidP="003408A9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:rsidR="0040794F" w:rsidRPr="00AB4829" w:rsidRDefault="0040794F" w:rsidP="003408A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</w:tbl>
    <w:p w:rsidR="00A90E33" w:rsidRDefault="00020AF1" w:rsidP="00A90E33">
      <w:pPr>
        <w:spacing w:line="240" w:lineRule="auto"/>
        <w:contextualSpacing/>
        <w:rPr>
          <w:ins w:id="29" w:author="Hritik Kounsal" w:date="2022-06-01T13:26:00Z"/>
        </w:rPr>
      </w:pPr>
      <w:ins w:id="30" w:author="Hritik Kounsal" w:date="2022-06-01T13:26:00Z">
        <w:r>
          <w:rPr>
            <w:noProof/>
          </w:rPr>
          <w:lastRenderedPageBreak/>
          <w:drawing>
            <wp:inline distT="0" distB="0" distL="0" distR="0" wp14:anchorId="5F6D801C" wp14:editId="4CFB7840">
              <wp:extent cx="5943600" cy="1542415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5424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020AF1" w:rsidRDefault="00020AF1" w:rsidP="00A90E33">
      <w:pPr>
        <w:spacing w:line="240" w:lineRule="auto"/>
        <w:contextualSpacing/>
      </w:pPr>
    </w:p>
    <w:p w:rsidR="00A90E33" w:rsidRDefault="00A90E33" w:rsidP="00A90E33">
      <w:pPr>
        <w:ind w:left="90"/>
        <w:rPr>
          <w:rFonts w:eastAsia="Times New Roman"/>
          <w:b/>
          <w:bCs/>
          <w:color w:val="1F497D"/>
          <w:sz w:val="24"/>
        </w:rPr>
      </w:pPr>
    </w:p>
    <w:p w:rsidR="00A90E33" w:rsidRDefault="00A90E33" w:rsidP="00A90E33">
      <w:pPr>
        <w:rPr>
          <w:rFonts w:eastAsia="Times New Roman"/>
          <w:b/>
          <w:bCs/>
          <w:color w:val="1F497D"/>
          <w:sz w:val="24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>Sample Request</w:t>
      </w:r>
    </w:p>
    <w:p w:rsidR="00A90E33" w:rsidRPr="0076201A" w:rsidRDefault="00A90E33" w:rsidP="00A90E33">
      <w:pPr>
        <w:pStyle w:val="DBSBody"/>
        <w:rPr>
          <w:rFonts w:asciiTheme="minorHAnsi" w:hAnsiTheme="minorHAnsi" w:cstheme="minorHAnsi"/>
          <w:sz w:val="22"/>
          <w:szCs w:val="22"/>
        </w:rPr>
      </w:pPr>
      <w:proofErr w:type="gramStart"/>
      <w:r w:rsidRPr="0076201A">
        <w:rPr>
          <w:rFonts w:asciiTheme="minorHAnsi" w:hAnsiTheme="minorHAnsi" w:cstheme="minorHAnsi"/>
          <w:sz w:val="22"/>
          <w:szCs w:val="22"/>
        </w:rPr>
        <w:t>&lt;?xml</w:t>
      </w:r>
      <w:proofErr w:type="gramEnd"/>
      <w:r w:rsidRPr="0076201A">
        <w:rPr>
          <w:rFonts w:asciiTheme="minorHAnsi" w:hAnsiTheme="minorHAnsi" w:cstheme="minorHAnsi"/>
          <w:sz w:val="22"/>
          <w:szCs w:val="22"/>
        </w:rPr>
        <w:t xml:space="preserve"> version="1.0" encoding="UTF-8" standalone=“yes”?&gt; </w:t>
      </w:r>
    </w:p>
    <w:p w:rsidR="00A90E33" w:rsidRPr="0076201A" w:rsidRDefault="00A90E33" w:rsidP="00A90E33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 xml:space="preserve">&lt;EE_EAI_MESSAGE&gt; </w:t>
      </w:r>
    </w:p>
    <w:p w:rsidR="00A90E33" w:rsidRPr="0076201A" w:rsidRDefault="00A90E33" w:rsidP="00A90E33">
      <w:pPr>
        <w:pStyle w:val="DBSBody"/>
        <w:ind w:left="72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 xml:space="preserve">&lt;EE_EAI_HEADER&gt; 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 xml:space="preserve">&lt;MsgFormat&gt; </w:t>
      </w:r>
      <w:r w:rsidR="0099602D">
        <w:t>RISK_SCORE_</w:t>
      </w:r>
      <w:r w:rsidR="00E91A07">
        <w:t>DETAILS</w:t>
      </w:r>
      <w:r w:rsidRPr="0076201A">
        <w:rPr>
          <w:rFonts w:asciiTheme="minorHAnsi" w:hAnsiTheme="minorHAnsi" w:cstheme="minorHAnsi"/>
          <w:sz w:val="22"/>
          <w:szCs w:val="22"/>
        </w:rPr>
        <w:t xml:space="preserve">&lt;/MsgFormat&gt; 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 xml:space="preserve">&lt;MsgVersion&gt;0001&lt;/MsgVersion&gt; 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&lt;RequestorChannelId&gt;</w:t>
      </w:r>
      <w:ins w:id="31" w:author="tganesh" w:date="2021-03-25T14:47:00Z">
        <w:r w:rsidR="00AB5832">
          <w:rPr>
            <w:rFonts w:asciiTheme="minorHAnsi" w:hAnsiTheme="minorHAnsi" w:cstheme="minorHAnsi"/>
            <w:sz w:val="22"/>
            <w:szCs w:val="22"/>
          </w:rPr>
          <w:t>CAS</w:t>
        </w:r>
      </w:ins>
      <w:del w:id="32" w:author="tganesh" w:date="2021-03-25T14:47:00Z">
        <w:r w:rsidRPr="003E30AA" w:rsidDel="00AB5832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D34F12" w:rsidDel="00AB5832">
          <w:rPr>
            <w:rFonts w:asciiTheme="minorHAnsi" w:hAnsiTheme="minorHAnsi" w:cstheme="minorHAnsi"/>
            <w:sz w:val="22"/>
            <w:szCs w:val="22"/>
          </w:rPr>
          <w:delText>BPM</w:delText>
        </w:r>
      </w:del>
      <w:r>
        <w:rPr>
          <w:rFonts w:asciiTheme="minorHAnsi" w:hAnsiTheme="minorHAnsi" w:cstheme="minorHAnsi"/>
          <w:sz w:val="22"/>
          <w:szCs w:val="22"/>
        </w:rPr>
        <w:t>&lt;</w:t>
      </w:r>
      <w:r w:rsidRPr="0076201A">
        <w:rPr>
          <w:rFonts w:asciiTheme="minorHAnsi" w:hAnsiTheme="minorHAnsi" w:cstheme="minorHAnsi"/>
          <w:sz w:val="22"/>
          <w:szCs w:val="22"/>
        </w:rPr>
        <w:t xml:space="preserve">/RequestorChannelId&gt; 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76201A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>&gt;RAKUSER&lt;/</w:t>
      </w:r>
      <w:proofErr w:type="spellStart"/>
      <w:r w:rsidRPr="0076201A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76201A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>&gt;E&lt;/</w:t>
      </w:r>
      <w:proofErr w:type="spellStart"/>
      <w:r w:rsidRPr="0076201A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 xml:space="preserve">&lt;RequestorSecurityInfo&gt;secure&lt;/RequestorSecurityInfo&gt; 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76201A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>&gt;911&lt;/</w:t>
      </w:r>
      <w:proofErr w:type="spellStart"/>
      <w:r w:rsidRPr="0076201A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76201A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>&gt;Issuer Timed Out&lt;/</w:t>
      </w:r>
      <w:proofErr w:type="spellStart"/>
      <w:r w:rsidRPr="0076201A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76201A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>&gt;123123453&lt;/</w:t>
      </w:r>
      <w:proofErr w:type="spellStart"/>
      <w:r w:rsidRPr="0076201A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 xml:space="preserve">&lt;Extra1&gt;REQ||SHELL.JOHN&lt;/Extra1&gt; 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&lt;Extra2&gt;</w:t>
      </w:r>
      <w:proofErr w:type="spellStart"/>
      <w:r w:rsidRPr="0076201A">
        <w:rPr>
          <w:rFonts w:asciiTheme="minorHAnsi" w:hAnsiTheme="minorHAnsi" w:cstheme="minorHAnsi"/>
          <w:sz w:val="22"/>
          <w:szCs w:val="22"/>
        </w:rPr>
        <w:t>YYYY-MM-DDThh</w:t>
      </w:r>
      <w:proofErr w:type="gramStart"/>
      <w:r w:rsidRPr="0076201A">
        <w:rPr>
          <w:rFonts w:asciiTheme="minorHAnsi" w:hAnsiTheme="minorHAnsi" w:cstheme="minorHAnsi"/>
          <w:sz w:val="22"/>
          <w:szCs w:val="22"/>
        </w:rPr>
        <w:t>:mm:ss.mmm</w:t>
      </w:r>
      <w:proofErr w:type="gramEnd"/>
      <w:r w:rsidRPr="0076201A">
        <w:rPr>
          <w:rFonts w:asciiTheme="minorHAnsi" w:hAnsiTheme="minorHAnsi" w:cstheme="minorHAnsi"/>
          <w:sz w:val="22"/>
          <w:szCs w:val="22"/>
        </w:rPr>
        <w:t>+hh:mm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 xml:space="preserve">&lt;/Extra2&gt; </w:t>
      </w:r>
    </w:p>
    <w:p w:rsidR="00A90E33" w:rsidRPr="0076201A" w:rsidRDefault="00A90E33" w:rsidP="00A90E33">
      <w:pPr>
        <w:pStyle w:val="DBSBody"/>
        <w:ind w:left="72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 xml:space="preserve">&lt;/EE_EAI_HEADER&gt; </w:t>
      </w:r>
    </w:p>
    <w:p w:rsidR="00A90E33" w:rsidRPr="0076201A" w:rsidRDefault="00A90E33" w:rsidP="00A90E33">
      <w:pPr>
        <w:pStyle w:val="DBSBody"/>
        <w:ind w:left="72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="00025AD1">
        <w:rPr>
          <w:rFonts w:asciiTheme="minorHAnsi" w:hAnsiTheme="minorHAnsi" w:cstheme="minorHAnsi"/>
          <w:sz w:val="22"/>
          <w:szCs w:val="22"/>
        </w:rPr>
        <w:t>RiskScoreDetailsRequest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344245" w:rsidRDefault="00344245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</w:t>
      </w:r>
      <w:r w:rsidRPr="00CC1D65">
        <w:rPr>
          <w:rFonts w:asciiTheme="minorHAnsi" w:hAnsiTheme="minorHAnsi" w:cstheme="minorHAnsi"/>
          <w:sz w:val="22"/>
          <w:szCs w:val="22"/>
        </w:rPr>
        <w:t>RequestInfo</w:t>
      </w:r>
      <w:r w:rsidR="00A90E33" w:rsidRPr="0076201A">
        <w:rPr>
          <w:rFonts w:asciiTheme="minorHAnsi" w:hAnsiTheme="minorHAnsi" w:cstheme="minorHAnsi"/>
          <w:sz w:val="22"/>
          <w:szCs w:val="22"/>
        </w:rPr>
        <w:t>&gt;</w:t>
      </w:r>
    </w:p>
    <w:p w:rsidR="00344245" w:rsidRPr="00CC1D65" w:rsidRDefault="00344245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CC1D65">
        <w:rPr>
          <w:rFonts w:asciiTheme="minorHAnsi" w:hAnsiTheme="minorHAnsi" w:cstheme="minorHAnsi"/>
          <w:sz w:val="22"/>
          <w:szCs w:val="22"/>
        </w:rPr>
        <w:t>RequestType</w:t>
      </w:r>
      <w:proofErr w:type="spellEnd"/>
      <w:r w:rsidRPr="00CC1D65">
        <w:rPr>
          <w:rFonts w:asciiTheme="minorHAnsi" w:hAnsiTheme="minorHAnsi" w:cstheme="minorHAnsi"/>
          <w:sz w:val="22"/>
          <w:szCs w:val="22"/>
        </w:rPr>
        <w:t>&gt;CIF Id&lt;/</w:t>
      </w:r>
      <w:proofErr w:type="spellStart"/>
      <w:r w:rsidRPr="00CC1D65">
        <w:rPr>
          <w:rFonts w:asciiTheme="minorHAnsi" w:hAnsiTheme="minorHAnsi" w:cstheme="minorHAnsi"/>
          <w:sz w:val="22"/>
          <w:szCs w:val="22"/>
        </w:rPr>
        <w:t>RequestType</w:t>
      </w:r>
      <w:proofErr w:type="spellEnd"/>
      <w:r w:rsidRPr="00CC1D65">
        <w:rPr>
          <w:rFonts w:asciiTheme="minorHAnsi" w:hAnsiTheme="minorHAnsi" w:cstheme="minorHAnsi"/>
          <w:sz w:val="22"/>
          <w:szCs w:val="22"/>
        </w:rPr>
        <w:t>&gt;</w:t>
      </w:r>
    </w:p>
    <w:p w:rsidR="00344245" w:rsidRDefault="00344245" w:rsidP="0034424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&lt;</w:t>
      </w:r>
      <w:r w:rsidRPr="00CC1D65">
        <w:rPr>
          <w:rFonts w:asciiTheme="minorHAnsi" w:hAnsiTheme="minorHAnsi" w:cstheme="minorHAnsi"/>
          <w:sz w:val="22"/>
          <w:szCs w:val="22"/>
        </w:rPr>
        <w:t>RequestValue&gt;1232123&lt;/RequestValue&gt;</w:t>
      </w:r>
    </w:p>
    <w:p w:rsidR="00A90E33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 xml:space="preserve">&lt;/ </w:t>
      </w:r>
      <w:r w:rsidR="00344245" w:rsidRPr="00CC1D65">
        <w:rPr>
          <w:rFonts w:asciiTheme="minorHAnsi" w:hAnsiTheme="minorHAnsi" w:cstheme="minorHAnsi"/>
          <w:sz w:val="22"/>
          <w:szCs w:val="22"/>
        </w:rPr>
        <w:t>RequestInfo</w:t>
      </w:r>
      <w:r w:rsidR="00344245" w:rsidRPr="0076201A">
        <w:rPr>
          <w:rFonts w:asciiTheme="minorHAnsi" w:hAnsiTheme="minorHAnsi" w:cstheme="minorHAnsi"/>
          <w:sz w:val="22"/>
          <w:szCs w:val="22"/>
        </w:rPr>
        <w:t xml:space="preserve"> </w:t>
      </w:r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CC1D65" w:rsidRDefault="00CC1D65" w:rsidP="00CC1D6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</w:t>
      </w:r>
      <w:r w:rsidRPr="00CC1D65">
        <w:rPr>
          <w:rFonts w:asciiTheme="minorHAnsi" w:hAnsiTheme="minorHAnsi" w:cstheme="minorHAnsi"/>
          <w:sz w:val="22"/>
          <w:szCs w:val="22"/>
        </w:rPr>
        <w:t>RequestInfo</w:t>
      </w:r>
      <w:r w:rsidRPr="0076201A">
        <w:rPr>
          <w:rFonts w:asciiTheme="minorHAnsi" w:hAnsiTheme="minorHAnsi" w:cstheme="minorHAnsi"/>
          <w:sz w:val="22"/>
          <w:szCs w:val="22"/>
        </w:rPr>
        <w:t>&gt;</w:t>
      </w:r>
    </w:p>
    <w:p w:rsidR="00CC1D65" w:rsidRPr="00CC1D65" w:rsidRDefault="00CC1D65" w:rsidP="00CC1D6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CC1D65">
        <w:rPr>
          <w:rFonts w:asciiTheme="minorHAnsi" w:hAnsiTheme="minorHAnsi" w:cstheme="minorHAnsi"/>
          <w:sz w:val="22"/>
          <w:szCs w:val="22"/>
        </w:rPr>
        <w:t>RequestType</w:t>
      </w:r>
      <w:proofErr w:type="spellEnd"/>
      <w:r w:rsidRPr="00CC1D65">
        <w:rPr>
          <w:rFonts w:asciiTheme="minorHAnsi" w:hAnsiTheme="minorHAnsi" w:cstheme="minorHAnsi"/>
          <w:sz w:val="22"/>
          <w:szCs w:val="22"/>
        </w:rPr>
        <w:t>&gt;Reference Id&lt;/</w:t>
      </w:r>
      <w:proofErr w:type="spellStart"/>
      <w:r w:rsidRPr="00CC1D65">
        <w:rPr>
          <w:rFonts w:asciiTheme="minorHAnsi" w:hAnsiTheme="minorHAnsi" w:cstheme="minorHAnsi"/>
          <w:sz w:val="22"/>
          <w:szCs w:val="22"/>
        </w:rPr>
        <w:t>RequestType</w:t>
      </w:r>
      <w:proofErr w:type="spellEnd"/>
      <w:r w:rsidRPr="00CC1D65">
        <w:rPr>
          <w:rFonts w:asciiTheme="minorHAnsi" w:hAnsiTheme="minorHAnsi" w:cstheme="minorHAnsi"/>
          <w:sz w:val="22"/>
          <w:szCs w:val="22"/>
        </w:rPr>
        <w:t>&gt;</w:t>
      </w:r>
    </w:p>
    <w:p w:rsidR="00CC1D65" w:rsidRDefault="00CC1D65" w:rsidP="00CC1D6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&lt;</w:t>
      </w:r>
      <w:r w:rsidRPr="00CC1D65">
        <w:rPr>
          <w:rFonts w:asciiTheme="minorHAnsi" w:hAnsiTheme="minorHAnsi" w:cstheme="minorHAnsi"/>
          <w:sz w:val="22"/>
          <w:szCs w:val="22"/>
        </w:rPr>
        <w:t>RequestValue&gt;1232123&lt;/RequestValue&gt;</w:t>
      </w:r>
    </w:p>
    <w:p w:rsidR="00CC1D65" w:rsidRPr="0076201A" w:rsidRDefault="00CC1D65" w:rsidP="00CC1D65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 xml:space="preserve">&lt;/ </w:t>
      </w:r>
      <w:r w:rsidRPr="00CC1D65">
        <w:rPr>
          <w:rFonts w:asciiTheme="minorHAnsi" w:hAnsiTheme="minorHAnsi" w:cstheme="minorHAnsi"/>
          <w:sz w:val="22"/>
          <w:szCs w:val="22"/>
        </w:rPr>
        <w:t>RequestInfo</w:t>
      </w:r>
      <w:r w:rsidRPr="0076201A">
        <w:rPr>
          <w:rFonts w:asciiTheme="minorHAnsi" w:hAnsiTheme="minorHAnsi" w:cstheme="minorHAnsi"/>
          <w:sz w:val="22"/>
          <w:szCs w:val="22"/>
        </w:rPr>
        <w:t xml:space="preserve"> &gt; 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="0099602D" w:rsidRPr="00F62AB4">
        <w:rPr>
          <w:rFonts w:asciiTheme="minorHAnsi" w:hAnsiTheme="minorHAnsi" w:cstheme="minorHAnsi"/>
          <w:sz w:val="22"/>
          <w:szCs w:val="22"/>
        </w:rPr>
        <w:t>CustomerType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>&gt;</w:t>
      </w:r>
      <w:r w:rsidR="00521F3F">
        <w:rPr>
          <w:rFonts w:asciiTheme="minorHAnsi" w:hAnsiTheme="minorHAnsi" w:cstheme="minorHAnsi"/>
          <w:sz w:val="22"/>
          <w:szCs w:val="22"/>
        </w:rPr>
        <w:t>Individual</w:t>
      </w:r>
      <w:r w:rsidRPr="0076201A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="0099602D" w:rsidRPr="00F62AB4">
        <w:rPr>
          <w:rFonts w:asciiTheme="minorHAnsi" w:hAnsiTheme="minorHAnsi" w:cstheme="minorHAnsi"/>
          <w:sz w:val="22"/>
          <w:szCs w:val="22"/>
        </w:rPr>
        <w:t>CustomerType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017891" w:rsidRDefault="00017891" w:rsidP="00017891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r w:rsidRPr="00F62AB4">
        <w:rPr>
          <w:rFonts w:asciiTheme="minorHAnsi" w:hAnsiTheme="minorHAnsi" w:cstheme="minorHAnsi"/>
          <w:sz w:val="22"/>
          <w:szCs w:val="22"/>
        </w:rPr>
        <w:t>CustomerCategory</w:t>
      </w:r>
      <w:r w:rsidRPr="0076201A">
        <w:rPr>
          <w:rFonts w:asciiTheme="minorHAnsi" w:hAnsiTheme="minorHAnsi" w:cstheme="minorHAnsi"/>
          <w:sz w:val="22"/>
          <w:szCs w:val="22"/>
        </w:rPr>
        <w:t>&gt;</w:t>
      </w:r>
      <w:r>
        <w:rPr>
          <w:rFonts w:asciiTheme="minorHAnsi" w:hAnsiTheme="minorHAnsi" w:cstheme="minorHAnsi"/>
          <w:sz w:val="22"/>
          <w:szCs w:val="22"/>
        </w:rPr>
        <w:t>Test</w:t>
      </w:r>
      <w:r w:rsidRPr="00FB663F" w:rsidDel="0088597A">
        <w:rPr>
          <w:rFonts w:asciiTheme="minorHAnsi" w:hAnsiTheme="minorHAnsi" w:cstheme="minorHAnsi"/>
          <w:sz w:val="22"/>
          <w:szCs w:val="22"/>
        </w:rPr>
        <w:t xml:space="preserve"> </w:t>
      </w:r>
      <w:r w:rsidRPr="0076201A">
        <w:rPr>
          <w:rFonts w:asciiTheme="minorHAnsi" w:hAnsiTheme="minorHAnsi" w:cstheme="minorHAnsi"/>
          <w:sz w:val="22"/>
          <w:szCs w:val="22"/>
        </w:rPr>
        <w:t>&lt;/</w:t>
      </w:r>
      <w:r w:rsidRPr="00F62AB4">
        <w:rPr>
          <w:rFonts w:asciiTheme="minorHAnsi" w:hAnsiTheme="minorHAnsi" w:cstheme="minorHAnsi"/>
          <w:sz w:val="22"/>
          <w:szCs w:val="22"/>
        </w:rPr>
        <w:t>CustomerCategory</w:t>
      </w:r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017891" w:rsidRPr="0076201A" w:rsidRDefault="00017891" w:rsidP="00017891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</w:t>
      </w:r>
      <w:r w:rsidR="00AE3285">
        <w:rPr>
          <w:rFonts w:asciiTheme="minorHAnsi" w:hAnsiTheme="minorHAnsi" w:cstheme="minorHAnsi"/>
          <w:sz w:val="22"/>
          <w:szCs w:val="22"/>
        </w:rPr>
        <w:t>I</w:t>
      </w:r>
      <w:r w:rsidRPr="00F62AB4">
        <w:rPr>
          <w:rFonts w:asciiTheme="minorHAnsi" w:hAnsiTheme="minorHAnsi" w:cstheme="minorHAnsi"/>
          <w:sz w:val="22"/>
          <w:szCs w:val="22"/>
        </w:rPr>
        <w:t>sPoliticallyExposed&gt;N</w:t>
      </w:r>
      <w:r w:rsidR="00AE3285">
        <w:rPr>
          <w:rFonts w:asciiTheme="minorHAnsi" w:hAnsiTheme="minorHAnsi" w:cstheme="minorHAnsi"/>
          <w:sz w:val="22"/>
          <w:szCs w:val="22"/>
        </w:rPr>
        <w:t>&lt;/I</w:t>
      </w:r>
      <w:r w:rsidRPr="00F62AB4">
        <w:rPr>
          <w:rFonts w:asciiTheme="minorHAnsi" w:hAnsiTheme="minorHAnsi" w:cstheme="minorHAnsi"/>
          <w:sz w:val="22"/>
          <w:szCs w:val="22"/>
        </w:rPr>
        <w:t>sPoliticallyExposed&gt;</w:t>
      </w:r>
    </w:p>
    <w:p w:rsidR="00A90E33" w:rsidRPr="0076201A" w:rsidRDefault="00017891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r w:rsidRPr="00F62AB4">
        <w:rPr>
          <w:rFonts w:asciiTheme="minorHAnsi" w:hAnsiTheme="minorHAnsi" w:cstheme="minorHAnsi"/>
          <w:sz w:val="22"/>
          <w:szCs w:val="22"/>
        </w:rPr>
        <w:t>Customer</w:t>
      </w:r>
      <w:r>
        <w:rPr>
          <w:rFonts w:asciiTheme="minorHAnsi" w:hAnsiTheme="minorHAnsi" w:cstheme="minorHAnsi"/>
          <w:sz w:val="22"/>
          <w:szCs w:val="22"/>
        </w:rPr>
        <w:t>Name</w:t>
      </w:r>
      <w:r w:rsidRPr="0076201A">
        <w:rPr>
          <w:rFonts w:asciiTheme="minorHAnsi" w:hAnsiTheme="minorHAnsi" w:cstheme="minorHAnsi"/>
          <w:sz w:val="22"/>
          <w:szCs w:val="22"/>
        </w:rPr>
        <w:t>&gt;</w:t>
      </w:r>
      <w:r>
        <w:rPr>
          <w:rFonts w:asciiTheme="minorHAnsi" w:hAnsiTheme="minorHAnsi" w:cstheme="minorHAnsi"/>
          <w:sz w:val="22"/>
          <w:szCs w:val="22"/>
        </w:rPr>
        <w:t>Abc123</w:t>
      </w:r>
      <w:r w:rsidRPr="0076201A">
        <w:rPr>
          <w:rFonts w:asciiTheme="minorHAnsi" w:hAnsiTheme="minorHAnsi" w:cstheme="minorHAnsi"/>
          <w:sz w:val="22"/>
          <w:szCs w:val="22"/>
        </w:rPr>
        <w:t>&lt;/</w:t>
      </w:r>
      <w:r w:rsidRPr="00017891">
        <w:rPr>
          <w:rFonts w:asciiTheme="minorHAnsi" w:hAnsiTheme="minorHAnsi" w:cstheme="minorHAnsi"/>
          <w:sz w:val="22"/>
          <w:szCs w:val="22"/>
        </w:rPr>
        <w:t xml:space="preserve"> </w:t>
      </w:r>
      <w:r w:rsidRPr="00F62AB4">
        <w:rPr>
          <w:rFonts w:asciiTheme="minorHAnsi" w:hAnsiTheme="minorHAnsi" w:cstheme="minorHAnsi"/>
          <w:sz w:val="22"/>
          <w:szCs w:val="22"/>
        </w:rPr>
        <w:t>Customer</w:t>
      </w:r>
      <w:r>
        <w:rPr>
          <w:rFonts w:asciiTheme="minorHAnsi" w:hAnsiTheme="minorHAnsi" w:cstheme="minorHAnsi"/>
          <w:sz w:val="22"/>
          <w:szCs w:val="22"/>
        </w:rPr>
        <w:t>Name</w:t>
      </w:r>
      <w:r w:rsidRPr="0076201A">
        <w:rPr>
          <w:rFonts w:asciiTheme="minorHAnsi" w:hAnsiTheme="minorHAnsi" w:cstheme="minorHAnsi"/>
          <w:sz w:val="22"/>
          <w:szCs w:val="22"/>
        </w:rPr>
        <w:t xml:space="preserve"> &gt; </w:t>
      </w:r>
      <w:r w:rsidR="00A90E33" w:rsidRPr="0076201A">
        <w:rPr>
          <w:rFonts w:asciiTheme="minorHAnsi" w:hAnsiTheme="minorHAnsi" w:cstheme="minorHAnsi"/>
          <w:sz w:val="22"/>
          <w:szCs w:val="22"/>
        </w:rPr>
        <w:t xml:space="preserve"> </w:t>
      </w:r>
    </w:p>
    <w:p w:rsidR="00017891" w:rsidRDefault="00017891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r>
        <w:rPr>
          <w:rFonts w:asciiTheme="minorHAnsi" w:hAnsiTheme="minorHAnsi" w:cstheme="minorHAnsi"/>
          <w:sz w:val="22"/>
          <w:szCs w:val="22"/>
        </w:rPr>
        <w:t>DSAId</w:t>
      </w:r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Abc123</w:t>
      </w:r>
      <w:r w:rsidRPr="0076201A">
        <w:rPr>
          <w:rFonts w:asciiTheme="minorHAnsi" w:hAnsiTheme="minorHAnsi" w:cstheme="minorHAnsi"/>
          <w:sz w:val="22"/>
          <w:szCs w:val="22"/>
        </w:rPr>
        <w:t>&lt;/</w:t>
      </w:r>
      <w:r>
        <w:rPr>
          <w:rFonts w:asciiTheme="minorHAnsi" w:hAnsiTheme="minorHAnsi" w:cstheme="minorHAnsi"/>
          <w:sz w:val="22"/>
          <w:szCs w:val="22"/>
        </w:rPr>
        <w:t>DSAId</w:t>
      </w:r>
      <w:r w:rsidRPr="0076201A">
        <w:rPr>
          <w:rFonts w:asciiTheme="minorHAnsi" w:hAnsiTheme="minorHAnsi" w:cstheme="minorHAnsi"/>
          <w:sz w:val="22"/>
          <w:szCs w:val="22"/>
        </w:rPr>
        <w:t>&gt;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="00017891" w:rsidRPr="00F62AB4">
        <w:rPr>
          <w:rFonts w:asciiTheme="minorHAnsi" w:hAnsiTheme="minorHAnsi" w:cstheme="minorHAnsi"/>
          <w:sz w:val="22"/>
          <w:szCs w:val="22"/>
        </w:rPr>
        <w:t>RM</w:t>
      </w:r>
      <w:r w:rsidR="00017891">
        <w:rPr>
          <w:rFonts w:asciiTheme="minorHAnsi" w:hAnsiTheme="minorHAnsi" w:cstheme="minorHAnsi"/>
          <w:sz w:val="22"/>
          <w:szCs w:val="22"/>
        </w:rPr>
        <w:t>Code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>&gt; John</w:t>
      </w:r>
      <w:r w:rsidR="00017891">
        <w:rPr>
          <w:rFonts w:asciiTheme="minorHAnsi" w:hAnsiTheme="minorHAnsi" w:cstheme="minorHAnsi"/>
          <w:sz w:val="22"/>
          <w:szCs w:val="22"/>
        </w:rPr>
        <w:t>123</w:t>
      </w:r>
      <w:r w:rsidRPr="0076201A">
        <w:rPr>
          <w:rFonts w:asciiTheme="minorHAnsi" w:hAnsiTheme="minorHAnsi" w:cstheme="minorHAnsi"/>
          <w:sz w:val="22"/>
          <w:szCs w:val="22"/>
        </w:rPr>
        <w:t>&lt;/</w:t>
      </w:r>
      <w:r w:rsidR="00017891" w:rsidRPr="000178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17891" w:rsidRPr="00F62AB4">
        <w:rPr>
          <w:rFonts w:asciiTheme="minorHAnsi" w:hAnsiTheme="minorHAnsi" w:cstheme="minorHAnsi"/>
          <w:sz w:val="22"/>
          <w:szCs w:val="22"/>
        </w:rPr>
        <w:t>RM</w:t>
      </w:r>
      <w:r w:rsidR="00017891">
        <w:rPr>
          <w:rFonts w:asciiTheme="minorHAnsi" w:hAnsiTheme="minorHAnsi" w:cstheme="minorHAnsi"/>
          <w:sz w:val="22"/>
          <w:szCs w:val="22"/>
        </w:rPr>
        <w:t>Code</w:t>
      </w:r>
      <w:proofErr w:type="spellEnd"/>
      <w:r w:rsidR="00017891" w:rsidRPr="00F62AB4" w:rsidDel="00017891">
        <w:rPr>
          <w:rFonts w:asciiTheme="minorHAnsi" w:hAnsiTheme="minorHAnsi" w:cstheme="minorHAnsi"/>
          <w:sz w:val="22"/>
          <w:szCs w:val="22"/>
        </w:rPr>
        <w:t xml:space="preserve"> </w:t>
      </w:r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76201A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r w:rsidR="0099602D" w:rsidRPr="00F62AB4">
        <w:rPr>
          <w:rFonts w:asciiTheme="minorHAnsi" w:hAnsiTheme="minorHAnsi" w:cstheme="minorHAnsi"/>
          <w:sz w:val="22"/>
          <w:szCs w:val="22"/>
        </w:rPr>
        <w:t>EmploymentType</w:t>
      </w:r>
      <w:r w:rsidRPr="0076201A">
        <w:rPr>
          <w:rFonts w:asciiTheme="minorHAnsi" w:hAnsiTheme="minorHAnsi" w:cstheme="minorHAnsi"/>
          <w:sz w:val="22"/>
          <w:szCs w:val="22"/>
        </w:rPr>
        <w:t>&gt;</w:t>
      </w:r>
      <w:r w:rsidR="0099602D">
        <w:rPr>
          <w:rFonts w:asciiTheme="minorHAnsi" w:hAnsiTheme="minorHAnsi" w:cstheme="minorHAnsi"/>
          <w:sz w:val="22"/>
          <w:szCs w:val="22"/>
        </w:rPr>
        <w:t>Salaried</w:t>
      </w:r>
      <w:r w:rsidRPr="0076201A">
        <w:rPr>
          <w:rFonts w:asciiTheme="minorHAnsi" w:hAnsiTheme="minorHAnsi" w:cstheme="minorHAnsi"/>
          <w:sz w:val="22"/>
          <w:szCs w:val="22"/>
        </w:rPr>
        <w:t>&lt;/</w:t>
      </w:r>
      <w:r w:rsidR="0099602D" w:rsidRPr="00F62AB4">
        <w:rPr>
          <w:rFonts w:asciiTheme="minorHAnsi" w:hAnsiTheme="minorHAnsi" w:cstheme="minorHAnsi"/>
          <w:sz w:val="22"/>
          <w:szCs w:val="22"/>
        </w:rPr>
        <w:t>EmploymentType</w:t>
      </w:r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99602D" w:rsidRPr="0076201A" w:rsidRDefault="0099602D" w:rsidP="0099602D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r w:rsidRPr="00F62AB4">
        <w:rPr>
          <w:rFonts w:asciiTheme="minorHAnsi" w:hAnsiTheme="minorHAnsi" w:cstheme="minorHAnsi"/>
          <w:sz w:val="22"/>
          <w:szCs w:val="22"/>
        </w:rPr>
        <w:t>Segment</w:t>
      </w:r>
      <w:r w:rsidRPr="0076201A">
        <w:rPr>
          <w:rFonts w:asciiTheme="minorHAnsi" w:hAnsiTheme="minorHAnsi" w:cstheme="minorHAnsi"/>
          <w:sz w:val="22"/>
          <w:szCs w:val="22"/>
        </w:rPr>
        <w:t>&gt;</w:t>
      </w:r>
      <w:r>
        <w:rPr>
          <w:rFonts w:asciiTheme="minorHAnsi" w:hAnsiTheme="minorHAnsi" w:cstheme="minorHAnsi"/>
          <w:sz w:val="22"/>
          <w:szCs w:val="22"/>
        </w:rPr>
        <w:t>MT001</w:t>
      </w:r>
      <w:r w:rsidRPr="0076201A">
        <w:rPr>
          <w:rFonts w:asciiTheme="minorHAnsi" w:hAnsiTheme="minorHAnsi" w:cstheme="minorHAnsi"/>
          <w:sz w:val="22"/>
          <w:szCs w:val="22"/>
        </w:rPr>
        <w:t>&lt;/</w:t>
      </w:r>
      <w:r w:rsidRPr="00F62AB4">
        <w:rPr>
          <w:rFonts w:asciiTheme="minorHAnsi" w:hAnsiTheme="minorHAnsi" w:cstheme="minorHAnsi"/>
          <w:sz w:val="22"/>
          <w:szCs w:val="22"/>
        </w:rPr>
        <w:t>Segment</w:t>
      </w:r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="0099602D" w:rsidRPr="00F62AB4">
        <w:rPr>
          <w:rFonts w:asciiTheme="minorHAnsi" w:hAnsiTheme="minorHAnsi" w:cstheme="minorHAnsi"/>
          <w:sz w:val="22"/>
          <w:szCs w:val="22"/>
        </w:rPr>
        <w:t>SubSegment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>&gt;</w:t>
      </w:r>
      <w:r w:rsidR="0099602D">
        <w:rPr>
          <w:rFonts w:asciiTheme="minorHAnsi" w:hAnsiTheme="minorHAnsi" w:cstheme="minorHAnsi"/>
          <w:sz w:val="22"/>
          <w:szCs w:val="22"/>
        </w:rPr>
        <w:t>ECNT1</w:t>
      </w:r>
      <w:r w:rsidRPr="0076201A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="0099602D" w:rsidRPr="00F62AB4">
        <w:rPr>
          <w:rFonts w:asciiTheme="minorHAnsi" w:hAnsiTheme="minorHAnsi" w:cstheme="minorHAnsi"/>
          <w:sz w:val="22"/>
          <w:szCs w:val="22"/>
        </w:rPr>
        <w:t>SubSegment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3E3B6B" w:rsidRPr="0076201A" w:rsidRDefault="003E3B6B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&lt;Demographics&gt;</w:t>
      </w:r>
    </w:p>
    <w:p w:rsidR="00A90E33" w:rsidRDefault="003E3B6B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ab/>
      </w:r>
      <w:r w:rsidR="00A90E33" w:rsidRPr="0076201A">
        <w:rPr>
          <w:rFonts w:asciiTheme="minorHAnsi" w:hAnsiTheme="minorHAnsi" w:cstheme="minorHAnsi"/>
          <w:sz w:val="22"/>
          <w:szCs w:val="22"/>
        </w:rPr>
        <w:t>&lt;</w:t>
      </w:r>
      <w:r w:rsidR="0099602D" w:rsidRPr="00F62AB4">
        <w:rPr>
          <w:rFonts w:asciiTheme="minorHAnsi" w:hAnsiTheme="minorHAnsi" w:cstheme="minorHAnsi"/>
          <w:sz w:val="22"/>
          <w:szCs w:val="22"/>
        </w:rPr>
        <w:t>Demographic</w:t>
      </w:r>
      <w:r w:rsidR="00A90E33" w:rsidRPr="0076201A">
        <w:rPr>
          <w:rFonts w:asciiTheme="minorHAnsi" w:hAnsiTheme="minorHAnsi" w:cstheme="minorHAnsi"/>
          <w:sz w:val="22"/>
          <w:szCs w:val="22"/>
        </w:rPr>
        <w:t>&gt;</w:t>
      </w:r>
      <w:r w:rsidRPr="0076201A">
        <w:rPr>
          <w:rFonts w:asciiTheme="minorHAnsi" w:hAnsiTheme="minorHAnsi" w:cstheme="minorHAnsi"/>
          <w:sz w:val="22"/>
          <w:szCs w:val="22"/>
        </w:rPr>
        <w:t xml:space="preserve"> </w:t>
      </w:r>
      <w:r w:rsidR="00A90E33" w:rsidRPr="0076201A">
        <w:rPr>
          <w:rFonts w:asciiTheme="minorHAnsi" w:hAnsiTheme="minorHAnsi" w:cstheme="minorHAnsi"/>
          <w:sz w:val="22"/>
          <w:szCs w:val="22"/>
        </w:rPr>
        <w:t>&lt;/</w:t>
      </w:r>
      <w:r w:rsidR="0099602D" w:rsidRPr="00F62AB4">
        <w:rPr>
          <w:rFonts w:asciiTheme="minorHAnsi" w:hAnsiTheme="minorHAnsi" w:cstheme="minorHAnsi"/>
          <w:sz w:val="22"/>
          <w:szCs w:val="22"/>
        </w:rPr>
        <w:t>Demographic</w:t>
      </w:r>
      <w:r w:rsidR="00A90E33"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99602D" w:rsidRDefault="003E3B6B" w:rsidP="0099602D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99602D" w:rsidRPr="0076201A">
        <w:rPr>
          <w:rFonts w:asciiTheme="minorHAnsi" w:hAnsiTheme="minorHAnsi" w:cstheme="minorHAnsi"/>
          <w:sz w:val="22"/>
          <w:szCs w:val="22"/>
        </w:rPr>
        <w:t>&lt;</w:t>
      </w:r>
      <w:r w:rsidR="0099602D" w:rsidRPr="00F62AB4">
        <w:rPr>
          <w:rFonts w:asciiTheme="minorHAnsi" w:hAnsiTheme="minorHAnsi" w:cstheme="minorHAnsi"/>
          <w:sz w:val="22"/>
          <w:szCs w:val="22"/>
        </w:rPr>
        <w:t>Demographic</w:t>
      </w:r>
      <w:r w:rsidR="0099602D" w:rsidRPr="0076201A">
        <w:rPr>
          <w:rFonts w:asciiTheme="minorHAnsi" w:hAnsiTheme="minorHAnsi" w:cstheme="minorHAnsi"/>
          <w:sz w:val="22"/>
          <w:szCs w:val="22"/>
        </w:rPr>
        <w:t>&gt;</w:t>
      </w:r>
      <w:r w:rsidRPr="0076201A">
        <w:rPr>
          <w:rFonts w:asciiTheme="minorHAnsi" w:hAnsiTheme="minorHAnsi" w:cstheme="minorHAnsi"/>
          <w:sz w:val="22"/>
          <w:szCs w:val="22"/>
        </w:rPr>
        <w:t xml:space="preserve"> </w:t>
      </w:r>
      <w:r w:rsidR="0099602D" w:rsidRPr="0076201A">
        <w:rPr>
          <w:rFonts w:asciiTheme="minorHAnsi" w:hAnsiTheme="minorHAnsi" w:cstheme="minorHAnsi"/>
          <w:sz w:val="22"/>
          <w:szCs w:val="22"/>
        </w:rPr>
        <w:t>&lt;/</w:t>
      </w:r>
      <w:r w:rsidR="0099602D" w:rsidRPr="00F62AB4">
        <w:rPr>
          <w:rFonts w:asciiTheme="minorHAnsi" w:hAnsiTheme="minorHAnsi" w:cstheme="minorHAnsi"/>
          <w:sz w:val="22"/>
          <w:szCs w:val="22"/>
        </w:rPr>
        <w:t>Demographic</w:t>
      </w:r>
      <w:r w:rsidR="0099602D"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3E3B6B" w:rsidRDefault="003E3B6B" w:rsidP="0099602D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&lt;/Demographics&gt;</w:t>
      </w:r>
    </w:p>
    <w:p w:rsidR="003E3B6B" w:rsidRDefault="003E3B6B" w:rsidP="0099602D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&lt;Nationalities&gt;</w:t>
      </w:r>
    </w:p>
    <w:p w:rsidR="0099602D" w:rsidRPr="00F62AB4" w:rsidRDefault="003E3B6B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99602D">
        <w:rPr>
          <w:rFonts w:asciiTheme="minorHAnsi" w:hAnsiTheme="minorHAnsi" w:cstheme="minorHAnsi"/>
          <w:sz w:val="22"/>
          <w:szCs w:val="22"/>
        </w:rPr>
        <w:t>&lt;</w:t>
      </w:r>
      <w:r w:rsidR="0099602D" w:rsidRPr="00F62AB4">
        <w:rPr>
          <w:rFonts w:asciiTheme="minorHAnsi" w:hAnsiTheme="minorHAnsi" w:cstheme="minorHAnsi"/>
          <w:sz w:val="22"/>
          <w:szCs w:val="22"/>
        </w:rPr>
        <w:t>Nationality&gt;</w:t>
      </w:r>
      <w:r w:rsidRPr="00F62AB4">
        <w:rPr>
          <w:rFonts w:asciiTheme="minorHAnsi" w:hAnsiTheme="minorHAnsi" w:cstheme="minorHAnsi"/>
          <w:sz w:val="22"/>
          <w:szCs w:val="22"/>
        </w:rPr>
        <w:t xml:space="preserve"> </w:t>
      </w:r>
      <w:r w:rsidR="0099602D" w:rsidRPr="00F62AB4">
        <w:rPr>
          <w:rFonts w:asciiTheme="minorHAnsi" w:hAnsiTheme="minorHAnsi" w:cstheme="minorHAnsi"/>
          <w:sz w:val="22"/>
          <w:szCs w:val="22"/>
        </w:rPr>
        <w:t>&lt;/Nationality&gt;</w:t>
      </w:r>
    </w:p>
    <w:p w:rsidR="0099602D" w:rsidRDefault="003E3B6B" w:rsidP="0099602D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99602D">
        <w:rPr>
          <w:rFonts w:asciiTheme="minorHAnsi" w:hAnsiTheme="minorHAnsi" w:cstheme="minorHAnsi"/>
          <w:sz w:val="22"/>
          <w:szCs w:val="22"/>
        </w:rPr>
        <w:t>&lt;</w:t>
      </w:r>
      <w:r w:rsidR="0099602D" w:rsidRPr="00F62AB4">
        <w:rPr>
          <w:rFonts w:asciiTheme="minorHAnsi" w:hAnsiTheme="minorHAnsi" w:cstheme="minorHAnsi"/>
          <w:sz w:val="22"/>
          <w:szCs w:val="22"/>
        </w:rPr>
        <w:t>Nationality&gt;</w:t>
      </w:r>
      <w:r w:rsidRPr="00F62AB4">
        <w:rPr>
          <w:rFonts w:asciiTheme="minorHAnsi" w:hAnsiTheme="minorHAnsi" w:cstheme="minorHAnsi"/>
          <w:sz w:val="22"/>
          <w:szCs w:val="22"/>
        </w:rPr>
        <w:t xml:space="preserve"> </w:t>
      </w:r>
      <w:r w:rsidR="0099602D" w:rsidRPr="00F62AB4">
        <w:rPr>
          <w:rFonts w:asciiTheme="minorHAnsi" w:hAnsiTheme="minorHAnsi" w:cstheme="minorHAnsi"/>
          <w:sz w:val="22"/>
          <w:szCs w:val="22"/>
        </w:rPr>
        <w:t>&lt;/Nationality&gt;</w:t>
      </w:r>
    </w:p>
    <w:p w:rsidR="003E3B6B" w:rsidRDefault="003E3B6B" w:rsidP="0099602D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&lt;/Nationalities&gt;</w:t>
      </w:r>
    </w:p>
    <w:p w:rsidR="003E3B6B" w:rsidRDefault="003E3B6B" w:rsidP="0099602D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&lt;Industries&gt;</w:t>
      </w:r>
    </w:p>
    <w:p w:rsidR="0099602D" w:rsidRDefault="003E3B6B" w:rsidP="0099602D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99602D" w:rsidRPr="0076201A">
        <w:rPr>
          <w:rFonts w:asciiTheme="minorHAnsi" w:hAnsiTheme="minorHAnsi" w:cstheme="minorHAnsi"/>
          <w:sz w:val="22"/>
          <w:szCs w:val="22"/>
        </w:rPr>
        <w:t>&lt;</w:t>
      </w:r>
      <w:r w:rsidR="0099602D" w:rsidRPr="00F62AB4">
        <w:rPr>
          <w:rFonts w:asciiTheme="minorHAnsi" w:hAnsiTheme="minorHAnsi" w:cstheme="minorHAnsi"/>
          <w:sz w:val="22"/>
          <w:szCs w:val="22"/>
        </w:rPr>
        <w:t>Industry</w:t>
      </w:r>
      <w:r w:rsidR="0099602D" w:rsidRPr="0076201A">
        <w:rPr>
          <w:rFonts w:asciiTheme="minorHAnsi" w:hAnsiTheme="minorHAnsi" w:cstheme="minorHAnsi"/>
          <w:sz w:val="22"/>
          <w:szCs w:val="22"/>
        </w:rPr>
        <w:t>&gt;</w:t>
      </w:r>
      <w:r w:rsidR="0099602D" w:rsidRPr="0099602D">
        <w:rPr>
          <w:rFonts w:asciiTheme="minorHAnsi" w:hAnsiTheme="minorHAnsi" w:cstheme="minorHAnsi"/>
          <w:sz w:val="22"/>
          <w:szCs w:val="22"/>
        </w:rPr>
        <w:t xml:space="preserve"> </w:t>
      </w:r>
      <w:r w:rsidR="0099602D">
        <w:rPr>
          <w:rFonts w:asciiTheme="minorHAnsi" w:hAnsiTheme="minorHAnsi" w:cstheme="minorHAnsi"/>
          <w:sz w:val="22"/>
          <w:szCs w:val="22"/>
        </w:rPr>
        <w:t>Test</w:t>
      </w:r>
      <w:r w:rsidR="0099602D" w:rsidRPr="00FB663F" w:rsidDel="0088597A">
        <w:rPr>
          <w:rFonts w:asciiTheme="minorHAnsi" w:hAnsiTheme="minorHAnsi" w:cstheme="minorHAnsi"/>
          <w:sz w:val="22"/>
          <w:szCs w:val="22"/>
        </w:rPr>
        <w:t xml:space="preserve"> </w:t>
      </w:r>
      <w:r w:rsidR="0099602D" w:rsidRPr="0076201A">
        <w:rPr>
          <w:rFonts w:asciiTheme="minorHAnsi" w:hAnsiTheme="minorHAnsi" w:cstheme="minorHAnsi"/>
          <w:sz w:val="22"/>
          <w:szCs w:val="22"/>
        </w:rPr>
        <w:t>&lt;/</w:t>
      </w:r>
      <w:r w:rsidR="0099602D" w:rsidRPr="00F62AB4">
        <w:rPr>
          <w:rFonts w:asciiTheme="minorHAnsi" w:hAnsiTheme="minorHAnsi" w:cstheme="minorHAnsi"/>
          <w:sz w:val="22"/>
          <w:szCs w:val="22"/>
        </w:rPr>
        <w:t>Industry</w:t>
      </w:r>
      <w:r w:rsidR="0099602D"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1D5DCE" w:rsidRDefault="003E3B6B" w:rsidP="001D5D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1D5DCE" w:rsidRPr="0076201A">
        <w:rPr>
          <w:rFonts w:asciiTheme="minorHAnsi" w:hAnsiTheme="minorHAnsi" w:cstheme="minorHAnsi"/>
          <w:sz w:val="22"/>
          <w:szCs w:val="22"/>
        </w:rPr>
        <w:t>&lt;</w:t>
      </w:r>
      <w:r w:rsidR="001D5DCE" w:rsidRPr="00F62AB4">
        <w:rPr>
          <w:rFonts w:asciiTheme="minorHAnsi" w:hAnsiTheme="minorHAnsi" w:cstheme="minorHAnsi"/>
          <w:sz w:val="22"/>
          <w:szCs w:val="22"/>
        </w:rPr>
        <w:t>Industry</w:t>
      </w:r>
      <w:r w:rsidR="001D5DCE" w:rsidRPr="0076201A">
        <w:rPr>
          <w:rFonts w:asciiTheme="minorHAnsi" w:hAnsiTheme="minorHAnsi" w:cstheme="minorHAnsi"/>
          <w:sz w:val="22"/>
          <w:szCs w:val="22"/>
        </w:rPr>
        <w:t>&gt;</w:t>
      </w:r>
      <w:r w:rsidR="001D5DCE" w:rsidRPr="0099602D">
        <w:rPr>
          <w:rFonts w:asciiTheme="minorHAnsi" w:hAnsiTheme="minorHAnsi" w:cstheme="minorHAnsi"/>
          <w:sz w:val="22"/>
          <w:szCs w:val="22"/>
        </w:rPr>
        <w:t xml:space="preserve"> </w:t>
      </w:r>
      <w:r w:rsidR="001D5DCE">
        <w:rPr>
          <w:rFonts w:asciiTheme="minorHAnsi" w:hAnsiTheme="minorHAnsi" w:cstheme="minorHAnsi"/>
          <w:sz w:val="22"/>
          <w:szCs w:val="22"/>
        </w:rPr>
        <w:t>Test</w:t>
      </w:r>
      <w:r w:rsidR="001D5DCE" w:rsidRPr="00FB663F" w:rsidDel="0088597A">
        <w:rPr>
          <w:rFonts w:asciiTheme="minorHAnsi" w:hAnsiTheme="minorHAnsi" w:cstheme="minorHAnsi"/>
          <w:sz w:val="22"/>
          <w:szCs w:val="22"/>
        </w:rPr>
        <w:t xml:space="preserve"> </w:t>
      </w:r>
      <w:r w:rsidR="001D5DCE" w:rsidRPr="0076201A">
        <w:rPr>
          <w:rFonts w:asciiTheme="minorHAnsi" w:hAnsiTheme="minorHAnsi" w:cstheme="minorHAnsi"/>
          <w:sz w:val="22"/>
          <w:szCs w:val="22"/>
        </w:rPr>
        <w:t>&lt;/</w:t>
      </w:r>
      <w:r w:rsidR="001D5DCE" w:rsidRPr="00F62AB4">
        <w:rPr>
          <w:rFonts w:asciiTheme="minorHAnsi" w:hAnsiTheme="minorHAnsi" w:cstheme="minorHAnsi"/>
          <w:sz w:val="22"/>
          <w:szCs w:val="22"/>
        </w:rPr>
        <w:t>Industry</w:t>
      </w:r>
      <w:r w:rsidR="001D5DCE"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3E3B6B" w:rsidRDefault="003E3B6B" w:rsidP="001D5D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&lt;/Industries&gt;</w:t>
      </w:r>
    </w:p>
    <w:p w:rsidR="0099602D" w:rsidRDefault="0099602D" w:rsidP="0099602D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F62AB4">
        <w:rPr>
          <w:rFonts w:asciiTheme="minorHAnsi" w:hAnsiTheme="minorHAnsi" w:cstheme="minorHAnsi"/>
          <w:sz w:val="22"/>
          <w:szCs w:val="22"/>
        </w:rPr>
        <w:t>Product</w:t>
      </w:r>
      <w:r w:rsidR="00017891">
        <w:rPr>
          <w:rFonts w:asciiTheme="minorHAnsi" w:hAnsiTheme="minorHAnsi" w:cstheme="minorHAnsi"/>
          <w:sz w:val="22"/>
          <w:szCs w:val="22"/>
        </w:rPr>
        <w:t>s</w:t>
      </w:r>
      <w:r w:rsidRPr="00F62AB4">
        <w:rPr>
          <w:rFonts w:asciiTheme="minorHAnsi" w:hAnsiTheme="minorHAnsi" w:cstheme="minorHAnsi"/>
          <w:sz w:val="22"/>
          <w:szCs w:val="22"/>
        </w:rPr>
        <w:t>Info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>&gt;</w:t>
      </w:r>
      <w:r w:rsidRPr="0099602D">
        <w:rPr>
          <w:rFonts w:asciiTheme="minorHAnsi" w:hAnsiTheme="minorHAnsi" w:cstheme="minorHAnsi"/>
          <w:sz w:val="22"/>
          <w:szCs w:val="22"/>
        </w:rPr>
        <w:t xml:space="preserve"> </w:t>
      </w:r>
    </w:p>
    <w:p w:rsidR="0099602D" w:rsidRDefault="0099602D" w:rsidP="0099602D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&lt;Product&gt;SBA&lt;/Product&gt;</w:t>
      </w:r>
    </w:p>
    <w:p w:rsidR="0099602D" w:rsidRDefault="0099602D" w:rsidP="0099602D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&lt;Currency&gt;AED&lt;/Currency&gt;</w:t>
      </w:r>
    </w:p>
    <w:p w:rsidR="0099602D" w:rsidRPr="00F62AB4" w:rsidRDefault="0099602D" w:rsidP="0099602D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</w:t>
      </w:r>
      <w:r w:rsidRPr="00F62AB4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F62AB4">
        <w:rPr>
          <w:rFonts w:asciiTheme="minorHAnsi" w:hAnsiTheme="minorHAnsi" w:cstheme="minorHAnsi"/>
          <w:sz w:val="22"/>
          <w:szCs w:val="22"/>
        </w:rPr>
        <w:t>Product</w:t>
      </w:r>
      <w:r w:rsidR="00017891">
        <w:rPr>
          <w:rFonts w:asciiTheme="minorHAnsi" w:hAnsiTheme="minorHAnsi" w:cstheme="minorHAnsi"/>
          <w:sz w:val="22"/>
          <w:szCs w:val="22"/>
        </w:rPr>
        <w:t>s</w:t>
      </w:r>
      <w:r w:rsidRPr="00F62AB4">
        <w:rPr>
          <w:rFonts w:asciiTheme="minorHAnsi" w:hAnsiTheme="minorHAnsi" w:cstheme="minorHAnsi"/>
          <w:sz w:val="22"/>
          <w:szCs w:val="22"/>
        </w:rPr>
        <w:t>Info</w:t>
      </w:r>
      <w:proofErr w:type="spellEnd"/>
      <w:r w:rsidRPr="00F62AB4">
        <w:rPr>
          <w:rFonts w:asciiTheme="minorHAnsi" w:hAnsiTheme="minorHAnsi" w:cstheme="minorHAnsi"/>
          <w:sz w:val="22"/>
          <w:szCs w:val="22"/>
        </w:rPr>
        <w:t>&gt;</w:t>
      </w:r>
    </w:p>
    <w:p w:rsidR="001D5DCE" w:rsidRDefault="001D5DCE" w:rsidP="001D5D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F62AB4">
        <w:rPr>
          <w:rFonts w:asciiTheme="minorHAnsi" w:hAnsiTheme="minorHAnsi" w:cstheme="minorHAnsi"/>
          <w:sz w:val="22"/>
          <w:szCs w:val="22"/>
        </w:rPr>
        <w:t>Product</w:t>
      </w:r>
      <w:r w:rsidR="00017891">
        <w:rPr>
          <w:rFonts w:asciiTheme="minorHAnsi" w:hAnsiTheme="minorHAnsi" w:cstheme="minorHAnsi"/>
          <w:sz w:val="22"/>
          <w:szCs w:val="22"/>
        </w:rPr>
        <w:t>s</w:t>
      </w:r>
      <w:r w:rsidRPr="00F62AB4">
        <w:rPr>
          <w:rFonts w:asciiTheme="minorHAnsi" w:hAnsiTheme="minorHAnsi" w:cstheme="minorHAnsi"/>
          <w:sz w:val="22"/>
          <w:szCs w:val="22"/>
        </w:rPr>
        <w:t>Info</w:t>
      </w:r>
      <w:proofErr w:type="spellEnd"/>
      <w:r w:rsidRPr="0076201A">
        <w:rPr>
          <w:rFonts w:asciiTheme="minorHAnsi" w:hAnsiTheme="minorHAnsi" w:cstheme="minorHAnsi"/>
          <w:sz w:val="22"/>
          <w:szCs w:val="22"/>
        </w:rPr>
        <w:t>&gt;</w:t>
      </w:r>
      <w:r w:rsidRPr="0099602D">
        <w:rPr>
          <w:rFonts w:asciiTheme="minorHAnsi" w:hAnsiTheme="minorHAnsi" w:cstheme="minorHAnsi"/>
          <w:sz w:val="22"/>
          <w:szCs w:val="22"/>
        </w:rPr>
        <w:t xml:space="preserve"> </w:t>
      </w:r>
    </w:p>
    <w:p w:rsidR="001D5DCE" w:rsidRDefault="001D5DCE" w:rsidP="001D5D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&lt;Product&gt;SBA&lt;/Product&gt;</w:t>
      </w:r>
    </w:p>
    <w:p w:rsidR="001D5DCE" w:rsidRDefault="001D5DCE" w:rsidP="001D5D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&lt;Currency&gt;AED&lt;/Currency&gt;</w:t>
      </w:r>
    </w:p>
    <w:p w:rsidR="001D5DCE" w:rsidRPr="0076201A" w:rsidRDefault="001D5DCE" w:rsidP="001D5D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</w:t>
      </w:r>
      <w:r w:rsidRPr="00F62AB4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F62AB4">
        <w:rPr>
          <w:rFonts w:asciiTheme="minorHAnsi" w:hAnsiTheme="minorHAnsi" w:cstheme="minorHAnsi"/>
          <w:sz w:val="22"/>
          <w:szCs w:val="22"/>
        </w:rPr>
        <w:t>Product</w:t>
      </w:r>
      <w:r w:rsidR="00017891">
        <w:rPr>
          <w:rFonts w:asciiTheme="minorHAnsi" w:hAnsiTheme="minorHAnsi" w:cstheme="minorHAnsi"/>
          <w:sz w:val="22"/>
          <w:szCs w:val="22"/>
        </w:rPr>
        <w:t>s</w:t>
      </w:r>
      <w:r w:rsidRPr="00F62AB4">
        <w:rPr>
          <w:rFonts w:asciiTheme="minorHAnsi" w:hAnsiTheme="minorHAnsi" w:cstheme="minorHAnsi"/>
          <w:sz w:val="22"/>
          <w:szCs w:val="22"/>
        </w:rPr>
        <w:t>Info</w:t>
      </w:r>
      <w:proofErr w:type="spellEnd"/>
      <w:r w:rsidRPr="00F62AB4">
        <w:rPr>
          <w:rFonts w:asciiTheme="minorHAnsi" w:hAnsiTheme="minorHAnsi" w:cstheme="minorHAnsi"/>
          <w:sz w:val="22"/>
          <w:szCs w:val="22"/>
        </w:rPr>
        <w:t>&gt;</w:t>
      </w:r>
    </w:p>
    <w:p w:rsidR="00A90E33" w:rsidRPr="0076201A" w:rsidRDefault="00F62AB4" w:rsidP="00A90E33">
      <w:pPr>
        <w:pStyle w:val="DBSBody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&lt;/</w:t>
      </w:r>
      <w:r w:rsidR="00025AD1" w:rsidRPr="00025A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25AD1">
        <w:rPr>
          <w:rFonts w:asciiTheme="minorHAnsi" w:hAnsiTheme="minorHAnsi" w:cstheme="minorHAnsi"/>
          <w:sz w:val="22"/>
          <w:szCs w:val="22"/>
        </w:rPr>
        <w:t>RiskScoreDetailsRequest</w:t>
      </w:r>
      <w:proofErr w:type="spellEnd"/>
      <w:r w:rsidR="00025AD1" w:rsidDel="00025AD1">
        <w:rPr>
          <w:rFonts w:asciiTheme="minorHAnsi" w:hAnsiTheme="minorHAnsi" w:cstheme="minorHAnsi"/>
          <w:sz w:val="22"/>
          <w:szCs w:val="22"/>
        </w:rPr>
        <w:t xml:space="preserve"> </w:t>
      </w:r>
      <w:r w:rsidR="00A90E33" w:rsidRPr="0076201A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E14E24" w:rsidRDefault="00A90E33" w:rsidP="00A90E33">
      <w:pPr>
        <w:pStyle w:val="DBSBody"/>
        <w:ind w:left="720"/>
        <w:rPr>
          <w:rFonts w:asciiTheme="minorHAnsi" w:hAnsiTheme="minorHAnsi" w:cstheme="minorHAnsi"/>
          <w:sz w:val="22"/>
          <w:szCs w:val="22"/>
        </w:rPr>
      </w:pPr>
      <w:r w:rsidRPr="00E14E24">
        <w:rPr>
          <w:rFonts w:asciiTheme="minorHAnsi" w:hAnsiTheme="minorHAnsi" w:cstheme="minorHAnsi"/>
          <w:sz w:val="22"/>
          <w:szCs w:val="22"/>
        </w:rPr>
        <w:t>&lt;/EE_EAI_MESSAGE&gt;</w:t>
      </w:r>
    </w:p>
    <w:p w:rsidR="00A90E33" w:rsidRDefault="00A90E33" w:rsidP="00A90E33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76201A">
        <w:rPr>
          <w:rFonts w:cstheme="minorHAnsi"/>
          <w:sz w:val="22"/>
        </w:rPr>
        <w:t xml:space="preserve"> </w:t>
      </w:r>
      <w:bookmarkStart w:id="33" w:name="_Toc466206729"/>
      <w:r w:rsidRPr="009F480D">
        <w:rPr>
          <w:rFonts w:cstheme="minorHAnsi"/>
          <w:color w:val="0070C0"/>
        </w:rPr>
        <w:t>Re</w:t>
      </w:r>
      <w:r>
        <w:rPr>
          <w:rFonts w:cstheme="minorHAnsi"/>
          <w:color w:val="0070C0"/>
        </w:rPr>
        <w:t>sponse Description</w:t>
      </w:r>
      <w:bookmarkEnd w:id="33"/>
    </w:p>
    <w:p w:rsidR="00A90E33" w:rsidRPr="009F480D" w:rsidRDefault="00A90E33" w:rsidP="00A90E33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960"/>
        <w:gridCol w:w="1710"/>
        <w:gridCol w:w="1890"/>
      </w:tblGrid>
      <w:tr w:rsidR="00A90E33" w:rsidRPr="009F480D" w:rsidTr="003408A9">
        <w:trPr>
          <w:cantSplit/>
          <w:trHeight w:val="488"/>
          <w:tblHeader/>
        </w:trPr>
        <w:tc>
          <w:tcPr>
            <w:tcW w:w="2070" w:type="dxa"/>
            <w:shd w:val="clear" w:color="auto" w:fill="B8CCE4" w:themeFill="accent1" w:themeFillTint="66"/>
          </w:tcPr>
          <w:p w:rsidR="00A90E33" w:rsidRPr="009F480D" w:rsidRDefault="00A90E33" w:rsidP="003408A9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3960" w:type="dxa"/>
            <w:shd w:val="clear" w:color="auto" w:fill="B8CCE4" w:themeFill="accent1" w:themeFillTint="66"/>
          </w:tcPr>
          <w:p w:rsidR="00A90E33" w:rsidRPr="009F480D" w:rsidRDefault="00A90E33" w:rsidP="003408A9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710" w:type="dxa"/>
            <w:shd w:val="clear" w:color="auto" w:fill="B8CCE4" w:themeFill="accent1" w:themeFillTint="66"/>
          </w:tcPr>
          <w:p w:rsidR="00A90E33" w:rsidRPr="009F480D" w:rsidRDefault="00A90E33" w:rsidP="003408A9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:rsidR="00A90E33" w:rsidRPr="009F480D" w:rsidRDefault="00A90E33" w:rsidP="003408A9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:rsidR="00A90E33" w:rsidRPr="009F480D" w:rsidRDefault="00A90E33" w:rsidP="003408A9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:rsidR="00A90E33" w:rsidRPr="009F480D" w:rsidRDefault="00A90E33" w:rsidP="003408A9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A90E33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A90E33" w:rsidRPr="004127DD" w:rsidRDefault="00F62AB4" w:rsidP="003408A9">
            <w:pPr>
              <w:pStyle w:val="tabletext"/>
              <w:rPr>
                <w:rFonts w:asciiTheme="minorHAnsi" w:hAnsiTheme="minorHAnsi" w:cs="Arial"/>
                <w:color w:val="000000"/>
                <w:sz w:val="22"/>
                <w:szCs w:val="22"/>
              </w:rPr>
            </w:pPr>
            <w:proofErr w:type="spellStart"/>
            <w:r w:rsidRPr="00F62AB4">
              <w:rPr>
                <w:rFonts w:asciiTheme="minorHAnsi" w:hAnsiTheme="minorHAnsi" w:cs="Arial"/>
                <w:sz w:val="22"/>
                <w:szCs w:val="22"/>
              </w:rPr>
              <w:t>DemographicScore</w:t>
            </w:r>
            <w:proofErr w:type="spellEnd"/>
          </w:p>
        </w:tc>
        <w:tc>
          <w:tcPr>
            <w:tcW w:w="3960" w:type="dxa"/>
          </w:tcPr>
          <w:p w:rsidR="00A90E33" w:rsidRPr="004127DD" w:rsidRDefault="00F62AB4" w:rsidP="003408A9">
            <w:pPr>
              <w:pStyle w:val="tabletext"/>
              <w:rPr>
                <w:rFonts w:asciiTheme="minorHAnsi" w:hAnsiTheme="minorHAnsi" w:cs="Arial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="Arial"/>
                <w:color w:val="000000"/>
                <w:sz w:val="22"/>
                <w:szCs w:val="22"/>
              </w:rPr>
              <w:t>Holds Demographic Score.</w:t>
            </w:r>
          </w:p>
        </w:tc>
        <w:tc>
          <w:tcPr>
            <w:tcW w:w="1710" w:type="dxa"/>
          </w:tcPr>
          <w:p w:rsidR="00A90E33" w:rsidRPr="004127DD" w:rsidRDefault="00F62AB4" w:rsidP="003408A9">
            <w:pPr>
              <w:pStyle w:val="tabletext"/>
              <w:rPr>
                <w:rFonts w:asciiTheme="minorHAnsi" w:hAnsiTheme="minorHAnsi" w:cs="Arial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="Arial"/>
                <w:color w:val="000000"/>
                <w:sz w:val="22"/>
                <w:szCs w:val="22"/>
              </w:rPr>
              <w:t>Decimal</w:t>
            </w:r>
          </w:p>
        </w:tc>
        <w:tc>
          <w:tcPr>
            <w:tcW w:w="1890" w:type="dxa"/>
          </w:tcPr>
          <w:p w:rsidR="00A90E33" w:rsidRPr="004127DD" w:rsidRDefault="00A90E33" w:rsidP="003408A9">
            <w:pPr>
              <w:pStyle w:val="tabletext"/>
              <w:rPr>
                <w:rFonts w:asciiTheme="minorHAnsi" w:hAnsiTheme="minorHAnsi" w:cs="Arial"/>
                <w:color w:val="000000"/>
                <w:sz w:val="22"/>
                <w:szCs w:val="22"/>
              </w:rPr>
            </w:pPr>
            <w:r w:rsidRPr="004127DD">
              <w:rPr>
                <w:rFonts w:asciiTheme="minorHAnsi" w:hAnsiTheme="minorHAnsi" w:cs="Arial"/>
                <w:sz w:val="22"/>
                <w:szCs w:val="22"/>
              </w:rPr>
              <w:t xml:space="preserve">M </w:t>
            </w:r>
          </w:p>
        </w:tc>
      </w:tr>
      <w:tr w:rsidR="00A90E33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A90E33" w:rsidRPr="004127DD" w:rsidRDefault="00F62AB4" w:rsidP="003408A9">
            <w:pPr>
              <w:pStyle w:val="tabletext"/>
              <w:rPr>
                <w:rFonts w:asciiTheme="minorHAnsi" w:hAnsiTheme="minorHAnsi" w:cs="Arial"/>
                <w:color w:val="000000"/>
                <w:sz w:val="22"/>
                <w:szCs w:val="22"/>
              </w:rPr>
            </w:pPr>
            <w:proofErr w:type="spellStart"/>
            <w:r w:rsidRPr="00F62AB4">
              <w:rPr>
                <w:rFonts w:asciiTheme="minorHAnsi" w:hAnsiTheme="minorHAnsi" w:cs="Arial"/>
                <w:sz w:val="22"/>
                <w:szCs w:val="22"/>
              </w:rPr>
              <w:t>NationalityScore</w:t>
            </w:r>
            <w:proofErr w:type="spellEnd"/>
          </w:p>
        </w:tc>
        <w:tc>
          <w:tcPr>
            <w:tcW w:w="3960" w:type="dxa"/>
          </w:tcPr>
          <w:p w:rsidR="00A90E33" w:rsidRPr="004127DD" w:rsidRDefault="00795996" w:rsidP="00795996">
            <w:pPr>
              <w:pStyle w:val="tabletext"/>
              <w:rPr>
                <w:rFonts w:asciiTheme="minorHAnsi" w:hAnsiTheme="minorHAnsi" w:cs="Arial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="Arial"/>
                <w:color w:val="000000"/>
                <w:sz w:val="22"/>
                <w:szCs w:val="22"/>
              </w:rPr>
              <w:t xml:space="preserve">Holds </w:t>
            </w:r>
            <w:r w:rsidRPr="00F62AB4">
              <w:rPr>
                <w:rFonts w:asciiTheme="minorHAnsi" w:hAnsiTheme="minorHAnsi" w:cs="Arial"/>
                <w:sz w:val="22"/>
                <w:szCs w:val="22"/>
              </w:rPr>
              <w:t>Nationality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="Arial"/>
                <w:color w:val="000000"/>
                <w:sz w:val="22"/>
                <w:szCs w:val="22"/>
              </w:rPr>
              <w:t>Score.</w:t>
            </w:r>
          </w:p>
        </w:tc>
        <w:tc>
          <w:tcPr>
            <w:tcW w:w="1710" w:type="dxa"/>
          </w:tcPr>
          <w:p w:rsidR="00A90E33" w:rsidRPr="004127DD" w:rsidRDefault="00F62AB4" w:rsidP="003408A9">
            <w:pPr>
              <w:pStyle w:val="tabletext"/>
              <w:rPr>
                <w:rFonts w:asciiTheme="minorHAnsi" w:hAnsiTheme="minorHAnsi" w:cs="Arial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="Arial"/>
                <w:color w:val="000000"/>
                <w:sz w:val="22"/>
                <w:szCs w:val="22"/>
              </w:rPr>
              <w:t>Decimal</w:t>
            </w:r>
          </w:p>
        </w:tc>
        <w:tc>
          <w:tcPr>
            <w:tcW w:w="1890" w:type="dxa"/>
          </w:tcPr>
          <w:p w:rsidR="00A90E33" w:rsidRPr="004127DD" w:rsidRDefault="00A90E33" w:rsidP="003408A9">
            <w:pPr>
              <w:pStyle w:val="tabletext"/>
              <w:rPr>
                <w:rFonts w:asciiTheme="minorHAnsi" w:hAnsiTheme="minorHAnsi" w:cs="Arial"/>
                <w:color w:val="000000"/>
                <w:sz w:val="22"/>
                <w:szCs w:val="22"/>
              </w:rPr>
            </w:pPr>
            <w:r w:rsidRPr="004127DD">
              <w:rPr>
                <w:rFonts w:asciiTheme="minorHAnsi" w:hAnsiTheme="minorHAnsi" w:cs="Arial"/>
                <w:sz w:val="22"/>
                <w:szCs w:val="22"/>
              </w:rPr>
              <w:t xml:space="preserve">M </w:t>
            </w:r>
          </w:p>
        </w:tc>
      </w:tr>
      <w:tr w:rsidR="00A90E33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A90E33" w:rsidRPr="004127DD" w:rsidRDefault="00F62AB4" w:rsidP="003408A9">
            <w:pPr>
              <w:pStyle w:val="tabletext"/>
              <w:rPr>
                <w:rFonts w:asciiTheme="minorHAnsi" w:hAnsiTheme="minorHAnsi" w:cs="Arial"/>
                <w:color w:val="000000"/>
                <w:sz w:val="22"/>
                <w:szCs w:val="22"/>
              </w:rPr>
            </w:pPr>
            <w:proofErr w:type="spellStart"/>
            <w:r w:rsidRPr="00F62AB4">
              <w:rPr>
                <w:rFonts w:asciiTheme="minorHAnsi" w:hAnsiTheme="minorHAnsi" w:cs="Arial"/>
                <w:sz w:val="22"/>
                <w:szCs w:val="22"/>
              </w:rPr>
              <w:t>CustomerCategoryScore</w:t>
            </w:r>
            <w:proofErr w:type="spellEnd"/>
          </w:p>
        </w:tc>
        <w:tc>
          <w:tcPr>
            <w:tcW w:w="3960" w:type="dxa"/>
          </w:tcPr>
          <w:p w:rsidR="00A90E33" w:rsidRPr="004127DD" w:rsidRDefault="00795996" w:rsidP="003408A9">
            <w:pPr>
              <w:pStyle w:val="tabletext"/>
              <w:rPr>
                <w:rFonts w:asciiTheme="minorHAnsi" w:hAnsiTheme="minorHAnsi" w:cs="Arial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="Arial"/>
                <w:color w:val="000000"/>
                <w:sz w:val="22"/>
                <w:szCs w:val="22"/>
              </w:rPr>
              <w:t xml:space="preserve">Holds </w:t>
            </w:r>
            <w:r w:rsidRPr="00F62AB4">
              <w:rPr>
                <w:rFonts w:asciiTheme="minorHAnsi" w:hAnsiTheme="minorHAnsi" w:cs="Arial"/>
                <w:sz w:val="22"/>
                <w:szCs w:val="22"/>
              </w:rPr>
              <w:t>CustomerCategory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="Arial"/>
                <w:color w:val="000000"/>
                <w:sz w:val="22"/>
                <w:szCs w:val="22"/>
              </w:rPr>
              <w:t>Score.</w:t>
            </w:r>
          </w:p>
        </w:tc>
        <w:tc>
          <w:tcPr>
            <w:tcW w:w="1710" w:type="dxa"/>
          </w:tcPr>
          <w:p w:rsidR="00A90E33" w:rsidRPr="004127DD" w:rsidRDefault="00F62AB4" w:rsidP="003408A9">
            <w:pPr>
              <w:pStyle w:val="tabletext"/>
              <w:rPr>
                <w:rFonts w:asciiTheme="minorHAnsi" w:hAnsiTheme="minorHAnsi" w:cs="Arial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="Arial"/>
                <w:color w:val="000000"/>
                <w:sz w:val="22"/>
                <w:szCs w:val="22"/>
              </w:rPr>
              <w:t>Decimal</w:t>
            </w:r>
          </w:p>
        </w:tc>
        <w:tc>
          <w:tcPr>
            <w:tcW w:w="1890" w:type="dxa"/>
          </w:tcPr>
          <w:p w:rsidR="00A90E33" w:rsidRPr="004127DD" w:rsidRDefault="00A90E33" w:rsidP="003408A9">
            <w:pPr>
              <w:pStyle w:val="tabletext"/>
              <w:rPr>
                <w:rFonts w:asciiTheme="minorHAnsi" w:hAnsiTheme="minorHAnsi" w:cs="Arial"/>
                <w:color w:val="000000"/>
                <w:sz w:val="22"/>
                <w:szCs w:val="22"/>
              </w:rPr>
            </w:pPr>
            <w:r w:rsidRPr="004127DD">
              <w:rPr>
                <w:rFonts w:asciiTheme="minorHAnsi" w:hAnsiTheme="minorHAnsi" w:cs="Arial"/>
                <w:sz w:val="22"/>
                <w:szCs w:val="22"/>
              </w:rPr>
              <w:t xml:space="preserve">M </w:t>
            </w:r>
          </w:p>
        </w:tc>
      </w:tr>
      <w:tr w:rsidR="00A90E33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A90E33" w:rsidRPr="004127DD" w:rsidRDefault="00F62AB4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F62AB4">
              <w:rPr>
                <w:rFonts w:asciiTheme="minorHAnsi" w:hAnsiTheme="minorHAnsi" w:cs="Arial"/>
                <w:sz w:val="22"/>
                <w:szCs w:val="22"/>
              </w:rPr>
              <w:t>IndustryScore</w:t>
            </w:r>
            <w:proofErr w:type="spellEnd"/>
          </w:p>
        </w:tc>
        <w:tc>
          <w:tcPr>
            <w:tcW w:w="3960" w:type="dxa"/>
          </w:tcPr>
          <w:p w:rsidR="00A90E33" w:rsidRPr="004127DD" w:rsidRDefault="00795996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color w:val="000000"/>
                <w:sz w:val="22"/>
                <w:szCs w:val="22"/>
              </w:rPr>
              <w:t xml:space="preserve">Holds 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Industry </w:t>
            </w:r>
            <w:r>
              <w:rPr>
                <w:rFonts w:asciiTheme="minorHAnsi" w:hAnsiTheme="minorHAnsi" w:cs="Arial"/>
                <w:color w:val="000000"/>
                <w:sz w:val="22"/>
                <w:szCs w:val="22"/>
              </w:rPr>
              <w:t>Score.</w:t>
            </w:r>
          </w:p>
        </w:tc>
        <w:tc>
          <w:tcPr>
            <w:tcW w:w="1710" w:type="dxa"/>
          </w:tcPr>
          <w:p w:rsidR="00A90E33" w:rsidRPr="004127DD" w:rsidRDefault="00F62AB4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Decimal</w:t>
            </w:r>
          </w:p>
        </w:tc>
        <w:tc>
          <w:tcPr>
            <w:tcW w:w="1890" w:type="dxa"/>
          </w:tcPr>
          <w:p w:rsidR="00A90E33" w:rsidRPr="004127DD" w:rsidRDefault="00F62AB4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M</w:t>
            </w:r>
          </w:p>
        </w:tc>
      </w:tr>
      <w:tr w:rsidR="00A90E33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A90E33" w:rsidRPr="004127DD" w:rsidRDefault="00F62AB4" w:rsidP="00F62AB4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F62AB4">
              <w:rPr>
                <w:rFonts w:asciiTheme="minorHAnsi" w:hAnsiTheme="minorHAnsi" w:cs="Arial"/>
                <w:sz w:val="22"/>
                <w:szCs w:val="22"/>
              </w:rPr>
              <w:t>ProductScore</w:t>
            </w:r>
            <w:proofErr w:type="spellEnd"/>
          </w:p>
        </w:tc>
        <w:tc>
          <w:tcPr>
            <w:tcW w:w="3960" w:type="dxa"/>
          </w:tcPr>
          <w:p w:rsidR="00A90E33" w:rsidRPr="004127DD" w:rsidRDefault="00795996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color w:val="000000"/>
                <w:sz w:val="22"/>
                <w:szCs w:val="22"/>
              </w:rPr>
              <w:t xml:space="preserve">Holds </w:t>
            </w:r>
            <w:r w:rsidRPr="00F62AB4">
              <w:rPr>
                <w:rFonts w:asciiTheme="minorHAnsi" w:hAnsiTheme="minorHAnsi" w:cs="Arial"/>
                <w:sz w:val="22"/>
                <w:szCs w:val="22"/>
              </w:rPr>
              <w:t>Product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="Arial"/>
                <w:color w:val="000000"/>
                <w:sz w:val="22"/>
                <w:szCs w:val="22"/>
              </w:rPr>
              <w:t>Score.</w:t>
            </w:r>
          </w:p>
        </w:tc>
        <w:tc>
          <w:tcPr>
            <w:tcW w:w="1710" w:type="dxa"/>
          </w:tcPr>
          <w:p w:rsidR="00A90E33" w:rsidRPr="004127DD" w:rsidRDefault="00F62AB4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Decimal</w:t>
            </w:r>
          </w:p>
        </w:tc>
        <w:tc>
          <w:tcPr>
            <w:tcW w:w="1890" w:type="dxa"/>
          </w:tcPr>
          <w:p w:rsidR="00A90E33" w:rsidRPr="004127DD" w:rsidRDefault="00F62AB4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M</w:t>
            </w:r>
          </w:p>
        </w:tc>
      </w:tr>
      <w:tr w:rsidR="00F62AB4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F62AB4" w:rsidRPr="00F62AB4" w:rsidRDefault="00F62AB4" w:rsidP="00F62AB4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F62AB4">
              <w:rPr>
                <w:rFonts w:asciiTheme="minorHAnsi" w:hAnsiTheme="minorHAnsi" w:cs="Arial"/>
                <w:sz w:val="22"/>
                <w:szCs w:val="22"/>
              </w:rPr>
              <w:t>CustomerScore</w:t>
            </w:r>
            <w:proofErr w:type="spellEnd"/>
          </w:p>
        </w:tc>
        <w:tc>
          <w:tcPr>
            <w:tcW w:w="3960" w:type="dxa"/>
          </w:tcPr>
          <w:p w:rsidR="00F62AB4" w:rsidRPr="004127DD" w:rsidRDefault="00F62AB4" w:rsidP="00F62AB4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This is a non repeating aggregate</w:t>
            </w:r>
          </w:p>
        </w:tc>
        <w:tc>
          <w:tcPr>
            <w:tcW w:w="1710" w:type="dxa"/>
          </w:tcPr>
          <w:p w:rsidR="00F62AB4" w:rsidRPr="004127DD" w:rsidRDefault="00F62AB4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890" w:type="dxa"/>
          </w:tcPr>
          <w:p w:rsidR="00F62AB4" w:rsidRPr="004127DD" w:rsidRDefault="00F62AB4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F62AB4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F62AB4" w:rsidRPr="00F62AB4" w:rsidRDefault="00F62AB4" w:rsidP="00F62AB4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OverallRiskRate</w:t>
            </w:r>
            <w:proofErr w:type="spellEnd"/>
          </w:p>
        </w:tc>
        <w:tc>
          <w:tcPr>
            <w:tcW w:w="3960" w:type="dxa"/>
          </w:tcPr>
          <w:p w:rsidR="00F62AB4" w:rsidRPr="004127DD" w:rsidRDefault="00F62AB4" w:rsidP="00F62AB4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Holds Overall Risk rate. Possible values are Elevated, </w:t>
            </w:r>
            <w:r w:rsidRPr="00F62AB4">
              <w:rPr>
                <w:rFonts w:asciiTheme="minorHAnsi" w:hAnsiTheme="minorHAnsi" w:cs="Arial"/>
                <w:sz w:val="22"/>
                <w:szCs w:val="22"/>
              </w:rPr>
              <w:t>High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, </w:t>
            </w:r>
            <w:r w:rsidRPr="00F62AB4">
              <w:rPr>
                <w:rFonts w:asciiTheme="minorHAnsi" w:hAnsiTheme="minorHAnsi" w:cs="Arial"/>
                <w:sz w:val="22"/>
                <w:szCs w:val="22"/>
              </w:rPr>
              <w:t>Medium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, </w:t>
            </w:r>
            <w:r w:rsidRPr="00F62AB4">
              <w:rPr>
                <w:rFonts w:asciiTheme="minorHAnsi" w:hAnsiTheme="minorHAnsi" w:cs="Arial"/>
                <w:sz w:val="22"/>
                <w:szCs w:val="22"/>
              </w:rPr>
              <w:t>Standard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, </w:t>
            </w:r>
            <w:r w:rsidRPr="00F62AB4">
              <w:rPr>
                <w:rFonts w:asciiTheme="minorHAnsi" w:hAnsiTheme="minorHAnsi" w:cs="Arial"/>
                <w:sz w:val="22"/>
                <w:szCs w:val="22"/>
              </w:rPr>
              <w:t>Low</w:t>
            </w:r>
          </w:p>
        </w:tc>
        <w:tc>
          <w:tcPr>
            <w:tcW w:w="1710" w:type="dxa"/>
          </w:tcPr>
          <w:p w:rsidR="00F62AB4" w:rsidRPr="004127DD" w:rsidRDefault="00F62AB4" w:rsidP="00F62AB4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String (8)</w:t>
            </w:r>
          </w:p>
        </w:tc>
        <w:tc>
          <w:tcPr>
            <w:tcW w:w="1890" w:type="dxa"/>
          </w:tcPr>
          <w:p w:rsidR="00F62AB4" w:rsidRPr="004127DD" w:rsidRDefault="00F62AB4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M</w:t>
            </w:r>
          </w:p>
        </w:tc>
      </w:tr>
      <w:tr w:rsidR="00F62AB4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F62AB4" w:rsidRPr="00F62AB4" w:rsidRDefault="00F62AB4" w:rsidP="00F62AB4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F62AB4">
              <w:rPr>
                <w:rFonts w:asciiTheme="minorHAnsi" w:hAnsiTheme="minorHAnsi" w:cs="Arial"/>
                <w:sz w:val="22"/>
                <w:szCs w:val="22"/>
              </w:rPr>
              <w:t>TotalRiskScore</w:t>
            </w:r>
            <w:proofErr w:type="spellEnd"/>
          </w:p>
        </w:tc>
        <w:tc>
          <w:tcPr>
            <w:tcW w:w="3960" w:type="dxa"/>
          </w:tcPr>
          <w:p w:rsidR="00F62AB4" w:rsidRPr="004127DD" w:rsidRDefault="00FD2707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Holds Total risk score</w:t>
            </w:r>
          </w:p>
        </w:tc>
        <w:tc>
          <w:tcPr>
            <w:tcW w:w="1710" w:type="dxa"/>
          </w:tcPr>
          <w:p w:rsidR="00F62AB4" w:rsidRPr="004127DD" w:rsidRDefault="00F62AB4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Decimal</w:t>
            </w:r>
          </w:p>
        </w:tc>
        <w:tc>
          <w:tcPr>
            <w:tcW w:w="1890" w:type="dxa"/>
          </w:tcPr>
          <w:p w:rsidR="00F62AB4" w:rsidRPr="004127DD" w:rsidRDefault="00F62AB4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M</w:t>
            </w:r>
          </w:p>
        </w:tc>
      </w:tr>
      <w:tr w:rsidR="00F62AB4" w:rsidRPr="009F480D" w:rsidDel="005D518C" w:rsidTr="003408A9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F62AB4" w:rsidRPr="00F62AB4" w:rsidRDefault="00F62AB4" w:rsidP="00F62AB4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F62AB4">
              <w:rPr>
                <w:rFonts w:asciiTheme="minorHAnsi" w:hAnsiTheme="minorHAnsi" w:cs="Arial"/>
                <w:sz w:val="22"/>
                <w:szCs w:val="22"/>
              </w:rPr>
              <w:t>CustomerScore</w:t>
            </w:r>
            <w:proofErr w:type="spellEnd"/>
          </w:p>
        </w:tc>
        <w:tc>
          <w:tcPr>
            <w:tcW w:w="3960" w:type="dxa"/>
          </w:tcPr>
          <w:p w:rsidR="00F62AB4" w:rsidRPr="004127DD" w:rsidRDefault="00F62AB4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Aggregate End</w:t>
            </w:r>
          </w:p>
        </w:tc>
        <w:tc>
          <w:tcPr>
            <w:tcW w:w="1710" w:type="dxa"/>
          </w:tcPr>
          <w:p w:rsidR="00F62AB4" w:rsidRPr="004127DD" w:rsidRDefault="00F62AB4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890" w:type="dxa"/>
          </w:tcPr>
          <w:p w:rsidR="00F62AB4" w:rsidRPr="004127DD" w:rsidRDefault="00F62AB4" w:rsidP="003408A9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:rsidR="00A90E33" w:rsidRDefault="00A90E33" w:rsidP="00A90E33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:rsidR="00A90E33" w:rsidRDefault="00A90E33" w:rsidP="00A90E33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:rsidR="00A90E33" w:rsidRPr="00F90F51" w:rsidRDefault="00A90E33" w:rsidP="00A90E33">
      <w:pPr>
        <w:pStyle w:val="DBSBody"/>
        <w:rPr>
          <w:rFonts w:asciiTheme="minorHAnsi" w:hAnsiTheme="minorHAnsi" w:cstheme="minorHAnsi"/>
          <w:sz w:val="22"/>
          <w:szCs w:val="22"/>
        </w:rPr>
      </w:pPr>
      <w:proofErr w:type="gramStart"/>
      <w:r w:rsidRPr="00F90F51">
        <w:rPr>
          <w:rFonts w:asciiTheme="minorHAnsi" w:hAnsiTheme="minorHAnsi" w:cstheme="minorHAnsi"/>
          <w:sz w:val="22"/>
          <w:szCs w:val="22"/>
        </w:rPr>
        <w:t>&lt;?xml</w:t>
      </w:r>
      <w:proofErr w:type="gramEnd"/>
      <w:r w:rsidRPr="00F90F51">
        <w:rPr>
          <w:rFonts w:asciiTheme="minorHAnsi" w:hAnsiTheme="minorHAnsi" w:cstheme="minorHAnsi"/>
          <w:sz w:val="22"/>
          <w:szCs w:val="22"/>
        </w:rPr>
        <w:t xml:space="preserve"> version="1.0" encoding="UTF-8" standalone=“yes”?&gt; </w:t>
      </w:r>
    </w:p>
    <w:p w:rsidR="00A90E33" w:rsidRPr="00F90F51" w:rsidRDefault="00A90E33" w:rsidP="00A90E33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 xml:space="preserve">&lt;EE_EAI_MESSAGE&gt; </w:t>
      </w:r>
    </w:p>
    <w:p w:rsidR="00A90E33" w:rsidRPr="00F90F51" w:rsidRDefault="00A90E33" w:rsidP="00A90E33">
      <w:pPr>
        <w:pStyle w:val="DBSBody"/>
        <w:ind w:left="72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 xml:space="preserve">&lt;EE_EAI_HEADER&gt; </w:t>
      </w:r>
    </w:p>
    <w:p w:rsidR="00F62AB4" w:rsidRPr="0076201A" w:rsidRDefault="00F62AB4" w:rsidP="00F62AB4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6201A">
        <w:rPr>
          <w:rFonts w:asciiTheme="minorHAnsi" w:hAnsiTheme="minorHAnsi" w:cstheme="minorHAnsi"/>
          <w:sz w:val="22"/>
          <w:szCs w:val="22"/>
        </w:rPr>
        <w:lastRenderedPageBreak/>
        <w:t xml:space="preserve">&lt;MsgFormat&gt; </w:t>
      </w:r>
      <w:r>
        <w:t>RISK_SCORE_</w:t>
      </w:r>
      <w:r w:rsidR="00E91A07">
        <w:t>DETAILS</w:t>
      </w:r>
      <w:r w:rsidR="00E91A07" w:rsidRPr="0076201A">
        <w:rPr>
          <w:rFonts w:asciiTheme="minorHAnsi" w:hAnsiTheme="minorHAnsi" w:cstheme="minorHAnsi"/>
          <w:sz w:val="22"/>
          <w:szCs w:val="22"/>
        </w:rPr>
        <w:t xml:space="preserve"> </w:t>
      </w:r>
      <w:r w:rsidRPr="0076201A">
        <w:rPr>
          <w:rFonts w:asciiTheme="minorHAnsi" w:hAnsiTheme="minorHAnsi" w:cstheme="minorHAnsi"/>
          <w:sz w:val="22"/>
          <w:szCs w:val="22"/>
        </w:rPr>
        <w:t xml:space="preserve">&lt;/MsgFormat&gt; </w:t>
      </w:r>
    </w:p>
    <w:p w:rsidR="00A90E33" w:rsidRPr="00F90F51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 xml:space="preserve">&lt;MsgVersion&gt;0001&lt;/MsgVersion&gt; </w:t>
      </w:r>
    </w:p>
    <w:p w:rsidR="00A90E33" w:rsidRPr="00F90F51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&lt;RequestorChannelId&gt;</w:t>
      </w:r>
      <w:ins w:id="34" w:author="tganesh" w:date="2021-03-25T14:48:00Z">
        <w:r w:rsidR="00AB5832">
          <w:rPr>
            <w:rFonts w:asciiTheme="minorHAnsi" w:hAnsiTheme="minorHAnsi" w:cstheme="minorHAnsi"/>
            <w:sz w:val="22"/>
            <w:szCs w:val="22"/>
          </w:rPr>
          <w:t>CAS</w:t>
        </w:r>
      </w:ins>
      <w:del w:id="35" w:author="tganesh" w:date="2021-03-25T14:48:00Z">
        <w:r w:rsidRPr="00FD1A7E" w:rsidDel="00AB5832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D34F12" w:rsidDel="00AB5832">
          <w:rPr>
            <w:rFonts w:asciiTheme="minorHAnsi" w:hAnsiTheme="minorHAnsi" w:cstheme="minorHAnsi"/>
            <w:sz w:val="22"/>
            <w:szCs w:val="22"/>
          </w:rPr>
          <w:delText>BPM</w:delText>
        </w:r>
      </w:del>
      <w:r w:rsidRPr="00F90F51">
        <w:rPr>
          <w:rFonts w:asciiTheme="minorHAnsi" w:hAnsiTheme="minorHAnsi" w:cstheme="minorHAnsi"/>
          <w:sz w:val="22"/>
          <w:szCs w:val="22"/>
        </w:rPr>
        <w:t xml:space="preserve">&lt;/RequestorChannelId&gt; </w:t>
      </w:r>
    </w:p>
    <w:p w:rsidR="00A90E33" w:rsidRPr="00F90F51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F90F51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>&gt;RAKUSER&lt;/</w:t>
      </w:r>
      <w:proofErr w:type="spellStart"/>
      <w:r w:rsidRPr="00F90F51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F90F51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F90F51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>&gt;E&lt;/</w:t>
      </w:r>
      <w:proofErr w:type="spellStart"/>
      <w:r w:rsidRPr="00F90F51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F90F51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 xml:space="preserve">&lt;RequestorSecurityInfo&gt;secure&lt;/RequestorSecurityInfo&gt; </w:t>
      </w:r>
    </w:p>
    <w:p w:rsidR="00A90E33" w:rsidRPr="00F90F51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F90F51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>&gt;000&lt;/</w:t>
      </w:r>
      <w:proofErr w:type="spellStart"/>
      <w:r w:rsidRPr="00F90F51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F90F51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F90F51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>&gt;Success&lt;/</w:t>
      </w:r>
      <w:proofErr w:type="spellStart"/>
      <w:r w:rsidRPr="00F90F51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F90F51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F90F51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>&gt;123123453&lt;/</w:t>
      </w:r>
      <w:proofErr w:type="spellStart"/>
      <w:r w:rsidRPr="00F90F51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F90F51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 xml:space="preserve">&lt;Extra1&gt;REP||SHELL.JOHN&lt;/Extra1&gt; </w:t>
      </w:r>
    </w:p>
    <w:p w:rsidR="00A90E33" w:rsidRPr="00F90F51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&lt;Extra2&gt;</w:t>
      </w:r>
      <w:proofErr w:type="spellStart"/>
      <w:r w:rsidRPr="00F90F51">
        <w:rPr>
          <w:rFonts w:asciiTheme="minorHAnsi" w:hAnsiTheme="minorHAnsi" w:cstheme="minorHAnsi"/>
          <w:sz w:val="22"/>
          <w:szCs w:val="22"/>
        </w:rPr>
        <w:t>YYYY-MM-DDThh</w:t>
      </w:r>
      <w:proofErr w:type="gramStart"/>
      <w:r w:rsidRPr="00F90F51">
        <w:rPr>
          <w:rFonts w:asciiTheme="minorHAnsi" w:hAnsiTheme="minorHAnsi" w:cstheme="minorHAnsi"/>
          <w:sz w:val="22"/>
          <w:szCs w:val="22"/>
        </w:rPr>
        <w:t>:mm:ss.mmm</w:t>
      </w:r>
      <w:proofErr w:type="gramEnd"/>
      <w:r w:rsidRPr="00F90F51">
        <w:rPr>
          <w:rFonts w:asciiTheme="minorHAnsi" w:hAnsiTheme="minorHAnsi" w:cstheme="minorHAnsi"/>
          <w:sz w:val="22"/>
          <w:szCs w:val="22"/>
        </w:rPr>
        <w:t>+hh:mm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 xml:space="preserve">&lt;/Extra2&gt; </w:t>
      </w:r>
    </w:p>
    <w:p w:rsidR="00A90E33" w:rsidRPr="00F90F51" w:rsidRDefault="00A90E33" w:rsidP="00A90E33">
      <w:pPr>
        <w:pStyle w:val="DBSBody"/>
        <w:ind w:left="72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 xml:space="preserve">&lt;/EE_EAI_HEADER&gt; </w:t>
      </w:r>
    </w:p>
    <w:p w:rsidR="00A90E33" w:rsidRPr="00F90F51" w:rsidRDefault="00A90E33" w:rsidP="00A90E33">
      <w:pPr>
        <w:pStyle w:val="DBSBody"/>
        <w:ind w:left="72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="00025AD1">
        <w:rPr>
          <w:rFonts w:asciiTheme="minorHAnsi" w:hAnsiTheme="minorHAnsi" w:cstheme="minorHAnsi"/>
          <w:sz w:val="22"/>
          <w:szCs w:val="22"/>
        </w:rPr>
        <w:t>RiskScoreDetailsResponse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F90F51" w:rsidRDefault="009310F1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F62AB4">
        <w:rPr>
          <w:rFonts w:asciiTheme="minorHAnsi" w:hAnsiTheme="minorHAnsi" w:cs="Arial"/>
          <w:sz w:val="22"/>
          <w:szCs w:val="22"/>
        </w:rPr>
        <w:t>DemographicScore</w:t>
      </w:r>
      <w:proofErr w:type="spellEnd"/>
      <w:r w:rsidR="00A90E33" w:rsidRPr="00F90F51">
        <w:rPr>
          <w:rFonts w:asciiTheme="minorHAnsi" w:hAnsiTheme="minorHAnsi" w:cstheme="minorHAnsi"/>
          <w:sz w:val="22"/>
          <w:szCs w:val="22"/>
        </w:rPr>
        <w:t>&gt;</w:t>
      </w:r>
      <w:r>
        <w:rPr>
          <w:rFonts w:asciiTheme="minorHAnsi" w:hAnsiTheme="minorHAnsi" w:cstheme="minorHAnsi"/>
          <w:sz w:val="22"/>
          <w:szCs w:val="22"/>
        </w:rPr>
        <w:t>12.00</w:t>
      </w:r>
      <w:r w:rsidR="00A90E33" w:rsidRPr="00F90F51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F62AB4">
        <w:rPr>
          <w:rFonts w:asciiTheme="minorHAnsi" w:hAnsiTheme="minorHAnsi" w:cs="Arial"/>
          <w:sz w:val="22"/>
          <w:szCs w:val="22"/>
        </w:rPr>
        <w:t>DemographicScore</w:t>
      </w:r>
      <w:proofErr w:type="spellEnd"/>
      <w:r w:rsidR="00A90E33" w:rsidRPr="00F90F51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F90F51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="009310F1" w:rsidRPr="00F62AB4">
        <w:rPr>
          <w:rFonts w:asciiTheme="minorHAnsi" w:hAnsiTheme="minorHAnsi" w:cs="Arial"/>
          <w:sz w:val="22"/>
          <w:szCs w:val="22"/>
        </w:rPr>
        <w:t>NationalityScore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="009310F1" w:rsidRPr="00F62AB4">
        <w:rPr>
          <w:rFonts w:asciiTheme="minorHAnsi" w:hAnsiTheme="minorHAnsi" w:cs="Arial"/>
          <w:sz w:val="22"/>
          <w:szCs w:val="22"/>
        </w:rPr>
        <w:t>NationalityScore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F90F51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="009310F1" w:rsidRPr="00F62AB4">
        <w:rPr>
          <w:rFonts w:asciiTheme="minorHAnsi" w:hAnsiTheme="minorHAnsi" w:cs="Arial"/>
          <w:sz w:val="22"/>
          <w:szCs w:val="22"/>
        </w:rPr>
        <w:t>CustomerCategoryScore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="009310F1" w:rsidRPr="00F62AB4">
        <w:rPr>
          <w:rFonts w:asciiTheme="minorHAnsi" w:hAnsiTheme="minorHAnsi" w:cs="Arial"/>
          <w:sz w:val="22"/>
          <w:szCs w:val="22"/>
        </w:rPr>
        <w:t>CustomerCategoryScore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Pr="00F90F51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="009310F1" w:rsidRPr="00F62AB4">
        <w:rPr>
          <w:rFonts w:asciiTheme="minorHAnsi" w:hAnsiTheme="minorHAnsi" w:cs="Arial"/>
          <w:sz w:val="22"/>
          <w:szCs w:val="22"/>
        </w:rPr>
        <w:t>IndustryScore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>&gt;&lt;/</w:t>
      </w:r>
      <w:r w:rsidR="009310F1" w:rsidRPr="009310F1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9310F1" w:rsidRPr="00F62AB4">
        <w:rPr>
          <w:rFonts w:asciiTheme="minorHAnsi" w:hAnsiTheme="minorHAnsi" w:cs="Arial"/>
          <w:sz w:val="22"/>
          <w:szCs w:val="22"/>
        </w:rPr>
        <w:t>IndustryScore</w:t>
      </w:r>
      <w:proofErr w:type="spellEnd"/>
      <w:r w:rsidR="009310F1" w:rsidRPr="00F90F51">
        <w:rPr>
          <w:rFonts w:asciiTheme="minorHAnsi" w:hAnsiTheme="minorHAnsi" w:cstheme="minorHAnsi"/>
          <w:sz w:val="22"/>
          <w:szCs w:val="22"/>
        </w:rPr>
        <w:t xml:space="preserve"> </w:t>
      </w:r>
      <w:r w:rsidRPr="00F90F51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Default="00A90E33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="009310F1" w:rsidRPr="00F62AB4">
        <w:rPr>
          <w:rFonts w:asciiTheme="minorHAnsi" w:hAnsiTheme="minorHAnsi" w:cs="Arial"/>
          <w:sz w:val="22"/>
          <w:szCs w:val="22"/>
        </w:rPr>
        <w:t>ProductScore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="009310F1" w:rsidRPr="00F62AB4">
        <w:rPr>
          <w:rFonts w:asciiTheme="minorHAnsi" w:hAnsiTheme="minorHAnsi" w:cs="Arial"/>
          <w:sz w:val="22"/>
          <w:szCs w:val="22"/>
        </w:rPr>
        <w:t>ProductScore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9310F1" w:rsidRDefault="009310F1" w:rsidP="009310F1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F62AB4">
        <w:rPr>
          <w:rFonts w:asciiTheme="minorHAnsi" w:hAnsiTheme="minorHAnsi" w:cs="Arial"/>
          <w:sz w:val="22"/>
          <w:szCs w:val="22"/>
        </w:rPr>
        <w:t>CustomerScore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>&gt;</w:t>
      </w:r>
    </w:p>
    <w:p w:rsidR="009310F1" w:rsidRDefault="009310F1" w:rsidP="009310F1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>
        <w:rPr>
          <w:rFonts w:asciiTheme="minorHAnsi" w:hAnsiTheme="minorHAnsi" w:cs="Arial"/>
          <w:sz w:val="22"/>
          <w:szCs w:val="22"/>
        </w:rPr>
        <w:t>OverallRiskRate</w:t>
      </w:r>
      <w:proofErr w:type="spellEnd"/>
      <w:r>
        <w:rPr>
          <w:rFonts w:asciiTheme="minorHAnsi" w:hAnsiTheme="minorHAnsi" w:cstheme="minorHAnsi"/>
          <w:sz w:val="22"/>
          <w:szCs w:val="22"/>
        </w:rPr>
        <w:t>&gt;</w:t>
      </w:r>
      <w:r w:rsidRPr="00F90F51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>
        <w:rPr>
          <w:rFonts w:asciiTheme="minorHAnsi" w:hAnsiTheme="minorHAnsi" w:cs="Arial"/>
          <w:sz w:val="22"/>
          <w:szCs w:val="22"/>
        </w:rPr>
        <w:t>OverallRiskRate</w:t>
      </w:r>
      <w:proofErr w:type="spellEnd"/>
      <w:r w:rsidRPr="00F90F51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9310F1" w:rsidRPr="00F90F51" w:rsidRDefault="009310F1" w:rsidP="009310F1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F62AB4">
        <w:rPr>
          <w:rFonts w:asciiTheme="minorHAnsi" w:hAnsiTheme="minorHAnsi" w:cs="Arial"/>
          <w:sz w:val="22"/>
          <w:szCs w:val="22"/>
        </w:rPr>
        <w:t>TotalRiskScore</w:t>
      </w:r>
      <w:proofErr w:type="spellEnd"/>
      <w:r>
        <w:rPr>
          <w:rFonts w:asciiTheme="minorHAnsi" w:hAnsiTheme="minorHAnsi" w:cs="Arial"/>
          <w:sz w:val="22"/>
          <w:szCs w:val="22"/>
        </w:rPr>
        <w:t>&gt;&lt;/</w:t>
      </w:r>
      <w:proofErr w:type="spellStart"/>
      <w:r w:rsidRPr="00F62AB4">
        <w:rPr>
          <w:rFonts w:asciiTheme="minorHAnsi" w:hAnsiTheme="minorHAnsi" w:cs="Arial"/>
          <w:sz w:val="22"/>
          <w:szCs w:val="22"/>
        </w:rPr>
        <w:t>TotalRiskScore</w:t>
      </w:r>
      <w:proofErr w:type="spellEnd"/>
      <w:r>
        <w:rPr>
          <w:rFonts w:asciiTheme="minorHAnsi" w:hAnsiTheme="minorHAnsi" w:cs="Arial"/>
          <w:sz w:val="22"/>
          <w:szCs w:val="22"/>
        </w:rPr>
        <w:t>&gt;</w:t>
      </w:r>
    </w:p>
    <w:p w:rsidR="009310F1" w:rsidRPr="00F90F51" w:rsidRDefault="009310F1" w:rsidP="00A90E33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F90F51">
        <w:rPr>
          <w:rFonts w:asciiTheme="minorHAnsi" w:hAnsiTheme="minorHAnsi" w:cstheme="minorHAnsi"/>
          <w:sz w:val="22"/>
          <w:szCs w:val="22"/>
        </w:rPr>
        <w:t>&lt;</w:t>
      </w:r>
      <w:r w:rsidR="004D426B">
        <w:rPr>
          <w:rFonts w:asciiTheme="minorHAnsi" w:hAnsiTheme="minorHAnsi" w:cs="Arial"/>
          <w:sz w:val="22"/>
          <w:szCs w:val="22"/>
        </w:rPr>
        <w:t>/</w:t>
      </w:r>
      <w:proofErr w:type="spellStart"/>
      <w:r w:rsidR="004D426B" w:rsidRPr="00F62AB4">
        <w:rPr>
          <w:rFonts w:asciiTheme="minorHAnsi" w:hAnsiTheme="minorHAnsi" w:cs="Arial"/>
          <w:sz w:val="22"/>
          <w:szCs w:val="22"/>
        </w:rPr>
        <w:t>CustomerScore</w:t>
      </w:r>
      <w:proofErr w:type="spellEnd"/>
      <w:r w:rsidR="004D426B">
        <w:rPr>
          <w:rFonts w:asciiTheme="minorHAnsi" w:hAnsiTheme="minorHAnsi" w:cstheme="minorHAnsi"/>
          <w:sz w:val="22"/>
          <w:szCs w:val="22"/>
        </w:rPr>
        <w:t>&gt;</w:t>
      </w:r>
      <w:r w:rsidRPr="00F90F51">
        <w:rPr>
          <w:rFonts w:asciiTheme="minorHAnsi" w:hAnsiTheme="minorHAnsi" w:cstheme="minorHAnsi"/>
          <w:sz w:val="22"/>
          <w:szCs w:val="22"/>
        </w:rPr>
        <w:t xml:space="preserve"> </w:t>
      </w:r>
    </w:p>
    <w:p w:rsidR="00A90E33" w:rsidRPr="00014E07" w:rsidRDefault="00A90E33" w:rsidP="00A90E33">
      <w:pPr>
        <w:pStyle w:val="DBSBody"/>
        <w:ind w:left="720"/>
        <w:rPr>
          <w:rFonts w:asciiTheme="minorHAnsi" w:hAnsiTheme="minorHAnsi" w:cstheme="minorHAnsi"/>
          <w:sz w:val="22"/>
          <w:szCs w:val="22"/>
        </w:rPr>
      </w:pPr>
      <w:r w:rsidRPr="00014E07">
        <w:rPr>
          <w:rFonts w:asciiTheme="minorHAnsi" w:hAnsiTheme="minorHAnsi" w:cstheme="minorHAnsi"/>
          <w:sz w:val="22"/>
          <w:szCs w:val="22"/>
        </w:rPr>
        <w:t>&lt;/</w:t>
      </w:r>
      <w:r w:rsidR="00025AD1" w:rsidRPr="00025A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25AD1">
        <w:rPr>
          <w:rFonts w:asciiTheme="minorHAnsi" w:hAnsiTheme="minorHAnsi" w:cstheme="minorHAnsi"/>
          <w:sz w:val="22"/>
          <w:szCs w:val="22"/>
        </w:rPr>
        <w:t>RiskScoreDetailsResponse</w:t>
      </w:r>
      <w:proofErr w:type="spellEnd"/>
      <w:r w:rsidR="00025AD1" w:rsidDel="00025AD1">
        <w:rPr>
          <w:rFonts w:asciiTheme="minorHAnsi" w:hAnsiTheme="minorHAnsi" w:cstheme="minorHAnsi"/>
          <w:sz w:val="22"/>
          <w:szCs w:val="22"/>
        </w:rPr>
        <w:t xml:space="preserve"> </w:t>
      </w:r>
      <w:r w:rsidRPr="00014E07">
        <w:rPr>
          <w:rFonts w:asciiTheme="minorHAnsi" w:hAnsiTheme="minorHAnsi" w:cstheme="minorHAnsi"/>
          <w:sz w:val="22"/>
          <w:szCs w:val="22"/>
        </w:rPr>
        <w:t xml:space="preserve">&gt; </w:t>
      </w:r>
    </w:p>
    <w:p w:rsidR="00A90E33" w:rsidRDefault="00A90E33" w:rsidP="00A90E33">
      <w:pPr>
        <w:pStyle w:val="DBSBody"/>
        <w:ind w:left="720"/>
      </w:pPr>
      <w:r w:rsidRPr="00014E07">
        <w:rPr>
          <w:rFonts w:asciiTheme="minorHAnsi" w:hAnsiTheme="minorHAnsi" w:cstheme="minorHAnsi"/>
          <w:sz w:val="22"/>
          <w:szCs w:val="22"/>
        </w:rPr>
        <w:t>&lt;/EE_EAI_MESSAGE&gt;</w:t>
      </w:r>
    </w:p>
    <w:p w:rsidR="00A90E33" w:rsidRDefault="00A90E33" w:rsidP="00A90E33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36" w:name="_Toc466206730"/>
      <w:r>
        <w:rPr>
          <w:rFonts w:cstheme="minorHAnsi"/>
          <w:color w:val="0070C0"/>
        </w:rPr>
        <w:t>Interface Parameters</w:t>
      </w:r>
      <w:bookmarkEnd w:id="36"/>
    </w:p>
    <w:p w:rsidR="00A90E33" w:rsidRDefault="00A90E33" w:rsidP="00A90E33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</w:t>
      </w:r>
    </w:p>
    <w:p w:rsidR="003408A9" w:rsidRPr="00A90E33" w:rsidRDefault="003408A9" w:rsidP="00A90E33"/>
    <w:sectPr w:rsidR="003408A9" w:rsidRPr="00A90E33" w:rsidSect="00910B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7B9" w:rsidRDefault="007517B9" w:rsidP="007517B9">
      <w:pPr>
        <w:spacing w:before="0" w:after="0" w:line="240" w:lineRule="auto"/>
      </w:pPr>
      <w:r>
        <w:separator/>
      </w:r>
    </w:p>
  </w:endnote>
  <w:endnote w:type="continuationSeparator" w:id="0">
    <w:p w:rsidR="007517B9" w:rsidRDefault="007517B9" w:rsidP="007517B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17B9" w:rsidRDefault="007517B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17B9" w:rsidRDefault="007517B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17B9" w:rsidRDefault="007517B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7B9" w:rsidRDefault="007517B9" w:rsidP="007517B9">
      <w:pPr>
        <w:spacing w:before="0" w:after="0" w:line="240" w:lineRule="auto"/>
      </w:pPr>
      <w:r>
        <w:separator/>
      </w:r>
    </w:p>
  </w:footnote>
  <w:footnote w:type="continuationSeparator" w:id="0">
    <w:p w:rsidR="007517B9" w:rsidRDefault="007517B9" w:rsidP="007517B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ustomXmlInsRangeStart w:id="37" w:author="Hritik Kounsal" w:date="2022-05-23T14:30:00Z"/>
  <w:sdt>
    <w:sdtPr>
      <w:tag w:val="GTBClassification"/>
      <w:id w:val="152877505"/>
      <w:lock w:val="contentLocked"/>
      <w:placeholder>
        <w:docPart w:val="DefaultPlaceholder_1081868574"/>
      </w:placeholder>
    </w:sdtPr>
    <w:sdtEndPr/>
    <w:sdtContent>
      <w:customXmlInsRangeEnd w:id="37"/>
      <w:p w:rsidR="007517B9" w:rsidRDefault="007517B9">
        <w:pPr>
          <w:pStyle w:val="Header"/>
          <w:jc w:val="center"/>
          <w:pPrChange w:id="38" w:author="Hritik Kounsal" w:date="2022-05-23T14:30:00Z">
            <w:pPr>
              <w:pStyle w:val="Header"/>
            </w:pPr>
          </w:pPrChange>
        </w:pPr>
        <w:ins w:id="39" w:author="Hritik Kounsal" w:date="2022-05-23T14:30:00Z">
          <w:r w:rsidRPr="007517B9">
            <w:rPr>
              <w:rFonts w:ascii="Verdana" w:hAnsi="Verdana"/>
              <w:b/>
              <w:color w:val="000000"/>
              <w:sz w:val="20"/>
              <w:rPrChange w:id="40" w:author="Hritik Kounsal" w:date="2022-05-23T14:30:00Z">
                <w:rPr/>
              </w:rPrChange>
            </w:rPr>
            <w:t>Classification:</w:t>
          </w:r>
          <w:r w:rsidRPr="007517B9">
            <w:rPr>
              <w:rFonts w:ascii="Verdana" w:hAnsi="Verdana"/>
              <w:color w:val="000000"/>
              <w:sz w:val="20"/>
              <w:rPrChange w:id="41" w:author="Hritik Kounsal" w:date="2022-05-23T14:30:00Z">
                <w:rPr/>
              </w:rPrChange>
            </w:rPr>
            <w:t xml:space="preserve"> </w:t>
          </w:r>
          <w:r w:rsidRPr="007517B9">
            <w:rPr>
              <w:rFonts w:ascii="Verdana" w:hAnsi="Verdana"/>
              <w:b/>
              <w:color w:val="FF0000"/>
              <w:sz w:val="20"/>
              <w:rPrChange w:id="42" w:author="Hritik Kounsal" w:date="2022-05-23T14:30:00Z">
                <w:rPr/>
              </w:rPrChange>
            </w:rPr>
            <w:t>RAKBANK-Internal</w:t>
          </w:r>
        </w:ins>
      </w:p>
      <w:customXmlInsRangeStart w:id="43" w:author="Hritik Kounsal" w:date="2022-05-23T14:30:00Z"/>
    </w:sdtContent>
  </w:sdt>
  <w:customXmlInsRangeEnd w:id="43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ustomXmlInsRangeStart w:id="44" w:author="Hritik Kounsal" w:date="2022-05-23T14:30:00Z"/>
  <w:sdt>
    <w:sdtPr>
      <w:tag w:val="GTBClassification"/>
      <w:id w:val="1218789624"/>
      <w:lock w:val="contentLocked"/>
      <w:placeholder>
        <w:docPart w:val="DefaultPlaceholder_1081868574"/>
      </w:placeholder>
    </w:sdtPr>
    <w:sdtEndPr/>
    <w:sdtContent>
      <w:customXmlInsRangeEnd w:id="44"/>
      <w:p w:rsidR="007517B9" w:rsidRDefault="007517B9">
        <w:pPr>
          <w:pStyle w:val="Header"/>
          <w:jc w:val="center"/>
          <w:pPrChange w:id="45" w:author="Hritik Kounsal" w:date="2022-05-23T14:30:00Z">
            <w:pPr>
              <w:pStyle w:val="Header"/>
            </w:pPr>
          </w:pPrChange>
        </w:pPr>
        <w:ins w:id="46" w:author="Hritik Kounsal" w:date="2022-05-23T14:30:00Z">
          <w:r w:rsidRPr="007517B9">
            <w:rPr>
              <w:rFonts w:ascii="Verdana" w:hAnsi="Verdana"/>
              <w:b/>
              <w:color w:val="000000"/>
              <w:sz w:val="20"/>
              <w:rPrChange w:id="47" w:author="Hritik Kounsal" w:date="2022-05-23T14:30:00Z">
                <w:rPr/>
              </w:rPrChange>
            </w:rPr>
            <w:t>Classification:</w:t>
          </w:r>
          <w:r w:rsidRPr="007517B9">
            <w:rPr>
              <w:rFonts w:ascii="Verdana" w:hAnsi="Verdana"/>
              <w:color w:val="000000"/>
              <w:sz w:val="20"/>
              <w:rPrChange w:id="48" w:author="Hritik Kounsal" w:date="2022-05-23T14:30:00Z">
                <w:rPr/>
              </w:rPrChange>
            </w:rPr>
            <w:t xml:space="preserve"> </w:t>
          </w:r>
          <w:r w:rsidRPr="007517B9">
            <w:rPr>
              <w:rFonts w:ascii="Verdana" w:hAnsi="Verdana"/>
              <w:b/>
              <w:color w:val="FF0000"/>
              <w:sz w:val="20"/>
              <w:rPrChange w:id="49" w:author="Hritik Kounsal" w:date="2022-05-23T14:30:00Z">
                <w:rPr/>
              </w:rPrChange>
            </w:rPr>
            <w:t>RAKBANK-Internal</w:t>
          </w:r>
        </w:ins>
      </w:p>
      <w:customXmlInsRangeStart w:id="50" w:author="Hritik Kounsal" w:date="2022-05-23T14:30:00Z"/>
    </w:sdtContent>
  </w:sdt>
  <w:customXmlInsRangeEnd w:id="5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ustomXmlInsRangeStart w:id="51" w:author="Hritik Kounsal" w:date="2022-05-23T14:30:00Z"/>
  <w:sdt>
    <w:sdtPr>
      <w:tag w:val="GTBClassification"/>
      <w:id w:val="-152067952"/>
      <w:lock w:val="contentLocked"/>
      <w:placeholder>
        <w:docPart w:val="DefaultPlaceholder_1081868574"/>
      </w:placeholder>
    </w:sdtPr>
    <w:sdtEndPr/>
    <w:sdtContent>
      <w:customXmlInsRangeEnd w:id="51"/>
      <w:p w:rsidR="007517B9" w:rsidRDefault="007517B9">
        <w:pPr>
          <w:pStyle w:val="Header"/>
          <w:jc w:val="center"/>
          <w:pPrChange w:id="52" w:author="Hritik Kounsal" w:date="2022-05-23T14:30:00Z">
            <w:pPr>
              <w:pStyle w:val="Header"/>
            </w:pPr>
          </w:pPrChange>
        </w:pPr>
        <w:ins w:id="53" w:author="Hritik Kounsal" w:date="2022-05-23T14:30:00Z">
          <w:r w:rsidRPr="007517B9">
            <w:rPr>
              <w:rFonts w:ascii="Verdana" w:hAnsi="Verdana"/>
              <w:b/>
              <w:color w:val="000000"/>
              <w:sz w:val="20"/>
              <w:rPrChange w:id="54" w:author="Hritik Kounsal" w:date="2022-05-23T14:30:00Z">
                <w:rPr/>
              </w:rPrChange>
            </w:rPr>
            <w:t>Classification:</w:t>
          </w:r>
          <w:r w:rsidRPr="007517B9">
            <w:rPr>
              <w:rFonts w:ascii="Verdana" w:hAnsi="Verdana"/>
              <w:color w:val="000000"/>
              <w:sz w:val="20"/>
              <w:rPrChange w:id="55" w:author="Hritik Kounsal" w:date="2022-05-23T14:30:00Z">
                <w:rPr/>
              </w:rPrChange>
            </w:rPr>
            <w:t xml:space="preserve"> </w:t>
          </w:r>
          <w:r w:rsidRPr="007517B9">
            <w:rPr>
              <w:rFonts w:ascii="Verdana" w:hAnsi="Verdana"/>
              <w:b/>
              <w:color w:val="FF0000"/>
              <w:sz w:val="20"/>
              <w:rPrChange w:id="56" w:author="Hritik Kounsal" w:date="2022-05-23T14:30:00Z">
                <w:rPr/>
              </w:rPrChange>
            </w:rPr>
            <w:t>RAKBANK-Internal</w:t>
          </w:r>
        </w:ins>
      </w:p>
      <w:customXmlInsRangeStart w:id="57" w:author="Hritik Kounsal" w:date="2022-05-23T14:30:00Z"/>
    </w:sdtContent>
  </w:sdt>
  <w:customXmlInsRangeEnd w:id="5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Hritik Kounsal">
    <w15:presenceInfo w15:providerId="AD" w15:userId="S-1-5-21-1241872456-1058172877-1847928074-1524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90E33"/>
    <w:rsid w:val="000070EF"/>
    <w:rsid w:val="00017891"/>
    <w:rsid w:val="00020AF1"/>
    <w:rsid w:val="000240EA"/>
    <w:rsid w:val="00025AD1"/>
    <w:rsid w:val="0004618E"/>
    <w:rsid w:val="000A7C75"/>
    <w:rsid w:val="000C1E00"/>
    <w:rsid w:val="0012027E"/>
    <w:rsid w:val="00180480"/>
    <w:rsid w:val="001C7DB8"/>
    <w:rsid w:val="001D5DCE"/>
    <w:rsid w:val="001D6530"/>
    <w:rsid w:val="00203B26"/>
    <w:rsid w:val="002246E9"/>
    <w:rsid w:val="00224C99"/>
    <w:rsid w:val="0025621A"/>
    <w:rsid w:val="002E64E8"/>
    <w:rsid w:val="003408A9"/>
    <w:rsid w:val="00344245"/>
    <w:rsid w:val="00357568"/>
    <w:rsid w:val="00395C6A"/>
    <w:rsid w:val="003A38BD"/>
    <w:rsid w:val="003E3B6B"/>
    <w:rsid w:val="0040794F"/>
    <w:rsid w:val="004D426B"/>
    <w:rsid w:val="004E0EB2"/>
    <w:rsid w:val="0050200A"/>
    <w:rsid w:val="00516FBC"/>
    <w:rsid w:val="00521F3F"/>
    <w:rsid w:val="00581EE2"/>
    <w:rsid w:val="006144E3"/>
    <w:rsid w:val="006330EE"/>
    <w:rsid w:val="0064628A"/>
    <w:rsid w:val="00675CB2"/>
    <w:rsid w:val="006E4F7B"/>
    <w:rsid w:val="007517B9"/>
    <w:rsid w:val="007774BB"/>
    <w:rsid w:val="00795996"/>
    <w:rsid w:val="00796E2E"/>
    <w:rsid w:val="00817CE0"/>
    <w:rsid w:val="008648D7"/>
    <w:rsid w:val="00893B21"/>
    <w:rsid w:val="008A0BB5"/>
    <w:rsid w:val="008D6CA7"/>
    <w:rsid w:val="009040FF"/>
    <w:rsid w:val="00910B7F"/>
    <w:rsid w:val="009117D2"/>
    <w:rsid w:val="009310F1"/>
    <w:rsid w:val="00950F5A"/>
    <w:rsid w:val="0099602D"/>
    <w:rsid w:val="009D5B63"/>
    <w:rsid w:val="009E3CAF"/>
    <w:rsid w:val="00A03B46"/>
    <w:rsid w:val="00A90E33"/>
    <w:rsid w:val="00AA13AF"/>
    <w:rsid w:val="00AB4829"/>
    <w:rsid w:val="00AB5832"/>
    <w:rsid w:val="00AE3285"/>
    <w:rsid w:val="00AF05E4"/>
    <w:rsid w:val="00AF6DCD"/>
    <w:rsid w:val="00B07621"/>
    <w:rsid w:val="00B21F60"/>
    <w:rsid w:val="00BA0708"/>
    <w:rsid w:val="00C125BE"/>
    <w:rsid w:val="00C20907"/>
    <w:rsid w:val="00C82CA5"/>
    <w:rsid w:val="00CC1D65"/>
    <w:rsid w:val="00CD0A19"/>
    <w:rsid w:val="00D33256"/>
    <w:rsid w:val="00D34F12"/>
    <w:rsid w:val="00D511DE"/>
    <w:rsid w:val="00D53482"/>
    <w:rsid w:val="00D92FC1"/>
    <w:rsid w:val="00DD4D34"/>
    <w:rsid w:val="00DF7D85"/>
    <w:rsid w:val="00E6410D"/>
    <w:rsid w:val="00E832DB"/>
    <w:rsid w:val="00E91A07"/>
    <w:rsid w:val="00E95360"/>
    <w:rsid w:val="00F25F74"/>
    <w:rsid w:val="00F62AB4"/>
    <w:rsid w:val="00F6610C"/>
    <w:rsid w:val="00FB5CE2"/>
    <w:rsid w:val="00FD2707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96675C-1272-4D44-A9A7-161DDAA4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517B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7B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7517B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7B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7517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27CF0-890A-4C28-8837-C192BCFA4DF9}"/>
      </w:docPartPr>
      <w:docPartBody>
        <w:p w:rsidR="00122D90" w:rsidRDefault="00BF698E">
          <w:r w:rsidRPr="00B338B0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98E"/>
    <w:rsid w:val="00122D90"/>
    <w:rsid w:val="00BF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698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5/23/2022 2:30:15 PM</timestamp>
  <userName>WATANI_RAK\xkhritik</userName>
  <computerName>RBDT2204.rakbank.co.ae</computerName>
  <guid>{36dc9b06-6cd4-47fa-813b-edad245c6198}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D6DDE0A6-C9C9-4B42-81E3-AD88E5B3B4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13901</TotalTime>
  <Pages>5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5881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Hritik Kounsal</cp:lastModifiedBy>
  <cp:revision>60</cp:revision>
  <dcterms:created xsi:type="dcterms:W3CDTF">2016-11-21T07:23:00Z</dcterms:created>
  <dcterms:modified xsi:type="dcterms:W3CDTF">2022-06-10T06:51:00Z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WATANI_RAK\xkhritik</vt:lpwstr>
  </property>
  <property fmtid="{D5CDD505-2E9C-101B-9397-08002B2CF9AE}" pid="4" name="ClassificationHost">
    <vt:lpwstr>RBDT2204.rakbank.co.ae</vt:lpwstr>
  </property>
  <property fmtid="{D5CDD505-2E9C-101B-9397-08002B2CF9AE}" pid="5" name="ClassificationDate">
    <vt:lpwstr>5/23/2022 2:30:15 PM</vt:lpwstr>
  </property>
  <property fmtid="{D5CDD505-2E9C-101B-9397-08002B2CF9AE}" pid="6" name="ClassificationGUID">
    <vt:lpwstr>{36dc9b06-6cd4-47fa-813b-edad245c6198}</vt:lpwstr>
  </property>
</Properties>
</file>