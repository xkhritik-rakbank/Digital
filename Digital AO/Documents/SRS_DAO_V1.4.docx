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25B754" w14:textId="77777777" w:rsidR="00FD7E82" w:rsidRDefault="00FD7E82" w:rsidP="00BF478C">
      <w:pPr>
        <w:pStyle w:val="Title"/>
        <w:jc w:val="center"/>
        <w:rPr>
          <w:noProof/>
        </w:rPr>
      </w:pPr>
    </w:p>
    <w:p w14:paraId="0F3485E6" w14:textId="58174E5A" w:rsidR="00BF478C" w:rsidRPr="00ED38CA" w:rsidRDefault="00FD7E82" w:rsidP="00BF478C">
      <w:pPr>
        <w:pStyle w:val="Title"/>
        <w:jc w:val="center"/>
        <w:rPr>
          <w:rFonts w:ascii="Calibri" w:hAnsi="Calibri" w:cs="Arial"/>
          <w:sz w:val="22"/>
          <w:szCs w:val="22"/>
        </w:rPr>
      </w:pPr>
      <w:r>
        <w:rPr>
          <w:noProof/>
          <w:lang w:eastAsia="en-US"/>
        </w:rPr>
        <w:drawing>
          <wp:inline distT="0" distB="0" distL="0" distR="0" wp14:anchorId="75EC3C29" wp14:editId="02CCD6CD">
            <wp:extent cx="2358483" cy="685800"/>
            <wp:effectExtent l="0" t="0" r="0" b="0"/>
            <wp:docPr id="1" name="Picture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9"/>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1745" cy="686749"/>
                    </a:xfrm>
                    <a:prstGeom prst="rect">
                      <a:avLst/>
                    </a:prstGeom>
                    <a:noFill/>
                    <a:ln>
                      <a:noFill/>
                    </a:ln>
                  </pic:spPr>
                </pic:pic>
              </a:graphicData>
            </a:graphic>
          </wp:inline>
        </w:drawing>
      </w:r>
    </w:p>
    <w:p w14:paraId="6D018193" w14:textId="77777777" w:rsidR="00BF478C" w:rsidRPr="00ED38CA" w:rsidRDefault="00BF478C" w:rsidP="00BF478C">
      <w:pPr>
        <w:rPr>
          <w:rFonts w:ascii="Calibri" w:hAnsi="Calibri" w:cs="Arial"/>
          <w:b/>
          <w:sz w:val="22"/>
          <w:szCs w:val="22"/>
        </w:rPr>
      </w:pPr>
    </w:p>
    <w:p w14:paraId="6DD4C701" w14:textId="5D86BE93" w:rsidR="00BF478C" w:rsidRPr="00ED38CA" w:rsidRDefault="00BF478C" w:rsidP="00BF478C">
      <w:pPr>
        <w:rPr>
          <w:rFonts w:ascii="Calibri" w:hAnsi="Calibri" w:cs="Arial"/>
          <w:b/>
          <w:bCs/>
          <w:sz w:val="22"/>
          <w:szCs w:val="22"/>
        </w:rPr>
      </w:pPr>
      <w:r w:rsidRPr="00ED38CA">
        <w:rPr>
          <w:rFonts w:ascii="Calibri" w:hAnsi="Calibri" w:cs="Arial"/>
          <w:b/>
          <w:bCs/>
          <w:sz w:val="22"/>
          <w:szCs w:val="22"/>
        </w:rPr>
        <w:t>Ref No:</w:t>
      </w:r>
      <w:r w:rsidR="0001750B">
        <w:rPr>
          <w:rFonts w:ascii="Calibri" w:hAnsi="Calibri" w:cs="Arial"/>
          <w:b/>
          <w:bCs/>
          <w:sz w:val="22"/>
          <w:szCs w:val="22"/>
        </w:rPr>
        <w:t>DAO_V.1</w:t>
      </w:r>
      <w:r w:rsidR="00352BBE">
        <w:rPr>
          <w:rFonts w:ascii="Calibri" w:hAnsi="Calibri" w:cs="Arial"/>
          <w:b/>
          <w:bCs/>
          <w:sz w:val="22"/>
          <w:szCs w:val="22"/>
        </w:rPr>
        <w:t>.</w:t>
      </w:r>
      <w:r w:rsidR="00F451A2">
        <w:rPr>
          <w:rFonts w:ascii="Calibri" w:hAnsi="Calibri" w:cs="Arial"/>
          <w:b/>
          <w:bCs/>
          <w:sz w:val="22"/>
          <w:szCs w:val="22"/>
        </w:rPr>
        <w:t>3</w:t>
      </w:r>
      <w:r w:rsidRPr="00ED38CA">
        <w:rPr>
          <w:rFonts w:ascii="Calibri" w:hAnsi="Calibri" w:cs="Arial"/>
          <w:b/>
          <w:bCs/>
          <w:sz w:val="22"/>
          <w:szCs w:val="22"/>
        </w:rPr>
        <w:tab/>
      </w:r>
      <w:r w:rsidRPr="00ED38CA">
        <w:rPr>
          <w:rFonts w:ascii="Calibri" w:hAnsi="Calibri" w:cs="Arial"/>
          <w:b/>
          <w:bCs/>
          <w:sz w:val="22"/>
          <w:szCs w:val="22"/>
        </w:rPr>
        <w:tab/>
      </w:r>
      <w:r w:rsidRPr="00ED38CA">
        <w:rPr>
          <w:rFonts w:ascii="Calibri" w:hAnsi="Calibri" w:cs="Arial"/>
          <w:b/>
          <w:bCs/>
          <w:sz w:val="22"/>
          <w:szCs w:val="22"/>
        </w:rPr>
        <w:tab/>
      </w:r>
      <w:r w:rsidRPr="00ED38CA">
        <w:rPr>
          <w:rFonts w:ascii="Calibri" w:hAnsi="Calibri" w:cs="Arial"/>
          <w:b/>
          <w:bCs/>
          <w:sz w:val="22"/>
          <w:szCs w:val="22"/>
        </w:rPr>
        <w:tab/>
      </w:r>
      <w:r w:rsidRPr="00ED38CA">
        <w:rPr>
          <w:rFonts w:ascii="Calibri" w:hAnsi="Calibri" w:cs="Arial"/>
          <w:b/>
          <w:bCs/>
          <w:sz w:val="22"/>
          <w:szCs w:val="22"/>
        </w:rPr>
        <w:tab/>
      </w:r>
      <w:r w:rsidRPr="00ED38CA">
        <w:rPr>
          <w:rFonts w:ascii="Calibri" w:hAnsi="Calibri" w:cs="Arial"/>
          <w:b/>
          <w:bCs/>
          <w:sz w:val="22"/>
          <w:szCs w:val="22"/>
        </w:rPr>
        <w:tab/>
      </w:r>
      <w:r w:rsidRPr="00ED38CA">
        <w:rPr>
          <w:rFonts w:ascii="Calibri" w:hAnsi="Calibri" w:cs="Arial"/>
          <w:b/>
          <w:bCs/>
          <w:sz w:val="22"/>
          <w:szCs w:val="22"/>
        </w:rPr>
        <w:tab/>
      </w:r>
      <w:r w:rsidRPr="00ED38CA">
        <w:rPr>
          <w:rFonts w:ascii="Calibri" w:hAnsi="Calibri" w:cs="Arial"/>
          <w:b/>
          <w:bCs/>
          <w:sz w:val="22"/>
          <w:szCs w:val="22"/>
        </w:rPr>
        <w:tab/>
        <w:t xml:space="preserve">Date: </w:t>
      </w:r>
      <w:r>
        <w:rPr>
          <w:rFonts w:ascii="Calibri" w:hAnsi="Calibri" w:cs="Arial"/>
          <w:b/>
          <w:bCs/>
          <w:sz w:val="22"/>
          <w:szCs w:val="22"/>
        </w:rPr>
        <w:t>2</w:t>
      </w:r>
      <w:r w:rsidR="00D562D3">
        <w:rPr>
          <w:rFonts w:ascii="Calibri" w:hAnsi="Calibri" w:cs="Arial"/>
          <w:b/>
          <w:bCs/>
          <w:sz w:val="22"/>
          <w:szCs w:val="22"/>
        </w:rPr>
        <w:t>9</w:t>
      </w:r>
      <w:r w:rsidRPr="00ED38CA">
        <w:rPr>
          <w:rFonts w:ascii="Calibri" w:hAnsi="Calibri" w:cs="Arial"/>
          <w:b/>
          <w:bCs/>
          <w:sz w:val="22"/>
          <w:szCs w:val="22"/>
        </w:rPr>
        <w:t>-</w:t>
      </w:r>
      <w:r>
        <w:rPr>
          <w:rFonts w:ascii="Calibri" w:hAnsi="Calibri" w:cs="Arial"/>
          <w:b/>
          <w:bCs/>
          <w:sz w:val="22"/>
          <w:szCs w:val="22"/>
        </w:rPr>
        <w:t>Mar</w:t>
      </w:r>
      <w:r w:rsidRPr="00ED38CA">
        <w:rPr>
          <w:rFonts w:ascii="Calibri" w:hAnsi="Calibri" w:cs="Arial"/>
          <w:b/>
          <w:bCs/>
          <w:sz w:val="22"/>
          <w:szCs w:val="22"/>
        </w:rPr>
        <w:t>-20</w:t>
      </w:r>
      <w:r>
        <w:rPr>
          <w:rFonts w:ascii="Calibri" w:hAnsi="Calibri" w:cs="Arial"/>
          <w:b/>
          <w:bCs/>
          <w:sz w:val="22"/>
          <w:szCs w:val="22"/>
        </w:rPr>
        <w:t>2</w:t>
      </w:r>
      <w:r w:rsidR="00D562D3">
        <w:rPr>
          <w:rFonts w:ascii="Calibri" w:hAnsi="Calibri" w:cs="Arial"/>
          <w:b/>
          <w:bCs/>
          <w:sz w:val="22"/>
          <w:szCs w:val="22"/>
        </w:rPr>
        <w:t>2</w:t>
      </w:r>
    </w:p>
    <w:p w14:paraId="16E37311" w14:textId="77777777" w:rsidR="00BF478C" w:rsidRPr="00ED38CA" w:rsidRDefault="00BF478C" w:rsidP="00BF478C">
      <w:pPr>
        <w:pStyle w:val="Title"/>
        <w:ind w:left="6480" w:firstLine="720"/>
        <w:jc w:val="left"/>
        <w:rPr>
          <w:rFonts w:ascii="Calibri" w:hAnsi="Calibri"/>
          <w:sz w:val="40"/>
        </w:rPr>
      </w:pPr>
    </w:p>
    <w:p w14:paraId="2EC216D6" w14:textId="77777777" w:rsidR="00BF478C" w:rsidRPr="00ED38CA" w:rsidRDefault="00BF478C" w:rsidP="00BF478C">
      <w:pPr>
        <w:suppressAutoHyphens w:val="0"/>
        <w:spacing w:line="240" w:lineRule="auto"/>
        <w:jc w:val="center"/>
        <w:rPr>
          <w:rFonts w:ascii="Calibri" w:hAnsi="Calibri" w:cs="Arial"/>
          <w:bCs/>
          <w:sz w:val="40"/>
          <w:szCs w:val="40"/>
        </w:rPr>
      </w:pPr>
    </w:p>
    <w:p w14:paraId="66F2EA67" w14:textId="77777777" w:rsidR="00BF478C" w:rsidRPr="00ED38CA" w:rsidRDefault="00BF478C" w:rsidP="00BF478C">
      <w:pPr>
        <w:suppressAutoHyphens w:val="0"/>
        <w:spacing w:line="240" w:lineRule="auto"/>
        <w:jc w:val="center"/>
        <w:rPr>
          <w:rFonts w:ascii="Calibri" w:hAnsi="Calibri" w:cs="Arial"/>
          <w:bCs/>
          <w:sz w:val="40"/>
          <w:szCs w:val="40"/>
        </w:rPr>
      </w:pPr>
    </w:p>
    <w:p w14:paraId="10176962" w14:textId="77777777" w:rsidR="00BF478C" w:rsidRPr="00ED38CA" w:rsidRDefault="00BF478C" w:rsidP="00BF478C">
      <w:pPr>
        <w:spacing w:line="240" w:lineRule="auto"/>
        <w:jc w:val="center"/>
        <w:rPr>
          <w:rFonts w:ascii="Calibri" w:hAnsi="Calibri" w:cs="Arial"/>
          <w:sz w:val="40"/>
          <w:szCs w:val="40"/>
        </w:rPr>
      </w:pPr>
      <w:r w:rsidRPr="00ED38CA">
        <w:rPr>
          <w:rFonts w:ascii="Calibri" w:hAnsi="Calibri" w:cs="Arial"/>
          <w:sz w:val="40"/>
          <w:szCs w:val="40"/>
        </w:rPr>
        <w:t>Software Requirements Specification</w:t>
      </w:r>
    </w:p>
    <w:p w14:paraId="6D3280A8" w14:textId="079DD162" w:rsidR="00BF478C" w:rsidRPr="00ED38CA" w:rsidRDefault="00BF478C" w:rsidP="00BF478C">
      <w:pPr>
        <w:suppressAutoHyphens w:val="0"/>
        <w:spacing w:line="240" w:lineRule="auto"/>
        <w:jc w:val="center"/>
        <w:rPr>
          <w:rFonts w:ascii="Calibri" w:hAnsi="Calibri" w:cs="Arial"/>
          <w:b/>
          <w:bCs/>
          <w:sz w:val="28"/>
          <w:szCs w:val="28"/>
        </w:rPr>
      </w:pPr>
      <w:r w:rsidRPr="00ED38CA">
        <w:rPr>
          <w:rFonts w:ascii="Calibri" w:hAnsi="Calibri" w:cs="Arial"/>
          <w:b/>
          <w:bCs/>
          <w:sz w:val="28"/>
          <w:szCs w:val="28"/>
        </w:rPr>
        <w:t>(</w:t>
      </w:r>
      <w:r w:rsidR="00D562D3">
        <w:rPr>
          <w:rFonts w:ascii="Calibri" w:hAnsi="Calibri" w:cs="Arial"/>
          <w:b/>
          <w:bCs/>
          <w:sz w:val="28"/>
          <w:szCs w:val="28"/>
        </w:rPr>
        <w:t>Digital Onboarding- Accounts</w:t>
      </w:r>
      <w:r w:rsidRPr="00ED38CA">
        <w:rPr>
          <w:rFonts w:ascii="Calibri" w:hAnsi="Calibri" w:cs="Arial"/>
          <w:b/>
          <w:bCs/>
          <w:sz w:val="28"/>
          <w:szCs w:val="28"/>
        </w:rPr>
        <w:t>)</w:t>
      </w:r>
    </w:p>
    <w:p w14:paraId="457EA5BE" w14:textId="77777777" w:rsidR="00BF478C" w:rsidRPr="00ED38CA" w:rsidRDefault="00BF478C" w:rsidP="00BF478C">
      <w:pPr>
        <w:suppressAutoHyphens w:val="0"/>
        <w:spacing w:line="240" w:lineRule="auto"/>
        <w:jc w:val="center"/>
        <w:rPr>
          <w:rFonts w:ascii="Calibri" w:hAnsi="Calibri" w:cs="Arial"/>
          <w:bCs/>
          <w:sz w:val="32"/>
          <w:szCs w:val="24"/>
        </w:rPr>
      </w:pPr>
    </w:p>
    <w:p w14:paraId="26A9357A" w14:textId="77777777" w:rsidR="00BF478C" w:rsidRPr="00ED38CA" w:rsidRDefault="00BF478C" w:rsidP="00BF478C">
      <w:pPr>
        <w:suppressAutoHyphens w:val="0"/>
        <w:spacing w:line="240" w:lineRule="auto"/>
        <w:jc w:val="center"/>
        <w:rPr>
          <w:rFonts w:ascii="Calibri" w:hAnsi="Calibri" w:cs="Arial"/>
          <w:b/>
          <w:bCs/>
          <w:sz w:val="22"/>
          <w:szCs w:val="22"/>
        </w:rPr>
      </w:pPr>
      <w:r w:rsidRPr="00ED38CA">
        <w:rPr>
          <w:rFonts w:ascii="Calibri" w:hAnsi="Calibri" w:cs="Arial"/>
          <w:b/>
          <w:bCs/>
          <w:sz w:val="22"/>
          <w:szCs w:val="22"/>
        </w:rPr>
        <w:t>(NEWGEN CONFIDENTIAL)</w:t>
      </w:r>
    </w:p>
    <w:p w14:paraId="266B0FFD" w14:textId="77777777" w:rsidR="00BF478C" w:rsidRPr="00ED38CA" w:rsidRDefault="00BF478C" w:rsidP="00BF478C">
      <w:pPr>
        <w:pStyle w:val="CompanyName"/>
        <w:rPr>
          <w:rFonts w:ascii="Calibri" w:hAnsi="Calibri"/>
          <w:b/>
          <w:spacing w:val="0"/>
          <w:kern w:val="1"/>
          <w:sz w:val="28"/>
        </w:rPr>
      </w:pPr>
    </w:p>
    <w:p w14:paraId="74511A46" w14:textId="77777777" w:rsidR="00BF478C" w:rsidRPr="00ED38CA" w:rsidRDefault="00BF478C" w:rsidP="00BF478C">
      <w:pPr>
        <w:pStyle w:val="CompanyName"/>
        <w:rPr>
          <w:rFonts w:ascii="Calibri" w:hAnsi="Calibri"/>
          <w:b/>
          <w:spacing w:val="0"/>
          <w:kern w:val="1"/>
          <w:sz w:val="28"/>
        </w:rPr>
      </w:pPr>
    </w:p>
    <w:p w14:paraId="6669E690" w14:textId="77777777" w:rsidR="00BF478C" w:rsidRPr="00ED38CA" w:rsidRDefault="00BF478C" w:rsidP="00BF478C">
      <w:pPr>
        <w:pStyle w:val="CompanyName"/>
        <w:rPr>
          <w:rFonts w:ascii="Calibri" w:hAnsi="Calibri"/>
          <w:b/>
          <w:spacing w:val="0"/>
          <w:kern w:val="1"/>
          <w:sz w:val="28"/>
        </w:rPr>
      </w:pPr>
    </w:p>
    <w:p w14:paraId="07BF1B53" w14:textId="77777777" w:rsidR="00BF478C" w:rsidRPr="00ED38CA" w:rsidRDefault="00BF478C" w:rsidP="00BF478C">
      <w:pPr>
        <w:pStyle w:val="CompanyName"/>
        <w:rPr>
          <w:rFonts w:ascii="Calibri" w:hAnsi="Calibri"/>
          <w:b/>
          <w:spacing w:val="0"/>
          <w:kern w:val="1"/>
          <w:sz w:val="28"/>
        </w:rPr>
      </w:pPr>
    </w:p>
    <w:p w14:paraId="4988000A" w14:textId="77777777" w:rsidR="00BF478C" w:rsidRPr="00ED38CA" w:rsidRDefault="00BF478C" w:rsidP="00BF478C">
      <w:pPr>
        <w:rPr>
          <w:rFonts w:ascii="Calibri" w:hAnsi="Calibri"/>
        </w:rPr>
      </w:pPr>
      <w:r w:rsidRPr="00ED38CA">
        <w:rPr>
          <w:rFonts w:ascii="Calibri" w:hAnsi="Calibri"/>
        </w:rPr>
        <w:t xml:space="preserve">                                    </w:t>
      </w:r>
    </w:p>
    <w:p w14:paraId="01766504" w14:textId="77777777" w:rsidR="00BF478C" w:rsidRPr="00ED38CA" w:rsidRDefault="00BF478C" w:rsidP="00BF478C">
      <w:pPr>
        <w:rPr>
          <w:rFonts w:ascii="Calibri" w:hAnsi="Calibri"/>
        </w:rPr>
      </w:pPr>
    </w:p>
    <w:p w14:paraId="360DF4B7" w14:textId="77777777" w:rsidR="00BF478C" w:rsidRPr="00ED38CA" w:rsidRDefault="00BF478C" w:rsidP="00BF478C">
      <w:pPr>
        <w:rPr>
          <w:rFonts w:ascii="Calibri" w:hAnsi="Calibri"/>
        </w:rPr>
      </w:pPr>
    </w:p>
    <w:p w14:paraId="5071D50A" w14:textId="77777777" w:rsidR="00BF478C" w:rsidRPr="00ED38CA" w:rsidRDefault="00BF478C" w:rsidP="00BF478C">
      <w:pPr>
        <w:rPr>
          <w:rFonts w:ascii="Calibri" w:hAnsi="Calibri"/>
        </w:rPr>
      </w:pPr>
    </w:p>
    <w:p w14:paraId="3A06CDA7" w14:textId="77777777" w:rsidR="00BF478C" w:rsidRPr="00ED38CA" w:rsidRDefault="00BF478C" w:rsidP="00BF478C">
      <w:pPr>
        <w:spacing w:line="240" w:lineRule="auto"/>
        <w:jc w:val="center"/>
        <w:rPr>
          <w:rFonts w:ascii="Calibri" w:hAnsi="Calibri" w:cs="Arial"/>
          <w:b/>
          <w:bCs/>
          <w:sz w:val="28"/>
          <w:szCs w:val="28"/>
        </w:rPr>
      </w:pPr>
      <w:r w:rsidRPr="00ED38CA">
        <w:rPr>
          <w:rFonts w:ascii="Calibri" w:hAnsi="Calibri" w:cs="Arial"/>
          <w:b/>
          <w:bCs/>
          <w:sz w:val="28"/>
          <w:szCs w:val="28"/>
        </w:rPr>
        <w:t>Newgen Software Technologies Ltd.</w:t>
      </w:r>
    </w:p>
    <w:p w14:paraId="320C6486" w14:textId="77777777" w:rsidR="00BF478C" w:rsidRPr="00ED38CA" w:rsidRDefault="00BF478C" w:rsidP="00BF478C">
      <w:pPr>
        <w:spacing w:line="240" w:lineRule="auto"/>
        <w:jc w:val="center"/>
        <w:rPr>
          <w:rFonts w:ascii="Calibri" w:hAnsi="Calibri"/>
        </w:rPr>
      </w:pPr>
      <w:r w:rsidRPr="00ED38CA">
        <w:rPr>
          <w:rFonts w:ascii="Calibri" w:hAnsi="Calibri" w:cs="Arial"/>
          <w:b/>
          <w:bCs/>
          <w:sz w:val="28"/>
          <w:szCs w:val="28"/>
        </w:rPr>
        <w:t>New Delhi, INDIA</w:t>
      </w:r>
    </w:p>
    <w:p w14:paraId="20792EE4" w14:textId="77777777" w:rsidR="00BF478C" w:rsidRPr="00ED38CA" w:rsidRDefault="00BF478C" w:rsidP="00BF478C">
      <w:pPr>
        <w:rPr>
          <w:rFonts w:ascii="Calibri" w:hAnsi="Calibri"/>
        </w:rPr>
        <w:sectPr w:rsidR="00BF478C" w:rsidRPr="00ED38CA">
          <w:headerReference w:type="even" r:id="rId11"/>
          <w:headerReference w:type="default" r:id="rId12"/>
          <w:footerReference w:type="even" r:id="rId13"/>
          <w:footerReference w:type="default" r:id="rId14"/>
          <w:headerReference w:type="first" r:id="rId15"/>
          <w:footerReference w:type="first" r:id="rId16"/>
          <w:pgSz w:w="12240" w:h="15840"/>
          <w:pgMar w:top="1670" w:right="1430" w:bottom="1670" w:left="1430" w:header="1430" w:footer="1430" w:gutter="0"/>
          <w:pgBorders>
            <w:top w:val="single" w:sz="20" w:space="31" w:color="000000"/>
            <w:left w:val="single" w:sz="20" w:space="31" w:color="000000"/>
            <w:bottom w:val="single" w:sz="20" w:space="31" w:color="000000"/>
            <w:right w:val="single" w:sz="20" w:space="31" w:color="000000"/>
          </w:pgBorders>
          <w:pgNumType w:start="1"/>
          <w:cols w:space="720"/>
          <w:docGrid w:linePitch="360"/>
        </w:sectPr>
      </w:pPr>
    </w:p>
    <w:p w14:paraId="64089BDF" w14:textId="77777777" w:rsidR="00BF478C" w:rsidRPr="00ED38CA" w:rsidRDefault="00BF478C" w:rsidP="00BF478C">
      <w:pPr>
        <w:pStyle w:val="ByLine"/>
        <w:tabs>
          <w:tab w:val="left" w:pos="6750"/>
        </w:tabs>
        <w:jc w:val="left"/>
        <w:rPr>
          <w:rFonts w:ascii="Calibri" w:hAnsi="Calibri"/>
        </w:rPr>
      </w:pPr>
    </w:p>
    <w:tbl>
      <w:tblPr>
        <w:tblW w:w="0" w:type="auto"/>
        <w:tblInd w:w="-442" w:type="dxa"/>
        <w:tblLayout w:type="fixed"/>
        <w:tblLook w:val="0000" w:firstRow="0" w:lastRow="0" w:firstColumn="0" w:lastColumn="0" w:noHBand="0" w:noVBand="0"/>
      </w:tblPr>
      <w:tblGrid>
        <w:gridCol w:w="6903"/>
        <w:gridCol w:w="3346"/>
      </w:tblGrid>
      <w:tr w:rsidR="00BF478C" w:rsidRPr="00ED38CA" w14:paraId="2F9AB59B" w14:textId="77777777" w:rsidTr="00CF18C5">
        <w:trPr>
          <w:trHeight w:val="738"/>
        </w:trPr>
        <w:tc>
          <w:tcPr>
            <w:tcW w:w="10249" w:type="dxa"/>
            <w:gridSpan w:val="2"/>
            <w:tcBorders>
              <w:top w:val="double" w:sz="1" w:space="0" w:color="000000"/>
              <w:left w:val="double" w:sz="1" w:space="0" w:color="000000"/>
              <w:bottom w:val="single" w:sz="4" w:space="0" w:color="000000"/>
              <w:right w:val="double" w:sz="1" w:space="0" w:color="000000"/>
            </w:tcBorders>
            <w:shd w:val="clear" w:color="auto" w:fill="auto"/>
          </w:tcPr>
          <w:p w14:paraId="395098F2" w14:textId="77777777" w:rsidR="00BF478C" w:rsidRPr="00ED38CA" w:rsidRDefault="00BF478C" w:rsidP="00CF18C5">
            <w:pPr>
              <w:snapToGrid w:val="0"/>
              <w:jc w:val="center"/>
              <w:rPr>
                <w:rFonts w:ascii="Calibri" w:hAnsi="Calibri" w:cs="Arial"/>
                <w:b/>
                <w:sz w:val="28"/>
                <w:szCs w:val="28"/>
              </w:rPr>
            </w:pPr>
          </w:p>
          <w:p w14:paraId="64085B12" w14:textId="77777777" w:rsidR="00BF478C" w:rsidRPr="00ED38CA" w:rsidRDefault="00BF478C" w:rsidP="00CF18C5">
            <w:pPr>
              <w:jc w:val="center"/>
              <w:rPr>
                <w:rFonts w:ascii="Calibri" w:hAnsi="Calibri" w:cs="Arial"/>
                <w:b/>
                <w:sz w:val="28"/>
                <w:szCs w:val="28"/>
              </w:rPr>
            </w:pPr>
            <w:r w:rsidRPr="00ED38CA">
              <w:rPr>
                <w:rFonts w:ascii="Calibri" w:hAnsi="Calibri" w:cs="Arial"/>
                <w:b/>
                <w:sz w:val="28"/>
                <w:szCs w:val="28"/>
              </w:rPr>
              <w:t>Review Summary</w:t>
            </w:r>
          </w:p>
        </w:tc>
      </w:tr>
      <w:tr w:rsidR="00BF478C" w:rsidRPr="00ED38CA" w14:paraId="7192EEC3" w14:textId="77777777" w:rsidTr="00CF18C5">
        <w:trPr>
          <w:trHeight w:val="241"/>
        </w:trPr>
        <w:tc>
          <w:tcPr>
            <w:tcW w:w="10249" w:type="dxa"/>
            <w:gridSpan w:val="2"/>
            <w:tcBorders>
              <w:top w:val="single" w:sz="4" w:space="0" w:color="000000"/>
              <w:left w:val="double" w:sz="1" w:space="0" w:color="000000"/>
              <w:bottom w:val="single" w:sz="4" w:space="0" w:color="000000"/>
              <w:right w:val="double" w:sz="1" w:space="0" w:color="000000"/>
            </w:tcBorders>
            <w:shd w:val="clear" w:color="auto" w:fill="auto"/>
          </w:tcPr>
          <w:p w14:paraId="5D35BCA5" w14:textId="08F8FAB2" w:rsidR="00BF478C" w:rsidRPr="00ED38CA" w:rsidRDefault="00BF478C" w:rsidP="00CF18C5">
            <w:pPr>
              <w:snapToGrid w:val="0"/>
              <w:rPr>
                <w:rFonts w:ascii="Calibri" w:hAnsi="Calibri" w:cs="Arial"/>
                <w:b/>
                <w:sz w:val="22"/>
                <w:szCs w:val="22"/>
              </w:rPr>
            </w:pPr>
            <w:r w:rsidRPr="00ED38CA">
              <w:rPr>
                <w:rFonts w:ascii="Calibri" w:hAnsi="Calibri" w:cs="Arial"/>
                <w:b/>
                <w:sz w:val="22"/>
                <w:szCs w:val="22"/>
              </w:rPr>
              <w:t>ITEM SUBMITTED BY</w:t>
            </w:r>
            <w:r w:rsidR="00D562D3">
              <w:rPr>
                <w:rFonts w:ascii="Calibri" w:hAnsi="Calibri" w:cs="Arial"/>
                <w:b/>
                <w:sz w:val="22"/>
                <w:szCs w:val="22"/>
              </w:rPr>
              <w:t>: Shashank Taneja</w:t>
            </w:r>
          </w:p>
        </w:tc>
      </w:tr>
      <w:tr w:rsidR="00BF478C" w:rsidRPr="00ED38CA" w14:paraId="7697A32F" w14:textId="77777777" w:rsidTr="00CF18C5">
        <w:trPr>
          <w:trHeight w:val="241"/>
        </w:trPr>
        <w:tc>
          <w:tcPr>
            <w:tcW w:w="10249" w:type="dxa"/>
            <w:gridSpan w:val="2"/>
            <w:tcBorders>
              <w:top w:val="single" w:sz="4" w:space="0" w:color="000000"/>
              <w:left w:val="double" w:sz="1" w:space="0" w:color="000000"/>
              <w:bottom w:val="single" w:sz="4" w:space="0" w:color="000000"/>
              <w:right w:val="double" w:sz="1" w:space="0" w:color="000000"/>
            </w:tcBorders>
            <w:shd w:val="clear" w:color="auto" w:fill="auto"/>
          </w:tcPr>
          <w:p w14:paraId="2CDEB377" w14:textId="77777777" w:rsidR="00BF478C" w:rsidRPr="00ED38CA" w:rsidRDefault="00BF478C" w:rsidP="00CF18C5">
            <w:pPr>
              <w:snapToGrid w:val="0"/>
              <w:rPr>
                <w:rFonts w:ascii="Calibri" w:hAnsi="Calibri" w:cs="Arial"/>
                <w:b/>
                <w:sz w:val="22"/>
                <w:szCs w:val="22"/>
              </w:rPr>
            </w:pPr>
            <w:r w:rsidRPr="00ED38CA">
              <w:rPr>
                <w:rFonts w:ascii="Calibri" w:hAnsi="Calibri" w:cs="Arial"/>
                <w:b/>
                <w:sz w:val="22"/>
                <w:szCs w:val="22"/>
              </w:rPr>
              <w:t>REVIEW TEAM</w:t>
            </w:r>
          </w:p>
        </w:tc>
      </w:tr>
      <w:tr w:rsidR="00BF478C" w:rsidRPr="00ED38CA" w14:paraId="571EA698" w14:textId="77777777" w:rsidTr="00CF18C5">
        <w:trPr>
          <w:trHeight w:val="241"/>
        </w:trPr>
        <w:tc>
          <w:tcPr>
            <w:tcW w:w="6903" w:type="dxa"/>
            <w:tcBorders>
              <w:top w:val="single" w:sz="4" w:space="0" w:color="000000"/>
              <w:left w:val="double" w:sz="1" w:space="0" w:color="000000"/>
              <w:bottom w:val="single" w:sz="4" w:space="0" w:color="000000"/>
            </w:tcBorders>
            <w:shd w:val="clear" w:color="auto" w:fill="auto"/>
          </w:tcPr>
          <w:p w14:paraId="325C42CD" w14:textId="77777777" w:rsidR="00BF478C" w:rsidRPr="00ED38CA" w:rsidRDefault="00BF478C" w:rsidP="00CF18C5">
            <w:pPr>
              <w:snapToGrid w:val="0"/>
              <w:jc w:val="center"/>
              <w:rPr>
                <w:rFonts w:ascii="Calibri" w:hAnsi="Calibri" w:cs="Arial"/>
                <w:b/>
                <w:sz w:val="22"/>
                <w:szCs w:val="22"/>
              </w:rPr>
            </w:pPr>
            <w:r w:rsidRPr="00ED38CA">
              <w:rPr>
                <w:rFonts w:ascii="Calibri" w:hAnsi="Calibri" w:cs="Arial"/>
                <w:b/>
                <w:sz w:val="22"/>
                <w:szCs w:val="22"/>
              </w:rPr>
              <w:t xml:space="preserve">NAME </w:t>
            </w:r>
          </w:p>
        </w:tc>
        <w:tc>
          <w:tcPr>
            <w:tcW w:w="3346" w:type="dxa"/>
            <w:tcBorders>
              <w:top w:val="single" w:sz="4" w:space="0" w:color="000000"/>
              <w:left w:val="single" w:sz="4" w:space="0" w:color="000000"/>
              <w:bottom w:val="single" w:sz="4" w:space="0" w:color="000000"/>
              <w:right w:val="double" w:sz="1" w:space="0" w:color="000000"/>
            </w:tcBorders>
            <w:shd w:val="clear" w:color="auto" w:fill="auto"/>
          </w:tcPr>
          <w:p w14:paraId="187B8EB6" w14:textId="77777777" w:rsidR="00BF478C" w:rsidRPr="00ED38CA" w:rsidRDefault="00BF478C" w:rsidP="00CF18C5">
            <w:pPr>
              <w:snapToGrid w:val="0"/>
              <w:jc w:val="center"/>
              <w:rPr>
                <w:rFonts w:ascii="Calibri" w:hAnsi="Calibri" w:cs="Arial"/>
                <w:b/>
                <w:sz w:val="22"/>
                <w:szCs w:val="22"/>
              </w:rPr>
            </w:pPr>
            <w:r w:rsidRPr="00ED38CA">
              <w:rPr>
                <w:rFonts w:ascii="Calibri" w:hAnsi="Calibri" w:cs="Arial"/>
                <w:b/>
                <w:sz w:val="22"/>
                <w:szCs w:val="22"/>
              </w:rPr>
              <w:t>SIGNATURE</w:t>
            </w:r>
          </w:p>
        </w:tc>
      </w:tr>
      <w:tr w:rsidR="00BF478C" w:rsidRPr="00ED38CA" w14:paraId="58C0F7D1" w14:textId="77777777" w:rsidTr="00CF18C5">
        <w:trPr>
          <w:trHeight w:val="241"/>
        </w:trPr>
        <w:tc>
          <w:tcPr>
            <w:tcW w:w="6903" w:type="dxa"/>
            <w:tcBorders>
              <w:top w:val="single" w:sz="4" w:space="0" w:color="000000"/>
              <w:left w:val="double" w:sz="1" w:space="0" w:color="000000"/>
              <w:bottom w:val="single" w:sz="4" w:space="0" w:color="000000"/>
            </w:tcBorders>
            <w:shd w:val="clear" w:color="auto" w:fill="auto"/>
          </w:tcPr>
          <w:p w14:paraId="4DEA0430" w14:textId="77777777" w:rsidR="00BF478C" w:rsidRPr="00ED38CA" w:rsidRDefault="00BF478C" w:rsidP="00CF18C5">
            <w:pPr>
              <w:snapToGrid w:val="0"/>
              <w:rPr>
                <w:rFonts w:ascii="Calibri" w:hAnsi="Calibri" w:cs="Arial"/>
                <w:i/>
                <w:sz w:val="22"/>
                <w:szCs w:val="22"/>
              </w:rPr>
            </w:pPr>
            <w:r w:rsidRPr="00ED38CA">
              <w:rPr>
                <w:rFonts w:ascii="Calibri" w:hAnsi="Calibri" w:cs="Arial"/>
                <w:i/>
                <w:sz w:val="22"/>
                <w:szCs w:val="22"/>
              </w:rPr>
              <w:t>1.</w:t>
            </w:r>
          </w:p>
        </w:tc>
        <w:tc>
          <w:tcPr>
            <w:tcW w:w="3346" w:type="dxa"/>
            <w:tcBorders>
              <w:top w:val="single" w:sz="4" w:space="0" w:color="000000"/>
              <w:left w:val="single" w:sz="4" w:space="0" w:color="000000"/>
              <w:bottom w:val="single" w:sz="4" w:space="0" w:color="000000"/>
              <w:right w:val="double" w:sz="1" w:space="0" w:color="000000"/>
            </w:tcBorders>
            <w:shd w:val="clear" w:color="auto" w:fill="auto"/>
          </w:tcPr>
          <w:p w14:paraId="25AF7FA7" w14:textId="77777777" w:rsidR="00BF478C" w:rsidRPr="00ED38CA" w:rsidRDefault="00BF478C" w:rsidP="00CF18C5">
            <w:pPr>
              <w:snapToGrid w:val="0"/>
              <w:jc w:val="center"/>
              <w:rPr>
                <w:rFonts w:ascii="Calibri" w:hAnsi="Calibri" w:cs="Arial"/>
                <w:sz w:val="22"/>
                <w:szCs w:val="22"/>
              </w:rPr>
            </w:pPr>
          </w:p>
        </w:tc>
      </w:tr>
      <w:tr w:rsidR="00BF478C" w:rsidRPr="00ED38CA" w14:paraId="5654FD95" w14:textId="77777777" w:rsidTr="00CF18C5">
        <w:trPr>
          <w:trHeight w:val="241"/>
        </w:trPr>
        <w:tc>
          <w:tcPr>
            <w:tcW w:w="6903" w:type="dxa"/>
            <w:tcBorders>
              <w:top w:val="single" w:sz="4" w:space="0" w:color="000000"/>
              <w:left w:val="double" w:sz="1" w:space="0" w:color="000000"/>
              <w:bottom w:val="single" w:sz="4" w:space="0" w:color="000000"/>
            </w:tcBorders>
            <w:shd w:val="clear" w:color="auto" w:fill="auto"/>
          </w:tcPr>
          <w:p w14:paraId="7DEFF812" w14:textId="77777777" w:rsidR="00BF478C" w:rsidRPr="00ED38CA" w:rsidRDefault="00BF478C" w:rsidP="00CF18C5">
            <w:pPr>
              <w:snapToGrid w:val="0"/>
              <w:rPr>
                <w:rFonts w:ascii="Calibri" w:hAnsi="Calibri" w:cs="Arial"/>
                <w:i/>
                <w:sz w:val="22"/>
                <w:szCs w:val="22"/>
              </w:rPr>
            </w:pPr>
            <w:r w:rsidRPr="00ED38CA">
              <w:rPr>
                <w:rFonts w:ascii="Calibri" w:hAnsi="Calibri" w:cs="Arial"/>
                <w:i/>
                <w:sz w:val="22"/>
                <w:szCs w:val="22"/>
              </w:rPr>
              <w:t>2.</w:t>
            </w:r>
          </w:p>
        </w:tc>
        <w:tc>
          <w:tcPr>
            <w:tcW w:w="3346" w:type="dxa"/>
            <w:tcBorders>
              <w:top w:val="single" w:sz="4" w:space="0" w:color="000000"/>
              <w:left w:val="single" w:sz="4" w:space="0" w:color="000000"/>
              <w:bottom w:val="single" w:sz="4" w:space="0" w:color="000000"/>
              <w:right w:val="double" w:sz="1" w:space="0" w:color="000000"/>
            </w:tcBorders>
            <w:shd w:val="clear" w:color="auto" w:fill="auto"/>
          </w:tcPr>
          <w:p w14:paraId="7A0CC0FF" w14:textId="77777777" w:rsidR="00BF478C" w:rsidRPr="00ED38CA" w:rsidRDefault="00BF478C" w:rsidP="00CF18C5">
            <w:pPr>
              <w:snapToGrid w:val="0"/>
              <w:jc w:val="center"/>
              <w:rPr>
                <w:rFonts w:ascii="Calibri" w:hAnsi="Calibri" w:cs="Arial"/>
                <w:sz w:val="22"/>
                <w:szCs w:val="22"/>
              </w:rPr>
            </w:pPr>
          </w:p>
        </w:tc>
      </w:tr>
      <w:tr w:rsidR="00BF478C" w:rsidRPr="00ED38CA" w14:paraId="04FDA1F1" w14:textId="77777777" w:rsidTr="00CF18C5">
        <w:trPr>
          <w:trHeight w:val="241"/>
        </w:trPr>
        <w:tc>
          <w:tcPr>
            <w:tcW w:w="6903" w:type="dxa"/>
            <w:tcBorders>
              <w:top w:val="single" w:sz="4" w:space="0" w:color="000000"/>
              <w:left w:val="double" w:sz="1" w:space="0" w:color="000000"/>
              <w:bottom w:val="single" w:sz="4" w:space="0" w:color="000000"/>
            </w:tcBorders>
            <w:shd w:val="clear" w:color="auto" w:fill="auto"/>
          </w:tcPr>
          <w:p w14:paraId="15911C37" w14:textId="77777777" w:rsidR="00BF478C" w:rsidRPr="00ED38CA" w:rsidRDefault="00BF478C" w:rsidP="00CF18C5">
            <w:pPr>
              <w:snapToGrid w:val="0"/>
              <w:rPr>
                <w:rFonts w:ascii="Calibri" w:hAnsi="Calibri" w:cs="Arial"/>
                <w:i/>
                <w:sz w:val="22"/>
                <w:szCs w:val="22"/>
              </w:rPr>
            </w:pPr>
            <w:r w:rsidRPr="00ED38CA">
              <w:rPr>
                <w:rFonts w:ascii="Calibri" w:hAnsi="Calibri" w:cs="Arial"/>
                <w:i/>
                <w:sz w:val="22"/>
                <w:szCs w:val="22"/>
              </w:rPr>
              <w:t>3.</w:t>
            </w:r>
          </w:p>
        </w:tc>
        <w:tc>
          <w:tcPr>
            <w:tcW w:w="3346" w:type="dxa"/>
            <w:tcBorders>
              <w:top w:val="single" w:sz="4" w:space="0" w:color="000000"/>
              <w:left w:val="single" w:sz="4" w:space="0" w:color="000000"/>
              <w:bottom w:val="single" w:sz="4" w:space="0" w:color="000000"/>
              <w:right w:val="double" w:sz="1" w:space="0" w:color="000000"/>
            </w:tcBorders>
            <w:shd w:val="clear" w:color="auto" w:fill="auto"/>
          </w:tcPr>
          <w:p w14:paraId="7AF430B6" w14:textId="77777777" w:rsidR="00BF478C" w:rsidRPr="00ED38CA" w:rsidRDefault="00BF478C" w:rsidP="00CF18C5">
            <w:pPr>
              <w:snapToGrid w:val="0"/>
              <w:jc w:val="center"/>
              <w:rPr>
                <w:rFonts w:ascii="Calibri" w:hAnsi="Calibri" w:cs="Arial"/>
                <w:sz w:val="22"/>
                <w:szCs w:val="22"/>
              </w:rPr>
            </w:pPr>
          </w:p>
        </w:tc>
      </w:tr>
      <w:tr w:rsidR="00BF478C" w:rsidRPr="00ED38CA" w14:paraId="30590DF1" w14:textId="77777777" w:rsidTr="00CF18C5">
        <w:trPr>
          <w:trHeight w:val="2646"/>
        </w:trPr>
        <w:tc>
          <w:tcPr>
            <w:tcW w:w="10249" w:type="dxa"/>
            <w:gridSpan w:val="2"/>
            <w:tcBorders>
              <w:top w:val="single" w:sz="4" w:space="0" w:color="000000"/>
              <w:left w:val="double" w:sz="1" w:space="0" w:color="000000"/>
              <w:bottom w:val="single" w:sz="4" w:space="0" w:color="000000"/>
              <w:right w:val="double" w:sz="1" w:space="0" w:color="000000"/>
            </w:tcBorders>
            <w:shd w:val="clear" w:color="auto" w:fill="auto"/>
          </w:tcPr>
          <w:p w14:paraId="113A5CB7" w14:textId="77777777" w:rsidR="00BF478C" w:rsidRPr="00ED38CA" w:rsidRDefault="00BF478C" w:rsidP="00CF18C5">
            <w:pPr>
              <w:snapToGrid w:val="0"/>
              <w:rPr>
                <w:rFonts w:ascii="Calibri" w:hAnsi="Calibri" w:cs="Arial"/>
                <w:b/>
                <w:sz w:val="22"/>
                <w:szCs w:val="22"/>
              </w:rPr>
            </w:pPr>
          </w:p>
          <w:p w14:paraId="07039ADF" w14:textId="77777777" w:rsidR="00BF478C" w:rsidRPr="00ED38CA" w:rsidRDefault="00BF478C" w:rsidP="00CF18C5">
            <w:pPr>
              <w:rPr>
                <w:rFonts w:ascii="Calibri" w:hAnsi="Calibri" w:cs="Arial"/>
                <w:b/>
                <w:sz w:val="22"/>
                <w:szCs w:val="22"/>
              </w:rPr>
            </w:pPr>
            <w:r w:rsidRPr="00ED38CA">
              <w:rPr>
                <w:rFonts w:ascii="Calibri" w:hAnsi="Calibri" w:cs="Arial"/>
                <w:b/>
                <w:sz w:val="22"/>
                <w:szCs w:val="22"/>
              </w:rPr>
              <w:t>REVIEW COMMENTS:</w:t>
            </w:r>
          </w:p>
        </w:tc>
      </w:tr>
      <w:tr w:rsidR="00BF478C" w:rsidRPr="00ED38CA" w14:paraId="1E1615EA" w14:textId="77777777" w:rsidTr="00CF18C5">
        <w:trPr>
          <w:trHeight w:val="1684"/>
        </w:trPr>
        <w:tc>
          <w:tcPr>
            <w:tcW w:w="10249" w:type="dxa"/>
            <w:gridSpan w:val="2"/>
            <w:tcBorders>
              <w:top w:val="single" w:sz="4" w:space="0" w:color="000000"/>
              <w:left w:val="double" w:sz="1" w:space="0" w:color="000000"/>
              <w:bottom w:val="double" w:sz="1" w:space="0" w:color="000000"/>
              <w:right w:val="double" w:sz="1" w:space="0" w:color="000000"/>
            </w:tcBorders>
            <w:shd w:val="clear" w:color="auto" w:fill="auto"/>
          </w:tcPr>
          <w:p w14:paraId="6378A17A" w14:textId="77777777" w:rsidR="00BF478C" w:rsidRPr="00ED38CA" w:rsidRDefault="00BF478C" w:rsidP="00CF18C5">
            <w:pPr>
              <w:snapToGrid w:val="0"/>
              <w:rPr>
                <w:rFonts w:ascii="Calibri" w:hAnsi="Calibri" w:cs="Arial"/>
                <w:sz w:val="20"/>
              </w:rPr>
            </w:pPr>
            <w:r w:rsidRPr="00ED38CA">
              <w:rPr>
                <w:rFonts w:ascii="Calibri" w:hAnsi="Calibri" w:cs="Arial"/>
                <w:sz w:val="20"/>
              </w:rPr>
              <w:t xml:space="preserve">ACCEPTED          : </w:t>
            </w:r>
          </w:p>
          <w:p w14:paraId="25D7B7BD" w14:textId="77777777" w:rsidR="00BF478C" w:rsidRPr="00ED38CA" w:rsidRDefault="00BF478C" w:rsidP="00CF18C5">
            <w:pPr>
              <w:rPr>
                <w:rFonts w:ascii="Calibri" w:hAnsi="Calibri" w:cs="Arial"/>
                <w:sz w:val="20"/>
              </w:rPr>
            </w:pPr>
            <w:r w:rsidRPr="00ED38CA">
              <w:rPr>
                <w:rFonts w:ascii="Calibri" w:hAnsi="Calibri" w:cs="Arial"/>
                <w:sz w:val="20"/>
              </w:rPr>
              <w:t xml:space="preserve">NOT ACCEPTED : </w:t>
            </w:r>
          </w:p>
          <w:p w14:paraId="5FB08F25" w14:textId="77777777" w:rsidR="00BF478C" w:rsidRPr="00ED38CA" w:rsidRDefault="00BF478C" w:rsidP="00CF18C5">
            <w:pPr>
              <w:rPr>
                <w:rFonts w:ascii="Calibri" w:hAnsi="Calibri" w:cs="Arial"/>
                <w:sz w:val="20"/>
              </w:rPr>
            </w:pPr>
            <w:r w:rsidRPr="00ED38CA">
              <w:rPr>
                <w:rFonts w:ascii="Calibri" w:hAnsi="Calibri" w:cs="Arial"/>
                <w:sz w:val="20"/>
              </w:rPr>
              <w:t>REVIEW NOT COMPLETED :</w:t>
            </w:r>
          </w:p>
          <w:p w14:paraId="13707535" w14:textId="77777777" w:rsidR="00BF478C" w:rsidRPr="00ED38CA" w:rsidRDefault="00BF478C" w:rsidP="00CF18C5">
            <w:pPr>
              <w:rPr>
                <w:rFonts w:ascii="Calibri" w:hAnsi="Calibri" w:cs="Arial"/>
                <w:i/>
                <w:sz w:val="20"/>
              </w:rPr>
            </w:pPr>
            <w:r w:rsidRPr="00ED38CA">
              <w:rPr>
                <w:rFonts w:ascii="Calibri" w:hAnsi="Calibri" w:cs="Arial"/>
                <w:i/>
                <w:sz w:val="20"/>
              </w:rPr>
              <w:t>(Explanation)</w:t>
            </w:r>
          </w:p>
          <w:p w14:paraId="5C4D21E8" w14:textId="77777777" w:rsidR="00BF478C" w:rsidRPr="00ED38CA" w:rsidRDefault="00BF478C" w:rsidP="00CF18C5">
            <w:pPr>
              <w:rPr>
                <w:rFonts w:ascii="Calibri" w:hAnsi="Calibri"/>
                <w:i/>
              </w:rPr>
            </w:pPr>
          </w:p>
          <w:p w14:paraId="161AAF34" w14:textId="77777777" w:rsidR="00BF478C" w:rsidRPr="00ED38CA" w:rsidRDefault="00BF478C" w:rsidP="00CF18C5">
            <w:pPr>
              <w:rPr>
                <w:rFonts w:ascii="Calibri" w:hAnsi="Calibri"/>
              </w:rPr>
            </w:pPr>
          </w:p>
          <w:p w14:paraId="18C02347" w14:textId="77777777" w:rsidR="00BF478C" w:rsidRPr="00ED38CA" w:rsidRDefault="00BF478C" w:rsidP="00CF18C5">
            <w:pPr>
              <w:rPr>
                <w:rFonts w:ascii="Calibri" w:hAnsi="Calibri"/>
              </w:rPr>
            </w:pPr>
          </w:p>
        </w:tc>
      </w:tr>
    </w:tbl>
    <w:p w14:paraId="5053718C" w14:textId="77777777" w:rsidR="00BF478C" w:rsidRPr="00ED38CA" w:rsidRDefault="00BF478C" w:rsidP="00BF478C">
      <w:pPr>
        <w:pStyle w:val="ByLine"/>
        <w:jc w:val="center"/>
        <w:rPr>
          <w:rFonts w:ascii="Calibri" w:hAnsi="Calibri"/>
        </w:rPr>
      </w:pPr>
    </w:p>
    <w:p w14:paraId="2C37E2E6" w14:textId="77777777" w:rsidR="00BF478C" w:rsidRPr="00ED38CA" w:rsidRDefault="00BF478C" w:rsidP="00BF478C">
      <w:pPr>
        <w:pStyle w:val="ByLine"/>
        <w:jc w:val="center"/>
        <w:rPr>
          <w:rFonts w:ascii="Calibri" w:hAnsi="Calibri"/>
        </w:rPr>
      </w:pPr>
    </w:p>
    <w:p w14:paraId="77085FA0" w14:textId="77777777" w:rsidR="00BF478C" w:rsidRPr="00ED38CA" w:rsidRDefault="00BF478C" w:rsidP="00BF478C">
      <w:pPr>
        <w:pStyle w:val="ByLine"/>
        <w:jc w:val="center"/>
        <w:rPr>
          <w:rFonts w:ascii="Calibri" w:hAnsi="Calibri"/>
        </w:rPr>
      </w:pPr>
    </w:p>
    <w:p w14:paraId="174987AC" w14:textId="77777777" w:rsidR="00BF478C" w:rsidRPr="00ED38CA" w:rsidRDefault="00BF478C" w:rsidP="00BF478C">
      <w:pPr>
        <w:pStyle w:val="ByLine"/>
        <w:jc w:val="center"/>
        <w:rPr>
          <w:rFonts w:ascii="Calibri" w:hAnsi="Calibri"/>
        </w:rPr>
      </w:pPr>
    </w:p>
    <w:p w14:paraId="7AE67F6A" w14:textId="77777777" w:rsidR="00BF478C" w:rsidRPr="00ED38CA" w:rsidRDefault="00BF478C" w:rsidP="00BF478C">
      <w:pPr>
        <w:jc w:val="center"/>
        <w:rPr>
          <w:rFonts w:ascii="Calibri" w:hAnsi="Calibri" w:cs="Arial"/>
          <w:b/>
          <w:bCs/>
        </w:rPr>
      </w:pPr>
      <w:r>
        <w:rPr>
          <w:rFonts w:ascii="Calibri" w:hAnsi="Calibri" w:cs="Arial"/>
          <w:b/>
          <w:bCs/>
        </w:rPr>
        <w:br w:type="page"/>
      </w:r>
      <w:r w:rsidRPr="00ED38CA">
        <w:rPr>
          <w:rFonts w:ascii="Calibri" w:hAnsi="Calibri" w:cs="Arial"/>
          <w:b/>
          <w:bCs/>
        </w:rPr>
        <w:lastRenderedPageBreak/>
        <w:t>Revision History</w:t>
      </w:r>
    </w:p>
    <w:p w14:paraId="77B2EC9B" w14:textId="77777777" w:rsidR="00BF478C" w:rsidRPr="00ED38CA" w:rsidRDefault="00BF478C" w:rsidP="00BF478C">
      <w:pPr>
        <w:ind w:left="180"/>
        <w:jc w:val="center"/>
        <w:rPr>
          <w:rFonts w:ascii="Calibri" w:hAnsi="Calibri" w:cs="Arial"/>
          <w:b/>
          <w:bCs/>
        </w:rPr>
      </w:pPr>
    </w:p>
    <w:p w14:paraId="262BF41D" w14:textId="77777777" w:rsidR="00BF478C" w:rsidRPr="00ED38CA" w:rsidRDefault="00BF478C" w:rsidP="00BF478C">
      <w:pPr>
        <w:ind w:left="180"/>
        <w:jc w:val="center"/>
        <w:rPr>
          <w:rFonts w:ascii="Calibri" w:hAnsi="Calibri" w:cs="Arial"/>
          <w:b/>
          <w:bCs/>
        </w:rPr>
      </w:pPr>
    </w:p>
    <w:tbl>
      <w:tblPr>
        <w:tblW w:w="9636" w:type="dxa"/>
        <w:tblInd w:w="-30" w:type="dxa"/>
        <w:tblLayout w:type="fixed"/>
        <w:tblLook w:val="0000" w:firstRow="0" w:lastRow="0" w:firstColumn="0" w:lastColumn="0" w:noHBand="0" w:noVBand="0"/>
      </w:tblPr>
      <w:tblGrid>
        <w:gridCol w:w="1465"/>
        <w:gridCol w:w="1031"/>
        <w:gridCol w:w="2922"/>
        <w:gridCol w:w="1142"/>
        <w:gridCol w:w="1468"/>
        <w:gridCol w:w="1608"/>
      </w:tblGrid>
      <w:tr w:rsidR="00BF478C" w:rsidRPr="00ED38CA" w14:paraId="5BCA3A74" w14:textId="77777777" w:rsidTr="00BF478C">
        <w:trPr>
          <w:cantSplit/>
        </w:trPr>
        <w:tc>
          <w:tcPr>
            <w:tcW w:w="1465" w:type="dxa"/>
            <w:tcBorders>
              <w:top w:val="single" w:sz="4" w:space="0" w:color="000000"/>
              <w:left w:val="single" w:sz="4" w:space="0" w:color="000000"/>
              <w:bottom w:val="single" w:sz="4" w:space="0" w:color="000000"/>
            </w:tcBorders>
            <w:shd w:val="clear" w:color="auto" w:fill="auto"/>
          </w:tcPr>
          <w:p w14:paraId="7F40D579" w14:textId="77777777" w:rsidR="00BF478C" w:rsidRPr="00ED38CA" w:rsidRDefault="00BF478C" w:rsidP="00CF18C5">
            <w:pPr>
              <w:snapToGrid w:val="0"/>
              <w:jc w:val="center"/>
              <w:rPr>
                <w:rFonts w:ascii="Calibri" w:hAnsi="Calibri" w:cs="Arial"/>
                <w:b/>
                <w:bCs/>
                <w:sz w:val="20"/>
              </w:rPr>
            </w:pPr>
            <w:r w:rsidRPr="00ED38CA">
              <w:rPr>
                <w:rFonts w:ascii="Calibri" w:hAnsi="Calibri" w:cs="Arial"/>
                <w:b/>
                <w:bCs/>
                <w:sz w:val="20"/>
              </w:rPr>
              <w:t xml:space="preserve">Release </w:t>
            </w:r>
          </w:p>
          <w:p w14:paraId="754A7419" w14:textId="77777777" w:rsidR="00BF478C" w:rsidRPr="00ED38CA" w:rsidRDefault="00BF478C" w:rsidP="00CF18C5">
            <w:pPr>
              <w:jc w:val="center"/>
              <w:rPr>
                <w:rFonts w:ascii="Calibri" w:hAnsi="Calibri" w:cs="Arial"/>
                <w:b/>
                <w:bCs/>
                <w:sz w:val="20"/>
              </w:rPr>
            </w:pPr>
            <w:r w:rsidRPr="00ED38CA">
              <w:rPr>
                <w:rFonts w:ascii="Calibri" w:hAnsi="Calibri" w:cs="Arial"/>
                <w:b/>
                <w:bCs/>
                <w:sz w:val="20"/>
              </w:rPr>
              <w:t>Date</w:t>
            </w:r>
          </w:p>
          <w:p w14:paraId="4454C7B6" w14:textId="77777777" w:rsidR="00BF478C" w:rsidRPr="00ED38CA" w:rsidRDefault="00BF478C" w:rsidP="00CF18C5">
            <w:pPr>
              <w:jc w:val="center"/>
              <w:rPr>
                <w:rFonts w:ascii="Calibri" w:hAnsi="Calibri" w:cs="Arial"/>
                <w:i/>
                <w:iCs/>
                <w:sz w:val="16"/>
              </w:rPr>
            </w:pPr>
            <w:r w:rsidRPr="00ED38CA">
              <w:rPr>
                <w:rFonts w:ascii="Calibri" w:hAnsi="Calibri" w:cs="Arial"/>
                <w:i/>
                <w:iCs/>
                <w:sz w:val="16"/>
              </w:rPr>
              <w:t>DD-MM-YY</w:t>
            </w:r>
          </w:p>
        </w:tc>
        <w:tc>
          <w:tcPr>
            <w:tcW w:w="1031" w:type="dxa"/>
            <w:tcBorders>
              <w:top w:val="single" w:sz="4" w:space="0" w:color="000000"/>
              <w:left w:val="single" w:sz="4" w:space="0" w:color="000000"/>
              <w:bottom w:val="single" w:sz="4" w:space="0" w:color="000000"/>
            </w:tcBorders>
            <w:shd w:val="clear" w:color="auto" w:fill="auto"/>
          </w:tcPr>
          <w:p w14:paraId="037E68DD" w14:textId="77777777" w:rsidR="00BF478C" w:rsidRPr="00ED38CA" w:rsidRDefault="00BF478C" w:rsidP="00CF18C5">
            <w:pPr>
              <w:snapToGrid w:val="0"/>
              <w:jc w:val="center"/>
              <w:rPr>
                <w:rFonts w:ascii="Calibri" w:hAnsi="Calibri" w:cs="Arial"/>
                <w:b/>
                <w:bCs/>
                <w:sz w:val="20"/>
              </w:rPr>
            </w:pPr>
            <w:r w:rsidRPr="00ED38CA">
              <w:rPr>
                <w:rFonts w:ascii="Calibri" w:hAnsi="Calibri" w:cs="Arial"/>
                <w:b/>
                <w:bCs/>
                <w:sz w:val="20"/>
              </w:rPr>
              <w:t>Revision Number</w:t>
            </w:r>
          </w:p>
          <w:p w14:paraId="23898E4D" w14:textId="77777777" w:rsidR="00BF478C" w:rsidRPr="00ED38CA" w:rsidRDefault="00BF478C" w:rsidP="00CF18C5">
            <w:pPr>
              <w:jc w:val="center"/>
              <w:rPr>
                <w:rFonts w:ascii="Calibri" w:hAnsi="Calibri" w:cs="Arial"/>
                <w:i/>
                <w:iCs/>
                <w:sz w:val="16"/>
              </w:rPr>
            </w:pPr>
            <w:r w:rsidRPr="00ED38CA">
              <w:rPr>
                <w:rFonts w:ascii="Calibri" w:hAnsi="Calibri" w:cs="Arial"/>
                <w:i/>
                <w:iCs/>
                <w:sz w:val="16"/>
              </w:rPr>
              <w:t>x.y</w:t>
            </w:r>
          </w:p>
        </w:tc>
        <w:tc>
          <w:tcPr>
            <w:tcW w:w="2922" w:type="dxa"/>
            <w:tcBorders>
              <w:top w:val="single" w:sz="4" w:space="0" w:color="000000"/>
              <w:left w:val="single" w:sz="4" w:space="0" w:color="000000"/>
              <w:bottom w:val="single" w:sz="4" w:space="0" w:color="000000"/>
            </w:tcBorders>
            <w:shd w:val="clear" w:color="auto" w:fill="auto"/>
          </w:tcPr>
          <w:p w14:paraId="6F24D34C" w14:textId="77777777" w:rsidR="00BF478C" w:rsidRPr="00ED38CA" w:rsidRDefault="00BF478C" w:rsidP="00CF18C5">
            <w:pPr>
              <w:snapToGrid w:val="0"/>
              <w:ind w:left="79"/>
              <w:jc w:val="center"/>
              <w:rPr>
                <w:rFonts w:ascii="Calibri" w:hAnsi="Calibri" w:cs="Arial"/>
                <w:b/>
                <w:bCs/>
                <w:sz w:val="20"/>
              </w:rPr>
            </w:pPr>
            <w:r w:rsidRPr="00ED38CA">
              <w:rPr>
                <w:rFonts w:ascii="Calibri" w:hAnsi="Calibri" w:cs="Arial"/>
                <w:b/>
                <w:bCs/>
                <w:sz w:val="20"/>
              </w:rPr>
              <w:t>Changes Made (Mention Sections Affected)</w:t>
            </w:r>
          </w:p>
        </w:tc>
        <w:tc>
          <w:tcPr>
            <w:tcW w:w="1142" w:type="dxa"/>
            <w:tcBorders>
              <w:top w:val="single" w:sz="4" w:space="0" w:color="000000"/>
              <w:left w:val="single" w:sz="4" w:space="0" w:color="000000"/>
              <w:bottom w:val="single" w:sz="4" w:space="0" w:color="000000"/>
            </w:tcBorders>
            <w:shd w:val="clear" w:color="auto" w:fill="auto"/>
          </w:tcPr>
          <w:p w14:paraId="72CAF4B4" w14:textId="77777777" w:rsidR="00BF478C" w:rsidRPr="00ED38CA" w:rsidRDefault="00BF478C" w:rsidP="00CF18C5">
            <w:pPr>
              <w:snapToGrid w:val="0"/>
              <w:ind w:left="72"/>
              <w:jc w:val="center"/>
              <w:rPr>
                <w:rFonts w:ascii="Calibri" w:hAnsi="Calibri" w:cs="Arial"/>
                <w:b/>
                <w:bCs/>
                <w:sz w:val="20"/>
              </w:rPr>
            </w:pPr>
            <w:r w:rsidRPr="00ED38CA">
              <w:rPr>
                <w:rFonts w:ascii="Calibri" w:hAnsi="Calibri" w:cs="Arial"/>
                <w:b/>
                <w:bCs/>
                <w:sz w:val="20"/>
              </w:rPr>
              <w:t>Author</w:t>
            </w:r>
          </w:p>
        </w:tc>
        <w:tc>
          <w:tcPr>
            <w:tcW w:w="1468" w:type="dxa"/>
            <w:tcBorders>
              <w:top w:val="single" w:sz="4" w:space="0" w:color="000000"/>
              <w:left w:val="single" w:sz="4" w:space="0" w:color="000000"/>
              <w:bottom w:val="single" w:sz="4" w:space="0" w:color="000000"/>
            </w:tcBorders>
            <w:shd w:val="clear" w:color="auto" w:fill="auto"/>
          </w:tcPr>
          <w:p w14:paraId="6F1AA562" w14:textId="77777777" w:rsidR="00BF478C" w:rsidRPr="00ED38CA" w:rsidRDefault="00BF478C" w:rsidP="00CF18C5">
            <w:pPr>
              <w:snapToGrid w:val="0"/>
              <w:ind w:left="72"/>
              <w:jc w:val="center"/>
              <w:rPr>
                <w:rFonts w:ascii="Calibri" w:hAnsi="Calibri" w:cs="Arial"/>
                <w:b/>
                <w:bCs/>
                <w:sz w:val="20"/>
              </w:rPr>
            </w:pPr>
            <w:r w:rsidRPr="00ED38CA">
              <w:rPr>
                <w:rFonts w:ascii="Calibri" w:hAnsi="Calibri" w:cs="Arial"/>
                <w:b/>
                <w:bCs/>
                <w:sz w:val="20"/>
              </w:rPr>
              <w:t>Reviewed</w:t>
            </w:r>
          </w:p>
          <w:p w14:paraId="6C479483" w14:textId="77777777" w:rsidR="00BF478C" w:rsidRPr="00ED38CA" w:rsidRDefault="00BF478C" w:rsidP="00CF18C5">
            <w:pPr>
              <w:ind w:left="72"/>
              <w:jc w:val="center"/>
              <w:rPr>
                <w:rFonts w:ascii="Calibri" w:hAnsi="Calibri" w:cs="Arial"/>
                <w:b/>
                <w:bCs/>
                <w:sz w:val="20"/>
              </w:rPr>
            </w:pPr>
            <w:r w:rsidRPr="00ED38CA">
              <w:rPr>
                <w:rFonts w:ascii="Calibri" w:hAnsi="Calibri" w:cs="Arial"/>
                <w:b/>
                <w:bCs/>
                <w:sz w:val="20"/>
              </w:rPr>
              <w:t>By</w:t>
            </w:r>
          </w:p>
          <w:p w14:paraId="111965CC" w14:textId="77777777" w:rsidR="00BF478C" w:rsidRPr="00ED38CA" w:rsidRDefault="00BF478C" w:rsidP="00CF18C5">
            <w:pPr>
              <w:ind w:left="72"/>
              <w:jc w:val="center"/>
              <w:rPr>
                <w:rFonts w:ascii="Calibri" w:hAnsi="Calibri" w:cs="Arial"/>
                <w:i/>
                <w:iCs/>
                <w:sz w:val="16"/>
              </w:rPr>
            </w:pPr>
            <w:r w:rsidRPr="00ED38CA">
              <w:rPr>
                <w:rFonts w:ascii="Calibri" w:hAnsi="Calibri" w:cs="Arial"/>
                <w:i/>
                <w:iCs/>
                <w:sz w:val="16"/>
              </w:rPr>
              <w:t>[Name and org Role]</w:t>
            </w:r>
          </w:p>
        </w:tc>
        <w:tc>
          <w:tcPr>
            <w:tcW w:w="1608" w:type="dxa"/>
            <w:tcBorders>
              <w:top w:val="single" w:sz="4" w:space="0" w:color="000000"/>
              <w:left w:val="single" w:sz="4" w:space="0" w:color="000000"/>
              <w:bottom w:val="single" w:sz="4" w:space="0" w:color="000000"/>
              <w:right w:val="single" w:sz="4" w:space="0" w:color="000000"/>
            </w:tcBorders>
            <w:shd w:val="clear" w:color="auto" w:fill="auto"/>
          </w:tcPr>
          <w:p w14:paraId="1662EE7F" w14:textId="77777777" w:rsidR="00BF478C" w:rsidRPr="00ED38CA" w:rsidRDefault="00BF478C" w:rsidP="00CF18C5">
            <w:pPr>
              <w:snapToGrid w:val="0"/>
              <w:ind w:left="72"/>
              <w:jc w:val="center"/>
              <w:rPr>
                <w:rFonts w:ascii="Calibri" w:hAnsi="Calibri" w:cs="Arial"/>
                <w:b/>
                <w:bCs/>
                <w:sz w:val="20"/>
              </w:rPr>
            </w:pPr>
            <w:r w:rsidRPr="00ED38CA">
              <w:rPr>
                <w:rFonts w:ascii="Calibri" w:hAnsi="Calibri" w:cs="Arial"/>
                <w:b/>
                <w:bCs/>
                <w:sz w:val="20"/>
              </w:rPr>
              <w:t xml:space="preserve"> Approved By</w:t>
            </w:r>
          </w:p>
          <w:p w14:paraId="6C643821" w14:textId="77777777" w:rsidR="00BF478C" w:rsidRPr="00ED38CA" w:rsidRDefault="00BF478C" w:rsidP="00CF18C5">
            <w:pPr>
              <w:jc w:val="center"/>
              <w:rPr>
                <w:rFonts w:ascii="Calibri" w:hAnsi="Calibri" w:cs="Arial"/>
                <w:i/>
                <w:iCs/>
                <w:sz w:val="16"/>
              </w:rPr>
            </w:pPr>
            <w:r w:rsidRPr="00ED38CA">
              <w:rPr>
                <w:rFonts w:ascii="Calibri" w:hAnsi="Calibri" w:cs="Arial"/>
                <w:i/>
                <w:iCs/>
                <w:sz w:val="16"/>
              </w:rPr>
              <w:t>[Name and org Role]</w:t>
            </w:r>
          </w:p>
        </w:tc>
      </w:tr>
      <w:tr w:rsidR="00BF478C" w:rsidRPr="00ED38CA" w14:paraId="2829289A" w14:textId="77777777" w:rsidTr="00BF478C">
        <w:trPr>
          <w:cantSplit/>
        </w:trPr>
        <w:tc>
          <w:tcPr>
            <w:tcW w:w="1465" w:type="dxa"/>
            <w:tcBorders>
              <w:top w:val="single" w:sz="4" w:space="0" w:color="000000"/>
              <w:left w:val="single" w:sz="4" w:space="0" w:color="000000"/>
              <w:bottom w:val="single" w:sz="4" w:space="0" w:color="000000"/>
            </w:tcBorders>
            <w:shd w:val="clear" w:color="auto" w:fill="auto"/>
          </w:tcPr>
          <w:p w14:paraId="783166B4" w14:textId="1AC660B6" w:rsidR="00BF478C" w:rsidRPr="00ED38CA" w:rsidRDefault="00907658" w:rsidP="00CF18C5">
            <w:pPr>
              <w:snapToGrid w:val="0"/>
              <w:jc w:val="center"/>
              <w:rPr>
                <w:rFonts w:ascii="Calibri" w:hAnsi="Calibri" w:cs="Arial"/>
                <w:b/>
                <w:bCs/>
                <w:sz w:val="20"/>
              </w:rPr>
            </w:pPr>
            <w:r>
              <w:rPr>
                <w:rFonts w:ascii="Calibri" w:hAnsi="Calibri" w:cs="Arial"/>
                <w:b/>
                <w:bCs/>
                <w:sz w:val="20"/>
              </w:rPr>
              <w:t>0</w:t>
            </w:r>
            <w:r w:rsidR="00D562D3">
              <w:rPr>
                <w:rFonts w:ascii="Calibri" w:hAnsi="Calibri" w:cs="Arial"/>
                <w:b/>
                <w:bCs/>
                <w:sz w:val="20"/>
              </w:rPr>
              <w:t>1</w:t>
            </w:r>
            <w:r w:rsidR="00BF478C" w:rsidRPr="00ED38CA">
              <w:rPr>
                <w:rFonts w:ascii="Calibri" w:hAnsi="Calibri" w:cs="Arial"/>
                <w:b/>
                <w:bCs/>
                <w:sz w:val="20"/>
              </w:rPr>
              <w:t>-</w:t>
            </w:r>
            <w:r w:rsidR="00D562D3">
              <w:rPr>
                <w:rFonts w:ascii="Calibri" w:hAnsi="Calibri" w:cs="Arial"/>
                <w:b/>
                <w:bCs/>
                <w:sz w:val="20"/>
              </w:rPr>
              <w:t>Apr</w:t>
            </w:r>
            <w:r w:rsidR="00BF478C" w:rsidRPr="00ED38CA">
              <w:rPr>
                <w:rFonts w:ascii="Calibri" w:hAnsi="Calibri" w:cs="Arial"/>
                <w:b/>
                <w:bCs/>
                <w:sz w:val="20"/>
              </w:rPr>
              <w:t>-20</w:t>
            </w:r>
            <w:r w:rsidR="00BF478C">
              <w:rPr>
                <w:rFonts w:ascii="Calibri" w:hAnsi="Calibri" w:cs="Arial"/>
                <w:b/>
                <w:bCs/>
                <w:sz w:val="20"/>
              </w:rPr>
              <w:t>2</w:t>
            </w:r>
            <w:r w:rsidR="00D562D3">
              <w:rPr>
                <w:rFonts w:ascii="Calibri" w:hAnsi="Calibri" w:cs="Arial"/>
                <w:b/>
                <w:bCs/>
                <w:sz w:val="20"/>
              </w:rPr>
              <w:t>2</w:t>
            </w:r>
          </w:p>
        </w:tc>
        <w:tc>
          <w:tcPr>
            <w:tcW w:w="1031" w:type="dxa"/>
            <w:tcBorders>
              <w:top w:val="single" w:sz="4" w:space="0" w:color="000000"/>
              <w:left w:val="single" w:sz="4" w:space="0" w:color="000000"/>
              <w:bottom w:val="single" w:sz="4" w:space="0" w:color="000000"/>
            </w:tcBorders>
            <w:shd w:val="clear" w:color="auto" w:fill="auto"/>
          </w:tcPr>
          <w:p w14:paraId="1A3DFD2E" w14:textId="77777777" w:rsidR="00BF478C" w:rsidRPr="00ED38CA" w:rsidRDefault="00BF478C" w:rsidP="00CF18C5">
            <w:pPr>
              <w:snapToGrid w:val="0"/>
              <w:jc w:val="center"/>
              <w:rPr>
                <w:rFonts w:ascii="Calibri" w:hAnsi="Calibri" w:cs="Arial"/>
                <w:sz w:val="20"/>
              </w:rPr>
            </w:pPr>
            <w:r w:rsidRPr="00ED38CA">
              <w:rPr>
                <w:rFonts w:ascii="Calibri" w:hAnsi="Calibri" w:cs="Arial"/>
                <w:sz w:val="20"/>
              </w:rPr>
              <w:t>1.0</w:t>
            </w:r>
          </w:p>
        </w:tc>
        <w:tc>
          <w:tcPr>
            <w:tcW w:w="2922" w:type="dxa"/>
            <w:tcBorders>
              <w:top w:val="single" w:sz="4" w:space="0" w:color="000000"/>
              <w:left w:val="single" w:sz="4" w:space="0" w:color="000000"/>
              <w:bottom w:val="single" w:sz="4" w:space="0" w:color="000000"/>
            </w:tcBorders>
            <w:shd w:val="clear" w:color="auto" w:fill="auto"/>
          </w:tcPr>
          <w:p w14:paraId="572695DE" w14:textId="77777777" w:rsidR="00BF478C" w:rsidRPr="00ED38CA" w:rsidRDefault="00BF478C" w:rsidP="00CF18C5">
            <w:pPr>
              <w:pStyle w:val="Header"/>
              <w:snapToGrid w:val="0"/>
              <w:ind w:left="79"/>
              <w:jc w:val="center"/>
              <w:rPr>
                <w:rFonts w:ascii="Calibri" w:hAnsi="Calibri" w:cs="Arial"/>
              </w:rPr>
            </w:pPr>
            <w:r w:rsidRPr="00ED38CA">
              <w:rPr>
                <w:rFonts w:ascii="Calibri" w:hAnsi="Calibri" w:cs="Arial"/>
              </w:rPr>
              <w:t>First Version</w:t>
            </w:r>
          </w:p>
        </w:tc>
        <w:tc>
          <w:tcPr>
            <w:tcW w:w="1142" w:type="dxa"/>
            <w:tcBorders>
              <w:top w:val="single" w:sz="4" w:space="0" w:color="000000"/>
              <w:left w:val="single" w:sz="4" w:space="0" w:color="000000"/>
              <w:bottom w:val="single" w:sz="4" w:space="0" w:color="000000"/>
            </w:tcBorders>
            <w:shd w:val="clear" w:color="auto" w:fill="auto"/>
          </w:tcPr>
          <w:p w14:paraId="7E503C69" w14:textId="6B7DE653" w:rsidR="00BF478C" w:rsidRPr="00ED38CA" w:rsidRDefault="00D562D3" w:rsidP="00CF18C5">
            <w:pPr>
              <w:snapToGrid w:val="0"/>
              <w:ind w:left="72"/>
              <w:jc w:val="center"/>
              <w:rPr>
                <w:rFonts w:ascii="Calibri" w:hAnsi="Calibri" w:cs="Arial"/>
                <w:sz w:val="20"/>
              </w:rPr>
            </w:pPr>
            <w:r>
              <w:rPr>
                <w:rFonts w:ascii="Calibri" w:hAnsi="Calibri" w:cs="Arial"/>
                <w:sz w:val="20"/>
              </w:rPr>
              <w:t>Shashank Taneja</w:t>
            </w:r>
          </w:p>
        </w:tc>
        <w:tc>
          <w:tcPr>
            <w:tcW w:w="1468" w:type="dxa"/>
            <w:tcBorders>
              <w:top w:val="single" w:sz="4" w:space="0" w:color="000000"/>
              <w:left w:val="single" w:sz="4" w:space="0" w:color="000000"/>
              <w:bottom w:val="single" w:sz="4" w:space="0" w:color="000000"/>
            </w:tcBorders>
            <w:shd w:val="clear" w:color="auto" w:fill="auto"/>
          </w:tcPr>
          <w:p w14:paraId="672A9562" w14:textId="69C67263" w:rsidR="00BF478C" w:rsidRPr="00ED38CA" w:rsidRDefault="00D562D3" w:rsidP="00CF18C5">
            <w:pPr>
              <w:snapToGrid w:val="0"/>
              <w:ind w:left="72"/>
              <w:jc w:val="center"/>
              <w:rPr>
                <w:rFonts w:ascii="Calibri" w:hAnsi="Calibri" w:cs="Arial"/>
                <w:sz w:val="20"/>
              </w:rPr>
            </w:pPr>
            <w:r>
              <w:rPr>
                <w:rFonts w:ascii="Calibri" w:hAnsi="Calibri" w:cs="Arial"/>
                <w:sz w:val="20"/>
              </w:rPr>
              <w:t>Priyanka Ramasagaram</w:t>
            </w:r>
            <w:r w:rsidR="00BF478C" w:rsidRPr="00ED38CA">
              <w:rPr>
                <w:rFonts w:ascii="Calibri" w:hAnsi="Calibri" w:cs="Arial"/>
                <w:sz w:val="20"/>
              </w:rPr>
              <w:t xml:space="preserve"> </w:t>
            </w:r>
          </w:p>
        </w:tc>
        <w:tc>
          <w:tcPr>
            <w:tcW w:w="1608" w:type="dxa"/>
            <w:tcBorders>
              <w:top w:val="single" w:sz="4" w:space="0" w:color="000000"/>
              <w:left w:val="single" w:sz="4" w:space="0" w:color="000000"/>
              <w:bottom w:val="single" w:sz="4" w:space="0" w:color="000000"/>
              <w:right w:val="single" w:sz="4" w:space="0" w:color="000000"/>
            </w:tcBorders>
            <w:shd w:val="clear" w:color="auto" w:fill="auto"/>
          </w:tcPr>
          <w:p w14:paraId="67B1B993" w14:textId="77777777" w:rsidR="00BF478C" w:rsidRPr="00ED38CA" w:rsidRDefault="00BF478C" w:rsidP="00CF18C5">
            <w:pPr>
              <w:snapToGrid w:val="0"/>
              <w:ind w:left="72"/>
              <w:jc w:val="center"/>
              <w:rPr>
                <w:rFonts w:ascii="Calibri" w:hAnsi="Calibri" w:cs="Arial"/>
                <w:sz w:val="20"/>
              </w:rPr>
            </w:pPr>
          </w:p>
        </w:tc>
      </w:tr>
      <w:tr w:rsidR="008B506F" w:rsidRPr="00ED38CA" w14:paraId="5387B9C6" w14:textId="77777777" w:rsidTr="00BF478C">
        <w:trPr>
          <w:cantSplit/>
        </w:trPr>
        <w:tc>
          <w:tcPr>
            <w:tcW w:w="1465" w:type="dxa"/>
            <w:tcBorders>
              <w:top w:val="single" w:sz="4" w:space="0" w:color="000000"/>
              <w:left w:val="single" w:sz="4" w:space="0" w:color="000000"/>
              <w:bottom w:val="single" w:sz="4" w:space="0" w:color="000000"/>
            </w:tcBorders>
            <w:shd w:val="clear" w:color="auto" w:fill="auto"/>
          </w:tcPr>
          <w:p w14:paraId="40EAE29F" w14:textId="373737C4" w:rsidR="008B506F" w:rsidRDefault="008B506F" w:rsidP="00CF18C5">
            <w:pPr>
              <w:snapToGrid w:val="0"/>
              <w:jc w:val="center"/>
              <w:rPr>
                <w:rFonts w:ascii="Calibri" w:hAnsi="Calibri" w:cs="Arial"/>
                <w:b/>
                <w:bCs/>
                <w:sz w:val="20"/>
              </w:rPr>
            </w:pPr>
            <w:r>
              <w:rPr>
                <w:rFonts w:ascii="Calibri" w:hAnsi="Calibri" w:cs="Arial"/>
                <w:b/>
                <w:bCs/>
                <w:sz w:val="20"/>
              </w:rPr>
              <w:t>12-Apr-2022</w:t>
            </w:r>
          </w:p>
        </w:tc>
        <w:tc>
          <w:tcPr>
            <w:tcW w:w="1031" w:type="dxa"/>
            <w:tcBorders>
              <w:top w:val="single" w:sz="4" w:space="0" w:color="000000"/>
              <w:left w:val="single" w:sz="4" w:space="0" w:color="000000"/>
              <w:bottom w:val="single" w:sz="4" w:space="0" w:color="000000"/>
            </w:tcBorders>
            <w:shd w:val="clear" w:color="auto" w:fill="auto"/>
          </w:tcPr>
          <w:p w14:paraId="0E04BAF1" w14:textId="448E7BCB" w:rsidR="008B506F" w:rsidRPr="00ED38CA" w:rsidRDefault="008B506F" w:rsidP="00CF18C5">
            <w:pPr>
              <w:snapToGrid w:val="0"/>
              <w:jc w:val="center"/>
              <w:rPr>
                <w:rFonts w:ascii="Calibri" w:hAnsi="Calibri" w:cs="Arial"/>
                <w:sz w:val="20"/>
              </w:rPr>
            </w:pPr>
            <w:r>
              <w:rPr>
                <w:rFonts w:ascii="Calibri" w:hAnsi="Calibri" w:cs="Arial"/>
                <w:sz w:val="20"/>
              </w:rPr>
              <w:t>1.1</w:t>
            </w:r>
          </w:p>
        </w:tc>
        <w:tc>
          <w:tcPr>
            <w:tcW w:w="2922" w:type="dxa"/>
            <w:tcBorders>
              <w:top w:val="single" w:sz="4" w:space="0" w:color="000000"/>
              <w:left w:val="single" w:sz="4" w:space="0" w:color="000000"/>
              <w:bottom w:val="single" w:sz="4" w:space="0" w:color="000000"/>
            </w:tcBorders>
            <w:shd w:val="clear" w:color="auto" w:fill="auto"/>
          </w:tcPr>
          <w:p w14:paraId="66846679" w14:textId="553C0C28" w:rsidR="008B506F" w:rsidRPr="00ED38CA" w:rsidRDefault="004C725A" w:rsidP="00CF18C5">
            <w:pPr>
              <w:pStyle w:val="Header"/>
              <w:snapToGrid w:val="0"/>
              <w:ind w:left="79"/>
              <w:jc w:val="center"/>
              <w:rPr>
                <w:rFonts w:ascii="Calibri" w:hAnsi="Calibri" w:cs="Arial"/>
              </w:rPr>
            </w:pPr>
            <w:r>
              <w:rPr>
                <w:rFonts w:ascii="Calibri" w:hAnsi="Calibri" w:cs="Arial"/>
              </w:rPr>
              <w:t>Ops/ Marketing/ compliance feedbacks incorporated</w:t>
            </w:r>
          </w:p>
        </w:tc>
        <w:tc>
          <w:tcPr>
            <w:tcW w:w="1142" w:type="dxa"/>
            <w:tcBorders>
              <w:top w:val="single" w:sz="4" w:space="0" w:color="000000"/>
              <w:left w:val="single" w:sz="4" w:space="0" w:color="000000"/>
              <w:bottom w:val="single" w:sz="4" w:space="0" w:color="000000"/>
            </w:tcBorders>
            <w:shd w:val="clear" w:color="auto" w:fill="auto"/>
          </w:tcPr>
          <w:p w14:paraId="005C0F45" w14:textId="38C5DAFE" w:rsidR="008B506F" w:rsidRDefault="004C725A" w:rsidP="00CF18C5">
            <w:pPr>
              <w:snapToGrid w:val="0"/>
              <w:ind w:left="72"/>
              <w:jc w:val="center"/>
              <w:rPr>
                <w:rFonts w:ascii="Calibri" w:hAnsi="Calibri" w:cs="Arial"/>
                <w:sz w:val="20"/>
              </w:rPr>
            </w:pPr>
            <w:r>
              <w:rPr>
                <w:rFonts w:ascii="Calibri" w:hAnsi="Calibri" w:cs="Arial"/>
                <w:sz w:val="20"/>
              </w:rPr>
              <w:t>Shashank Taneja</w:t>
            </w:r>
          </w:p>
        </w:tc>
        <w:tc>
          <w:tcPr>
            <w:tcW w:w="1468" w:type="dxa"/>
            <w:tcBorders>
              <w:top w:val="single" w:sz="4" w:space="0" w:color="000000"/>
              <w:left w:val="single" w:sz="4" w:space="0" w:color="000000"/>
              <w:bottom w:val="single" w:sz="4" w:space="0" w:color="000000"/>
            </w:tcBorders>
            <w:shd w:val="clear" w:color="auto" w:fill="auto"/>
          </w:tcPr>
          <w:p w14:paraId="66C27F57" w14:textId="5876347E" w:rsidR="008B506F" w:rsidRDefault="004C725A" w:rsidP="00CF18C5">
            <w:pPr>
              <w:snapToGrid w:val="0"/>
              <w:ind w:left="72"/>
              <w:jc w:val="center"/>
              <w:rPr>
                <w:rFonts w:ascii="Calibri" w:hAnsi="Calibri" w:cs="Arial"/>
                <w:sz w:val="20"/>
              </w:rPr>
            </w:pPr>
            <w:r>
              <w:rPr>
                <w:rFonts w:ascii="Calibri" w:hAnsi="Calibri" w:cs="Arial"/>
                <w:sz w:val="20"/>
              </w:rPr>
              <w:t>Priyanka Ramasagaram</w:t>
            </w:r>
          </w:p>
        </w:tc>
        <w:tc>
          <w:tcPr>
            <w:tcW w:w="1608" w:type="dxa"/>
            <w:tcBorders>
              <w:top w:val="single" w:sz="4" w:space="0" w:color="000000"/>
              <w:left w:val="single" w:sz="4" w:space="0" w:color="000000"/>
              <w:bottom w:val="single" w:sz="4" w:space="0" w:color="000000"/>
              <w:right w:val="single" w:sz="4" w:space="0" w:color="000000"/>
            </w:tcBorders>
            <w:shd w:val="clear" w:color="auto" w:fill="auto"/>
          </w:tcPr>
          <w:p w14:paraId="4E9C0C11" w14:textId="77777777" w:rsidR="008B506F" w:rsidRPr="00ED38CA" w:rsidRDefault="008B506F" w:rsidP="00CF18C5">
            <w:pPr>
              <w:snapToGrid w:val="0"/>
              <w:ind w:left="72"/>
              <w:jc w:val="center"/>
              <w:rPr>
                <w:rFonts w:ascii="Calibri" w:hAnsi="Calibri" w:cs="Arial"/>
                <w:sz w:val="20"/>
              </w:rPr>
            </w:pPr>
          </w:p>
        </w:tc>
      </w:tr>
      <w:tr w:rsidR="002325D0" w:rsidRPr="00ED38CA" w14:paraId="192F90AE" w14:textId="77777777" w:rsidTr="00BF478C">
        <w:trPr>
          <w:cantSplit/>
        </w:trPr>
        <w:tc>
          <w:tcPr>
            <w:tcW w:w="1465" w:type="dxa"/>
            <w:tcBorders>
              <w:top w:val="single" w:sz="4" w:space="0" w:color="000000"/>
              <w:left w:val="single" w:sz="4" w:space="0" w:color="000000"/>
              <w:bottom w:val="single" w:sz="4" w:space="0" w:color="000000"/>
            </w:tcBorders>
            <w:shd w:val="clear" w:color="auto" w:fill="auto"/>
          </w:tcPr>
          <w:p w14:paraId="70649BBA" w14:textId="18F4892A" w:rsidR="002325D0" w:rsidRDefault="002325D0" w:rsidP="00CF18C5">
            <w:pPr>
              <w:snapToGrid w:val="0"/>
              <w:jc w:val="center"/>
              <w:rPr>
                <w:rFonts w:ascii="Calibri" w:hAnsi="Calibri" w:cs="Arial"/>
                <w:b/>
                <w:bCs/>
                <w:sz w:val="20"/>
              </w:rPr>
            </w:pPr>
            <w:r>
              <w:rPr>
                <w:rFonts w:ascii="Calibri" w:hAnsi="Calibri" w:cs="Arial"/>
                <w:b/>
                <w:bCs/>
                <w:sz w:val="20"/>
              </w:rPr>
              <w:t>16-Jun-2022</w:t>
            </w:r>
          </w:p>
        </w:tc>
        <w:tc>
          <w:tcPr>
            <w:tcW w:w="1031" w:type="dxa"/>
            <w:tcBorders>
              <w:top w:val="single" w:sz="4" w:space="0" w:color="000000"/>
              <w:left w:val="single" w:sz="4" w:space="0" w:color="000000"/>
              <w:bottom w:val="single" w:sz="4" w:space="0" w:color="000000"/>
            </w:tcBorders>
            <w:shd w:val="clear" w:color="auto" w:fill="auto"/>
          </w:tcPr>
          <w:p w14:paraId="5EB71F43" w14:textId="77996DF4" w:rsidR="002325D0" w:rsidRDefault="002325D0" w:rsidP="00CF18C5">
            <w:pPr>
              <w:snapToGrid w:val="0"/>
              <w:jc w:val="center"/>
              <w:rPr>
                <w:rFonts w:ascii="Calibri" w:hAnsi="Calibri" w:cs="Arial"/>
                <w:sz w:val="20"/>
              </w:rPr>
            </w:pPr>
            <w:r>
              <w:rPr>
                <w:rFonts w:ascii="Calibri" w:hAnsi="Calibri" w:cs="Arial"/>
                <w:sz w:val="20"/>
              </w:rPr>
              <w:t>1.2</w:t>
            </w:r>
          </w:p>
        </w:tc>
        <w:tc>
          <w:tcPr>
            <w:tcW w:w="2922" w:type="dxa"/>
            <w:tcBorders>
              <w:top w:val="single" w:sz="4" w:space="0" w:color="000000"/>
              <w:left w:val="single" w:sz="4" w:space="0" w:color="000000"/>
              <w:bottom w:val="single" w:sz="4" w:space="0" w:color="000000"/>
            </w:tcBorders>
            <w:shd w:val="clear" w:color="auto" w:fill="auto"/>
          </w:tcPr>
          <w:p w14:paraId="32372E60" w14:textId="6BC3F0C1" w:rsidR="002325D0" w:rsidRDefault="00AE7A99" w:rsidP="00CF18C5">
            <w:pPr>
              <w:pStyle w:val="Header"/>
              <w:snapToGrid w:val="0"/>
              <w:ind w:left="79"/>
              <w:jc w:val="center"/>
              <w:rPr>
                <w:rFonts w:ascii="Calibri" w:hAnsi="Calibri" w:cs="Arial"/>
              </w:rPr>
            </w:pPr>
            <w:r>
              <w:rPr>
                <w:rFonts w:ascii="Calibri" w:hAnsi="Calibri" w:cs="Arial"/>
              </w:rPr>
              <w:t xml:space="preserve">Delivery and </w:t>
            </w:r>
            <w:r w:rsidR="00AC53DA">
              <w:rPr>
                <w:rFonts w:ascii="Calibri" w:hAnsi="Calibri" w:cs="Arial"/>
              </w:rPr>
              <w:t>Salary change approach updated</w:t>
            </w:r>
          </w:p>
        </w:tc>
        <w:tc>
          <w:tcPr>
            <w:tcW w:w="1142" w:type="dxa"/>
            <w:tcBorders>
              <w:top w:val="single" w:sz="4" w:space="0" w:color="000000"/>
              <w:left w:val="single" w:sz="4" w:space="0" w:color="000000"/>
              <w:bottom w:val="single" w:sz="4" w:space="0" w:color="000000"/>
            </w:tcBorders>
            <w:shd w:val="clear" w:color="auto" w:fill="auto"/>
          </w:tcPr>
          <w:p w14:paraId="09FAD4F9" w14:textId="1C750A86" w:rsidR="002325D0" w:rsidRDefault="00AE7A99" w:rsidP="00CF18C5">
            <w:pPr>
              <w:snapToGrid w:val="0"/>
              <w:ind w:left="72"/>
              <w:jc w:val="center"/>
              <w:rPr>
                <w:rFonts w:ascii="Calibri" w:hAnsi="Calibri" w:cs="Arial"/>
                <w:sz w:val="20"/>
              </w:rPr>
            </w:pPr>
            <w:r>
              <w:rPr>
                <w:rFonts w:ascii="Calibri" w:hAnsi="Calibri" w:cs="Arial"/>
                <w:sz w:val="20"/>
              </w:rPr>
              <w:t>Shashank Taneja</w:t>
            </w:r>
          </w:p>
        </w:tc>
        <w:tc>
          <w:tcPr>
            <w:tcW w:w="1468" w:type="dxa"/>
            <w:tcBorders>
              <w:top w:val="single" w:sz="4" w:space="0" w:color="000000"/>
              <w:left w:val="single" w:sz="4" w:space="0" w:color="000000"/>
              <w:bottom w:val="single" w:sz="4" w:space="0" w:color="000000"/>
            </w:tcBorders>
            <w:shd w:val="clear" w:color="auto" w:fill="auto"/>
          </w:tcPr>
          <w:p w14:paraId="76C8FB7E" w14:textId="01D5D707" w:rsidR="002325D0" w:rsidRDefault="00AE7A99" w:rsidP="00CF18C5">
            <w:pPr>
              <w:snapToGrid w:val="0"/>
              <w:ind w:left="72"/>
              <w:jc w:val="center"/>
              <w:rPr>
                <w:rFonts w:ascii="Calibri" w:hAnsi="Calibri" w:cs="Arial"/>
                <w:sz w:val="20"/>
              </w:rPr>
            </w:pPr>
            <w:r>
              <w:rPr>
                <w:rFonts w:ascii="Calibri" w:hAnsi="Calibri" w:cs="Arial"/>
                <w:sz w:val="20"/>
              </w:rPr>
              <w:t>Vartika Gupta</w:t>
            </w:r>
          </w:p>
        </w:tc>
        <w:tc>
          <w:tcPr>
            <w:tcW w:w="1608" w:type="dxa"/>
            <w:tcBorders>
              <w:top w:val="single" w:sz="4" w:space="0" w:color="000000"/>
              <w:left w:val="single" w:sz="4" w:space="0" w:color="000000"/>
              <w:bottom w:val="single" w:sz="4" w:space="0" w:color="000000"/>
              <w:right w:val="single" w:sz="4" w:space="0" w:color="000000"/>
            </w:tcBorders>
            <w:shd w:val="clear" w:color="auto" w:fill="auto"/>
          </w:tcPr>
          <w:p w14:paraId="176502F8" w14:textId="77777777" w:rsidR="002325D0" w:rsidRPr="00ED38CA" w:rsidRDefault="002325D0" w:rsidP="00CF18C5">
            <w:pPr>
              <w:snapToGrid w:val="0"/>
              <w:ind w:left="72"/>
              <w:jc w:val="center"/>
              <w:rPr>
                <w:rFonts w:ascii="Calibri" w:hAnsi="Calibri" w:cs="Arial"/>
                <w:sz w:val="20"/>
              </w:rPr>
            </w:pPr>
          </w:p>
        </w:tc>
      </w:tr>
      <w:tr w:rsidR="00A22252" w:rsidRPr="00ED38CA" w14:paraId="54677C22" w14:textId="77777777" w:rsidTr="00BF478C">
        <w:trPr>
          <w:cantSplit/>
          <w:ins w:id="0" w:author="Shashank Taneja" w:date="2022-06-23T16:40:00Z"/>
        </w:trPr>
        <w:tc>
          <w:tcPr>
            <w:tcW w:w="1465" w:type="dxa"/>
            <w:tcBorders>
              <w:top w:val="single" w:sz="4" w:space="0" w:color="000000"/>
              <w:left w:val="single" w:sz="4" w:space="0" w:color="000000"/>
              <w:bottom w:val="single" w:sz="4" w:space="0" w:color="000000"/>
            </w:tcBorders>
            <w:shd w:val="clear" w:color="auto" w:fill="auto"/>
          </w:tcPr>
          <w:p w14:paraId="4C765147" w14:textId="52299F25" w:rsidR="00A22252" w:rsidRDefault="00A22252" w:rsidP="00CF18C5">
            <w:pPr>
              <w:snapToGrid w:val="0"/>
              <w:jc w:val="center"/>
              <w:rPr>
                <w:ins w:id="1" w:author="Shashank Taneja" w:date="2022-06-23T16:40:00Z"/>
                <w:rFonts w:ascii="Calibri" w:hAnsi="Calibri" w:cs="Arial"/>
                <w:b/>
                <w:bCs/>
                <w:sz w:val="20"/>
              </w:rPr>
            </w:pPr>
            <w:r>
              <w:rPr>
                <w:rFonts w:ascii="Calibri" w:hAnsi="Calibri" w:cs="Arial"/>
                <w:b/>
                <w:bCs/>
                <w:sz w:val="20"/>
              </w:rPr>
              <w:t>23-Jun-2022</w:t>
            </w:r>
          </w:p>
        </w:tc>
        <w:tc>
          <w:tcPr>
            <w:tcW w:w="1031" w:type="dxa"/>
            <w:tcBorders>
              <w:top w:val="single" w:sz="4" w:space="0" w:color="000000"/>
              <w:left w:val="single" w:sz="4" w:space="0" w:color="000000"/>
              <w:bottom w:val="single" w:sz="4" w:space="0" w:color="000000"/>
            </w:tcBorders>
            <w:shd w:val="clear" w:color="auto" w:fill="auto"/>
          </w:tcPr>
          <w:p w14:paraId="7218F02D" w14:textId="52E0EDF2" w:rsidR="00A22252" w:rsidRDefault="00A22252" w:rsidP="00CF18C5">
            <w:pPr>
              <w:snapToGrid w:val="0"/>
              <w:jc w:val="center"/>
              <w:rPr>
                <w:ins w:id="2" w:author="Shashank Taneja" w:date="2022-06-23T16:40:00Z"/>
                <w:rFonts w:ascii="Calibri" w:hAnsi="Calibri" w:cs="Arial"/>
                <w:sz w:val="20"/>
              </w:rPr>
            </w:pPr>
            <w:r>
              <w:rPr>
                <w:rFonts w:ascii="Calibri" w:hAnsi="Calibri" w:cs="Arial"/>
                <w:sz w:val="20"/>
              </w:rPr>
              <w:t>1.3</w:t>
            </w:r>
          </w:p>
        </w:tc>
        <w:tc>
          <w:tcPr>
            <w:tcW w:w="2922" w:type="dxa"/>
            <w:tcBorders>
              <w:top w:val="single" w:sz="4" w:space="0" w:color="000000"/>
              <w:left w:val="single" w:sz="4" w:space="0" w:color="000000"/>
              <w:bottom w:val="single" w:sz="4" w:space="0" w:color="000000"/>
            </w:tcBorders>
            <w:shd w:val="clear" w:color="auto" w:fill="auto"/>
          </w:tcPr>
          <w:p w14:paraId="41C2D0F4" w14:textId="662021BB" w:rsidR="00A22252" w:rsidRDefault="00F451A2" w:rsidP="00CF18C5">
            <w:pPr>
              <w:pStyle w:val="Header"/>
              <w:snapToGrid w:val="0"/>
              <w:ind w:left="79"/>
              <w:jc w:val="center"/>
              <w:rPr>
                <w:ins w:id="3" w:author="Shashank Taneja" w:date="2022-06-23T16:40:00Z"/>
                <w:rFonts w:ascii="Calibri" w:hAnsi="Calibri" w:cs="Arial"/>
              </w:rPr>
            </w:pPr>
            <w:r>
              <w:rPr>
                <w:rFonts w:ascii="Calibri" w:hAnsi="Calibri" w:cs="Arial"/>
              </w:rPr>
              <w:t>Review feedbacks addressed</w:t>
            </w:r>
          </w:p>
        </w:tc>
        <w:tc>
          <w:tcPr>
            <w:tcW w:w="1142" w:type="dxa"/>
            <w:tcBorders>
              <w:top w:val="single" w:sz="4" w:space="0" w:color="000000"/>
              <w:left w:val="single" w:sz="4" w:space="0" w:color="000000"/>
              <w:bottom w:val="single" w:sz="4" w:space="0" w:color="000000"/>
            </w:tcBorders>
            <w:shd w:val="clear" w:color="auto" w:fill="auto"/>
          </w:tcPr>
          <w:p w14:paraId="69D6FBFA" w14:textId="71F71291" w:rsidR="00A22252" w:rsidRDefault="00F451A2" w:rsidP="00CF18C5">
            <w:pPr>
              <w:snapToGrid w:val="0"/>
              <w:ind w:left="72"/>
              <w:jc w:val="center"/>
              <w:rPr>
                <w:ins w:id="4" w:author="Shashank Taneja" w:date="2022-06-23T16:40:00Z"/>
                <w:rFonts w:ascii="Calibri" w:hAnsi="Calibri" w:cs="Arial"/>
                <w:sz w:val="20"/>
              </w:rPr>
            </w:pPr>
            <w:r>
              <w:rPr>
                <w:rFonts w:ascii="Calibri" w:hAnsi="Calibri" w:cs="Arial"/>
                <w:sz w:val="20"/>
              </w:rPr>
              <w:t>Shashank Taneja</w:t>
            </w:r>
          </w:p>
        </w:tc>
        <w:tc>
          <w:tcPr>
            <w:tcW w:w="1468" w:type="dxa"/>
            <w:tcBorders>
              <w:top w:val="single" w:sz="4" w:space="0" w:color="000000"/>
              <w:left w:val="single" w:sz="4" w:space="0" w:color="000000"/>
              <w:bottom w:val="single" w:sz="4" w:space="0" w:color="000000"/>
            </w:tcBorders>
            <w:shd w:val="clear" w:color="auto" w:fill="auto"/>
          </w:tcPr>
          <w:p w14:paraId="778D8FC4" w14:textId="5FA85CDE" w:rsidR="00A22252" w:rsidRDefault="00F451A2" w:rsidP="00CF18C5">
            <w:pPr>
              <w:snapToGrid w:val="0"/>
              <w:ind w:left="72"/>
              <w:jc w:val="center"/>
              <w:rPr>
                <w:ins w:id="5" w:author="Shashank Taneja" w:date="2022-06-23T16:40:00Z"/>
                <w:rFonts w:ascii="Calibri" w:hAnsi="Calibri" w:cs="Arial"/>
                <w:sz w:val="20"/>
              </w:rPr>
            </w:pPr>
            <w:r>
              <w:rPr>
                <w:rFonts w:ascii="Calibri" w:hAnsi="Calibri" w:cs="Arial"/>
                <w:sz w:val="20"/>
              </w:rPr>
              <w:t>Vartika Gupta</w:t>
            </w:r>
          </w:p>
        </w:tc>
        <w:tc>
          <w:tcPr>
            <w:tcW w:w="1608" w:type="dxa"/>
            <w:tcBorders>
              <w:top w:val="single" w:sz="4" w:space="0" w:color="000000"/>
              <w:left w:val="single" w:sz="4" w:space="0" w:color="000000"/>
              <w:bottom w:val="single" w:sz="4" w:space="0" w:color="000000"/>
              <w:right w:val="single" w:sz="4" w:space="0" w:color="000000"/>
            </w:tcBorders>
            <w:shd w:val="clear" w:color="auto" w:fill="auto"/>
          </w:tcPr>
          <w:p w14:paraId="0CD14C44" w14:textId="77777777" w:rsidR="00A22252" w:rsidRPr="00ED38CA" w:rsidRDefault="00A22252" w:rsidP="00CF18C5">
            <w:pPr>
              <w:snapToGrid w:val="0"/>
              <w:ind w:left="72"/>
              <w:jc w:val="center"/>
              <w:rPr>
                <w:ins w:id="6" w:author="Shashank Taneja" w:date="2022-06-23T16:40:00Z"/>
                <w:rFonts w:ascii="Calibri" w:hAnsi="Calibri" w:cs="Arial"/>
                <w:sz w:val="20"/>
              </w:rPr>
            </w:pPr>
          </w:p>
        </w:tc>
      </w:tr>
    </w:tbl>
    <w:p w14:paraId="6D8A75FD" w14:textId="414DD354" w:rsidR="00BF478C" w:rsidRDefault="00BF478C" w:rsidP="00BF478C">
      <w:pPr>
        <w:suppressAutoHyphens w:val="0"/>
        <w:spacing w:line="240" w:lineRule="auto"/>
        <w:rPr>
          <w:rFonts w:ascii="Calibri" w:hAnsi="Calibri" w:cs="Arial"/>
          <w:b/>
          <w:bCs/>
          <w:sz w:val="28"/>
          <w:szCs w:val="28"/>
        </w:rPr>
      </w:pPr>
    </w:p>
    <w:p w14:paraId="61B10BF7" w14:textId="2793298F" w:rsidR="001E1567" w:rsidRDefault="001E1567" w:rsidP="00BF478C">
      <w:pPr>
        <w:suppressAutoHyphens w:val="0"/>
        <w:spacing w:line="240" w:lineRule="auto"/>
        <w:rPr>
          <w:rFonts w:ascii="Calibri" w:hAnsi="Calibri" w:cs="Arial"/>
          <w:b/>
          <w:bCs/>
          <w:sz w:val="28"/>
          <w:szCs w:val="28"/>
        </w:rPr>
      </w:pPr>
    </w:p>
    <w:p w14:paraId="53AE1CE8" w14:textId="714E7CFD" w:rsidR="001E1567" w:rsidRDefault="001E1567" w:rsidP="00BF478C">
      <w:pPr>
        <w:suppressAutoHyphens w:val="0"/>
        <w:spacing w:line="240" w:lineRule="auto"/>
        <w:rPr>
          <w:rFonts w:ascii="Calibri" w:hAnsi="Calibri" w:cs="Arial"/>
          <w:b/>
          <w:bCs/>
          <w:sz w:val="28"/>
          <w:szCs w:val="28"/>
        </w:rPr>
      </w:pPr>
    </w:p>
    <w:p w14:paraId="6B1DF9A2" w14:textId="77FEA247" w:rsidR="001E1567" w:rsidRDefault="001E1567" w:rsidP="00BF478C">
      <w:pPr>
        <w:suppressAutoHyphens w:val="0"/>
        <w:spacing w:line="240" w:lineRule="auto"/>
        <w:rPr>
          <w:rFonts w:ascii="Calibri" w:hAnsi="Calibri" w:cs="Arial"/>
          <w:b/>
          <w:bCs/>
          <w:sz w:val="28"/>
          <w:szCs w:val="28"/>
        </w:rPr>
      </w:pPr>
    </w:p>
    <w:p w14:paraId="7EA46351" w14:textId="03831F6D" w:rsidR="001E1567" w:rsidRDefault="001E1567" w:rsidP="00BF478C">
      <w:pPr>
        <w:suppressAutoHyphens w:val="0"/>
        <w:spacing w:line="240" w:lineRule="auto"/>
        <w:rPr>
          <w:rFonts w:ascii="Calibri" w:hAnsi="Calibri" w:cs="Arial"/>
          <w:b/>
          <w:bCs/>
          <w:sz w:val="28"/>
          <w:szCs w:val="28"/>
        </w:rPr>
      </w:pPr>
    </w:p>
    <w:p w14:paraId="58595BF5" w14:textId="7729AB27" w:rsidR="001E1567" w:rsidRDefault="001E1567" w:rsidP="00BF478C">
      <w:pPr>
        <w:suppressAutoHyphens w:val="0"/>
        <w:spacing w:line="240" w:lineRule="auto"/>
        <w:rPr>
          <w:rFonts w:ascii="Calibri" w:hAnsi="Calibri" w:cs="Arial"/>
          <w:b/>
          <w:bCs/>
          <w:sz w:val="28"/>
          <w:szCs w:val="28"/>
        </w:rPr>
      </w:pPr>
    </w:p>
    <w:p w14:paraId="1497FF9E" w14:textId="2635FB09" w:rsidR="001E1567" w:rsidRDefault="001E1567" w:rsidP="00BF478C">
      <w:pPr>
        <w:suppressAutoHyphens w:val="0"/>
        <w:spacing w:line="240" w:lineRule="auto"/>
        <w:rPr>
          <w:rFonts w:ascii="Calibri" w:hAnsi="Calibri" w:cs="Arial"/>
          <w:b/>
          <w:bCs/>
          <w:sz w:val="28"/>
          <w:szCs w:val="28"/>
        </w:rPr>
      </w:pPr>
    </w:p>
    <w:p w14:paraId="7FEC494E" w14:textId="26C528A7" w:rsidR="001E1567" w:rsidRDefault="001E1567" w:rsidP="00BF478C">
      <w:pPr>
        <w:suppressAutoHyphens w:val="0"/>
        <w:spacing w:line="240" w:lineRule="auto"/>
        <w:rPr>
          <w:rFonts w:ascii="Calibri" w:hAnsi="Calibri" w:cs="Arial"/>
          <w:b/>
          <w:bCs/>
          <w:sz w:val="28"/>
          <w:szCs w:val="28"/>
        </w:rPr>
      </w:pPr>
    </w:p>
    <w:p w14:paraId="74B5571F" w14:textId="6BDC32E6" w:rsidR="001E1567" w:rsidRDefault="001E1567" w:rsidP="00BF478C">
      <w:pPr>
        <w:suppressAutoHyphens w:val="0"/>
        <w:spacing w:line="240" w:lineRule="auto"/>
        <w:rPr>
          <w:rFonts w:ascii="Calibri" w:hAnsi="Calibri" w:cs="Arial"/>
          <w:b/>
          <w:bCs/>
          <w:sz w:val="28"/>
          <w:szCs w:val="28"/>
        </w:rPr>
      </w:pPr>
    </w:p>
    <w:p w14:paraId="79999E75" w14:textId="1560E6EB" w:rsidR="001E1567" w:rsidRDefault="001E1567" w:rsidP="00BF478C">
      <w:pPr>
        <w:suppressAutoHyphens w:val="0"/>
        <w:spacing w:line="240" w:lineRule="auto"/>
        <w:rPr>
          <w:rFonts w:ascii="Calibri" w:hAnsi="Calibri" w:cs="Arial"/>
          <w:b/>
          <w:bCs/>
          <w:sz w:val="28"/>
          <w:szCs w:val="28"/>
        </w:rPr>
      </w:pPr>
    </w:p>
    <w:p w14:paraId="418774F3" w14:textId="049E753C" w:rsidR="001E1567" w:rsidRDefault="001E1567" w:rsidP="00BF478C">
      <w:pPr>
        <w:suppressAutoHyphens w:val="0"/>
        <w:spacing w:line="240" w:lineRule="auto"/>
        <w:rPr>
          <w:rFonts w:ascii="Calibri" w:hAnsi="Calibri" w:cs="Arial"/>
          <w:b/>
          <w:bCs/>
          <w:sz w:val="28"/>
          <w:szCs w:val="28"/>
        </w:rPr>
      </w:pPr>
    </w:p>
    <w:p w14:paraId="4E0421F0" w14:textId="0F96D54C" w:rsidR="001E1567" w:rsidRDefault="001E1567" w:rsidP="00BF478C">
      <w:pPr>
        <w:suppressAutoHyphens w:val="0"/>
        <w:spacing w:line="240" w:lineRule="auto"/>
        <w:rPr>
          <w:rFonts w:ascii="Calibri" w:hAnsi="Calibri" w:cs="Arial"/>
          <w:b/>
          <w:bCs/>
          <w:sz w:val="28"/>
          <w:szCs w:val="28"/>
        </w:rPr>
      </w:pPr>
    </w:p>
    <w:p w14:paraId="288187AC" w14:textId="0C3E9AC5" w:rsidR="001E1567" w:rsidRDefault="001E1567" w:rsidP="00BF478C">
      <w:pPr>
        <w:suppressAutoHyphens w:val="0"/>
        <w:spacing w:line="240" w:lineRule="auto"/>
        <w:rPr>
          <w:rFonts w:ascii="Calibri" w:hAnsi="Calibri" w:cs="Arial"/>
          <w:b/>
          <w:bCs/>
          <w:sz w:val="28"/>
          <w:szCs w:val="28"/>
        </w:rPr>
      </w:pPr>
    </w:p>
    <w:p w14:paraId="58C41D67" w14:textId="76A8EE34" w:rsidR="001E1567" w:rsidRDefault="001E1567" w:rsidP="00BF478C">
      <w:pPr>
        <w:suppressAutoHyphens w:val="0"/>
        <w:spacing w:line="240" w:lineRule="auto"/>
        <w:rPr>
          <w:rFonts w:ascii="Calibri" w:hAnsi="Calibri" w:cs="Arial"/>
          <w:b/>
          <w:bCs/>
          <w:sz w:val="28"/>
          <w:szCs w:val="28"/>
        </w:rPr>
      </w:pPr>
    </w:p>
    <w:p w14:paraId="49C72F69" w14:textId="7972A5FC" w:rsidR="001E1567" w:rsidRDefault="001E1567" w:rsidP="00BF478C">
      <w:pPr>
        <w:suppressAutoHyphens w:val="0"/>
        <w:spacing w:line="240" w:lineRule="auto"/>
        <w:rPr>
          <w:rFonts w:ascii="Calibri" w:hAnsi="Calibri" w:cs="Arial"/>
          <w:b/>
          <w:bCs/>
          <w:sz w:val="28"/>
          <w:szCs w:val="28"/>
        </w:rPr>
      </w:pPr>
    </w:p>
    <w:p w14:paraId="3E56A264" w14:textId="1CA0BB42" w:rsidR="001E1567" w:rsidRDefault="001E1567" w:rsidP="00BF478C">
      <w:pPr>
        <w:suppressAutoHyphens w:val="0"/>
        <w:spacing w:line="240" w:lineRule="auto"/>
        <w:rPr>
          <w:rFonts w:ascii="Calibri" w:hAnsi="Calibri" w:cs="Arial"/>
          <w:b/>
          <w:bCs/>
          <w:sz w:val="28"/>
          <w:szCs w:val="28"/>
        </w:rPr>
      </w:pPr>
    </w:p>
    <w:p w14:paraId="5D3CA027" w14:textId="79D8D573" w:rsidR="001E1567" w:rsidRDefault="001E1567" w:rsidP="00BF478C">
      <w:pPr>
        <w:suppressAutoHyphens w:val="0"/>
        <w:spacing w:line="240" w:lineRule="auto"/>
        <w:rPr>
          <w:rFonts w:ascii="Calibri" w:hAnsi="Calibri" w:cs="Arial"/>
          <w:b/>
          <w:bCs/>
          <w:sz w:val="28"/>
          <w:szCs w:val="28"/>
        </w:rPr>
      </w:pPr>
    </w:p>
    <w:p w14:paraId="0E81A274" w14:textId="1E41F16B" w:rsidR="001E1567" w:rsidRDefault="001E1567" w:rsidP="00BF478C">
      <w:pPr>
        <w:suppressAutoHyphens w:val="0"/>
        <w:spacing w:line="240" w:lineRule="auto"/>
        <w:rPr>
          <w:rFonts w:ascii="Calibri" w:hAnsi="Calibri" w:cs="Arial"/>
          <w:b/>
          <w:bCs/>
          <w:sz w:val="28"/>
          <w:szCs w:val="28"/>
        </w:rPr>
      </w:pPr>
    </w:p>
    <w:p w14:paraId="62D74EF7" w14:textId="78FD434D" w:rsidR="001E1567" w:rsidRDefault="001E1567" w:rsidP="00BF478C">
      <w:pPr>
        <w:suppressAutoHyphens w:val="0"/>
        <w:spacing w:line="240" w:lineRule="auto"/>
        <w:rPr>
          <w:rFonts w:ascii="Calibri" w:hAnsi="Calibri" w:cs="Arial"/>
          <w:b/>
          <w:bCs/>
          <w:sz w:val="28"/>
          <w:szCs w:val="28"/>
        </w:rPr>
      </w:pPr>
    </w:p>
    <w:p w14:paraId="270BDE8E" w14:textId="0D65B18D" w:rsidR="001E1567" w:rsidRDefault="001E1567" w:rsidP="00BF478C">
      <w:pPr>
        <w:suppressAutoHyphens w:val="0"/>
        <w:spacing w:line="240" w:lineRule="auto"/>
        <w:rPr>
          <w:rFonts w:ascii="Calibri" w:hAnsi="Calibri" w:cs="Arial"/>
          <w:b/>
          <w:bCs/>
          <w:sz w:val="28"/>
          <w:szCs w:val="28"/>
        </w:rPr>
      </w:pPr>
    </w:p>
    <w:p w14:paraId="11591809" w14:textId="21FBD262" w:rsidR="001E1567" w:rsidRDefault="001E1567" w:rsidP="00BF478C">
      <w:pPr>
        <w:suppressAutoHyphens w:val="0"/>
        <w:spacing w:line="240" w:lineRule="auto"/>
        <w:rPr>
          <w:rFonts w:ascii="Calibri" w:hAnsi="Calibri" w:cs="Arial"/>
          <w:b/>
          <w:bCs/>
          <w:sz w:val="28"/>
          <w:szCs w:val="28"/>
        </w:rPr>
      </w:pPr>
    </w:p>
    <w:p w14:paraId="54C2CD85" w14:textId="505351F0" w:rsidR="001E1567" w:rsidRDefault="001E1567" w:rsidP="00BF478C">
      <w:pPr>
        <w:suppressAutoHyphens w:val="0"/>
        <w:spacing w:line="240" w:lineRule="auto"/>
        <w:rPr>
          <w:rFonts w:ascii="Calibri" w:hAnsi="Calibri" w:cs="Arial"/>
          <w:b/>
          <w:bCs/>
          <w:sz w:val="28"/>
          <w:szCs w:val="28"/>
        </w:rPr>
      </w:pPr>
    </w:p>
    <w:p w14:paraId="277B503C" w14:textId="40C1E4CA" w:rsidR="001E1567" w:rsidRDefault="001E1567" w:rsidP="00BF478C">
      <w:pPr>
        <w:suppressAutoHyphens w:val="0"/>
        <w:spacing w:line="240" w:lineRule="auto"/>
        <w:rPr>
          <w:rFonts w:ascii="Calibri" w:hAnsi="Calibri" w:cs="Arial"/>
          <w:b/>
          <w:bCs/>
          <w:sz w:val="28"/>
          <w:szCs w:val="28"/>
        </w:rPr>
      </w:pPr>
    </w:p>
    <w:p w14:paraId="6972EECD" w14:textId="79400B02" w:rsidR="001E1567" w:rsidRDefault="001E1567" w:rsidP="00BF478C">
      <w:pPr>
        <w:suppressAutoHyphens w:val="0"/>
        <w:spacing w:line="240" w:lineRule="auto"/>
        <w:rPr>
          <w:rFonts w:ascii="Calibri" w:hAnsi="Calibri" w:cs="Arial"/>
          <w:b/>
          <w:bCs/>
          <w:sz w:val="28"/>
          <w:szCs w:val="28"/>
        </w:rPr>
      </w:pPr>
    </w:p>
    <w:p w14:paraId="28F33215" w14:textId="14D507E7" w:rsidR="001E1567" w:rsidRDefault="001E1567" w:rsidP="00BF478C">
      <w:pPr>
        <w:suppressAutoHyphens w:val="0"/>
        <w:spacing w:line="240" w:lineRule="auto"/>
        <w:rPr>
          <w:rFonts w:ascii="Calibri" w:hAnsi="Calibri" w:cs="Arial"/>
          <w:b/>
          <w:bCs/>
          <w:sz w:val="28"/>
          <w:szCs w:val="28"/>
        </w:rPr>
      </w:pPr>
    </w:p>
    <w:p w14:paraId="4B9CEC34" w14:textId="5E1E6513" w:rsidR="001E1567" w:rsidRDefault="001E1567" w:rsidP="00BF478C">
      <w:pPr>
        <w:suppressAutoHyphens w:val="0"/>
        <w:spacing w:line="240" w:lineRule="auto"/>
        <w:rPr>
          <w:rFonts w:ascii="Calibri" w:hAnsi="Calibri" w:cs="Arial"/>
          <w:b/>
          <w:bCs/>
          <w:sz w:val="28"/>
          <w:szCs w:val="28"/>
        </w:rPr>
      </w:pPr>
    </w:p>
    <w:p w14:paraId="4F18701B" w14:textId="77918C5A" w:rsidR="001E1567" w:rsidRDefault="001E1567" w:rsidP="00BF478C">
      <w:pPr>
        <w:suppressAutoHyphens w:val="0"/>
        <w:spacing w:line="240" w:lineRule="auto"/>
        <w:rPr>
          <w:rFonts w:ascii="Calibri" w:hAnsi="Calibri" w:cs="Arial"/>
          <w:b/>
          <w:bCs/>
          <w:sz w:val="28"/>
          <w:szCs w:val="28"/>
        </w:rPr>
      </w:pPr>
    </w:p>
    <w:p w14:paraId="25C26304" w14:textId="2D5D4FEB" w:rsidR="001E1567" w:rsidRDefault="001E1567" w:rsidP="00BF478C">
      <w:pPr>
        <w:suppressAutoHyphens w:val="0"/>
        <w:spacing w:line="240" w:lineRule="auto"/>
        <w:rPr>
          <w:rFonts w:ascii="Calibri" w:hAnsi="Calibri" w:cs="Arial"/>
          <w:b/>
          <w:bCs/>
          <w:sz w:val="28"/>
          <w:szCs w:val="28"/>
        </w:rPr>
      </w:pPr>
    </w:p>
    <w:p w14:paraId="6FCFBE70" w14:textId="0FC9C740" w:rsidR="001E1567" w:rsidRDefault="001E1567" w:rsidP="00BF478C">
      <w:pPr>
        <w:suppressAutoHyphens w:val="0"/>
        <w:spacing w:line="240" w:lineRule="auto"/>
        <w:rPr>
          <w:rFonts w:ascii="Calibri" w:hAnsi="Calibri" w:cs="Arial"/>
          <w:b/>
          <w:bCs/>
          <w:sz w:val="28"/>
          <w:szCs w:val="28"/>
        </w:rPr>
      </w:pPr>
    </w:p>
    <w:p w14:paraId="4AED9FC4" w14:textId="77777777" w:rsidR="001E1567" w:rsidRDefault="001E1567" w:rsidP="00BF478C">
      <w:pPr>
        <w:suppressAutoHyphens w:val="0"/>
        <w:spacing w:line="240" w:lineRule="auto"/>
        <w:rPr>
          <w:rFonts w:ascii="Calibri" w:hAnsi="Calibri" w:cs="Arial"/>
          <w:b/>
          <w:bCs/>
          <w:sz w:val="28"/>
          <w:szCs w:val="28"/>
        </w:rPr>
      </w:pPr>
    </w:p>
    <w:p w14:paraId="73DD6C4F" w14:textId="77777777" w:rsidR="00BF478C" w:rsidRPr="00ED38CA" w:rsidRDefault="00BF478C" w:rsidP="00BF478C">
      <w:pPr>
        <w:spacing w:line="240" w:lineRule="auto"/>
        <w:jc w:val="center"/>
        <w:rPr>
          <w:rFonts w:ascii="Calibri" w:hAnsi="Calibri" w:cs="Arial"/>
          <w:b/>
          <w:bCs/>
          <w:sz w:val="28"/>
          <w:szCs w:val="28"/>
        </w:rPr>
      </w:pPr>
      <w:r w:rsidRPr="00ED38CA">
        <w:rPr>
          <w:rFonts w:ascii="Calibri" w:hAnsi="Calibri" w:cs="Arial"/>
          <w:b/>
          <w:bCs/>
          <w:sz w:val="28"/>
          <w:szCs w:val="28"/>
        </w:rPr>
        <w:t>Table of Contents</w:t>
      </w:r>
    </w:p>
    <w:p w14:paraId="081E6A93" w14:textId="3BEAB2F0" w:rsidR="00594A0D" w:rsidRDefault="00BF478C">
      <w:pPr>
        <w:pStyle w:val="TOC1"/>
        <w:rPr>
          <w:rFonts w:asciiTheme="minorHAnsi" w:eastAsiaTheme="minorEastAsia" w:hAnsiTheme="minorHAnsi" w:cstheme="minorBidi"/>
          <w:b w:val="0"/>
          <w:noProof/>
          <w:sz w:val="22"/>
          <w:szCs w:val="22"/>
          <w:lang w:val="en-US" w:eastAsia="en-US"/>
        </w:rPr>
      </w:pPr>
      <w:r w:rsidRPr="00ED38CA">
        <w:rPr>
          <w:rFonts w:ascii="Calibri" w:hAnsi="Calibri"/>
        </w:rPr>
        <w:fldChar w:fldCharType="begin"/>
      </w:r>
      <w:r w:rsidRPr="00ED38CA">
        <w:rPr>
          <w:rFonts w:ascii="Calibri" w:hAnsi="Calibri"/>
        </w:rPr>
        <w:instrText xml:space="preserve"> TOC \o "1-3" \h \z \u </w:instrText>
      </w:r>
      <w:r w:rsidRPr="00ED38CA">
        <w:rPr>
          <w:rFonts w:ascii="Calibri" w:hAnsi="Calibri"/>
        </w:rPr>
        <w:fldChar w:fldCharType="separate"/>
      </w:r>
      <w:hyperlink w:anchor="_Toc106302871" w:history="1">
        <w:r w:rsidR="00594A0D" w:rsidRPr="000863A0">
          <w:rPr>
            <w:rStyle w:val="Hyperlink"/>
            <w:rFonts w:ascii="Calibri" w:hAnsi="Calibri"/>
            <w:noProof/>
          </w:rPr>
          <w:t>1.</w:t>
        </w:r>
        <w:r w:rsidR="00594A0D">
          <w:rPr>
            <w:rFonts w:asciiTheme="minorHAnsi" w:eastAsiaTheme="minorEastAsia" w:hAnsiTheme="minorHAnsi" w:cstheme="minorBidi"/>
            <w:b w:val="0"/>
            <w:noProof/>
            <w:sz w:val="22"/>
            <w:szCs w:val="22"/>
            <w:lang w:val="en-US" w:eastAsia="en-US"/>
          </w:rPr>
          <w:tab/>
        </w:r>
        <w:r w:rsidR="00594A0D" w:rsidRPr="000863A0">
          <w:rPr>
            <w:rStyle w:val="Hyperlink"/>
            <w:rFonts w:ascii="Calibri" w:hAnsi="Calibri"/>
            <w:noProof/>
          </w:rPr>
          <w:t>Introduction</w:t>
        </w:r>
        <w:r w:rsidR="00594A0D">
          <w:rPr>
            <w:noProof/>
            <w:webHidden/>
          </w:rPr>
          <w:tab/>
        </w:r>
        <w:r w:rsidR="00594A0D">
          <w:rPr>
            <w:noProof/>
            <w:webHidden/>
          </w:rPr>
          <w:fldChar w:fldCharType="begin"/>
        </w:r>
        <w:r w:rsidR="00594A0D">
          <w:rPr>
            <w:noProof/>
            <w:webHidden/>
          </w:rPr>
          <w:instrText xml:space="preserve"> PAGEREF _Toc106302871 \h </w:instrText>
        </w:r>
        <w:r w:rsidR="00594A0D">
          <w:rPr>
            <w:noProof/>
            <w:webHidden/>
          </w:rPr>
        </w:r>
        <w:r w:rsidR="00594A0D">
          <w:rPr>
            <w:noProof/>
            <w:webHidden/>
          </w:rPr>
          <w:fldChar w:fldCharType="separate"/>
        </w:r>
        <w:r w:rsidR="00594A0D">
          <w:rPr>
            <w:noProof/>
            <w:webHidden/>
          </w:rPr>
          <w:t>5</w:t>
        </w:r>
        <w:r w:rsidR="00594A0D">
          <w:rPr>
            <w:noProof/>
            <w:webHidden/>
          </w:rPr>
          <w:fldChar w:fldCharType="end"/>
        </w:r>
      </w:hyperlink>
    </w:p>
    <w:p w14:paraId="11EB37DC" w14:textId="173863CC" w:rsidR="00594A0D" w:rsidRDefault="00447BEA">
      <w:pPr>
        <w:pStyle w:val="TOC2"/>
        <w:tabs>
          <w:tab w:val="left" w:pos="960"/>
        </w:tabs>
        <w:rPr>
          <w:rFonts w:asciiTheme="minorHAnsi" w:eastAsiaTheme="minorEastAsia" w:hAnsiTheme="minorHAnsi" w:cstheme="minorBidi"/>
          <w:noProof/>
          <w:szCs w:val="22"/>
          <w:lang w:eastAsia="en-US"/>
        </w:rPr>
      </w:pPr>
      <w:hyperlink w:anchor="_Toc106302872" w:history="1">
        <w:r w:rsidR="00594A0D" w:rsidRPr="000863A0">
          <w:rPr>
            <w:rStyle w:val="Hyperlink"/>
            <w:rFonts w:ascii="Calibri" w:hAnsi="Calibri"/>
            <w:bCs/>
            <w:noProof/>
          </w:rPr>
          <w:t>1.1</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Purpose</w:t>
        </w:r>
        <w:r w:rsidR="00594A0D">
          <w:rPr>
            <w:noProof/>
            <w:webHidden/>
          </w:rPr>
          <w:tab/>
        </w:r>
        <w:r w:rsidR="00594A0D">
          <w:rPr>
            <w:noProof/>
            <w:webHidden/>
          </w:rPr>
          <w:fldChar w:fldCharType="begin"/>
        </w:r>
        <w:r w:rsidR="00594A0D">
          <w:rPr>
            <w:noProof/>
            <w:webHidden/>
          </w:rPr>
          <w:instrText xml:space="preserve"> PAGEREF _Toc106302872 \h </w:instrText>
        </w:r>
        <w:r w:rsidR="00594A0D">
          <w:rPr>
            <w:noProof/>
            <w:webHidden/>
          </w:rPr>
        </w:r>
        <w:r w:rsidR="00594A0D">
          <w:rPr>
            <w:noProof/>
            <w:webHidden/>
          </w:rPr>
          <w:fldChar w:fldCharType="separate"/>
        </w:r>
        <w:r w:rsidR="00594A0D">
          <w:rPr>
            <w:noProof/>
            <w:webHidden/>
          </w:rPr>
          <w:t>5</w:t>
        </w:r>
        <w:r w:rsidR="00594A0D">
          <w:rPr>
            <w:noProof/>
            <w:webHidden/>
          </w:rPr>
          <w:fldChar w:fldCharType="end"/>
        </w:r>
      </w:hyperlink>
    </w:p>
    <w:p w14:paraId="07CABE14" w14:textId="1EA35FF9" w:rsidR="00594A0D" w:rsidRDefault="00447BEA">
      <w:pPr>
        <w:pStyle w:val="TOC2"/>
        <w:tabs>
          <w:tab w:val="left" w:pos="960"/>
        </w:tabs>
        <w:rPr>
          <w:rFonts w:asciiTheme="minorHAnsi" w:eastAsiaTheme="minorEastAsia" w:hAnsiTheme="minorHAnsi" w:cstheme="minorBidi"/>
          <w:noProof/>
          <w:szCs w:val="22"/>
          <w:lang w:eastAsia="en-US"/>
        </w:rPr>
      </w:pPr>
      <w:hyperlink w:anchor="_Toc106302873" w:history="1">
        <w:r w:rsidR="00594A0D" w:rsidRPr="000863A0">
          <w:rPr>
            <w:rStyle w:val="Hyperlink"/>
            <w:rFonts w:ascii="Calibri" w:hAnsi="Calibri"/>
            <w:bCs/>
            <w:noProof/>
          </w:rPr>
          <w:t>1.2</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Solution Scope</w:t>
        </w:r>
        <w:r w:rsidR="00594A0D">
          <w:rPr>
            <w:noProof/>
            <w:webHidden/>
          </w:rPr>
          <w:tab/>
        </w:r>
        <w:r w:rsidR="00594A0D">
          <w:rPr>
            <w:noProof/>
            <w:webHidden/>
          </w:rPr>
          <w:fldChar w:fldCharType="begin"/>
        </w:r>
        <w:r w:rsidR="00594A0D">
          <w:rPr>
            <w:noProof/>
            <w:webHidden/>
          </w:rPr>
          <w:instrText xml:space="preserve"> PAGEREF _Toc106302873 \h </w:instrText>
        </w:r>
        <w:r w:rsidR="00594A0D">
          <w:rPr>
            <w:noProof/>
            <w:webHidden/>
          </w:rPr>
        </w:r>
        <w:r w:rsidR="00594A0D">
          <w:rPr>
            <w:noProof/>
            <w:webHidden/>
          </w:rPr>
          <w:fldChar w:fldCharType="separate"/>
        </w:r>
        <w:r w:rsidR="00594A0D">
          <w:rPr>
            <w:noProof/>
            <w:webHidden/>
          </w:rPr>
          <w:t>5</w:t>
        </w:r>
        <w:r w:rsidR="00594A0D">
          <w:rPr>
            <w:noProof/>
            <w:webHidden/>
          </w:rPr>
          <w:fldChar w:fldCharType="end"/>
        </w:r>
      </w:hyperlink>
    </w:p>
    <w:p w14:paraId="07EABFDD" w14:textId="313FBAF6" w:rsidR="00594A0D" w:rsidRDefault="00447BEA">
      <w:pPr>
        <w:pStyle w:val="TOC2"/>
        <w:tabs>
          <w:tab w:val="left" w:pos="960"/>
        </w:tabs>
        <w:rPr>
          <w:rFonts w:asciiTheme="minorHAnsi" w:eastAsiaTheme="minorEastAsia" w:hAnsiTheme="minorHAnsi" w:cstheme="minorBidi"/>
          <w:noProof/>
          <w:szCs w:val="22"/>
          <w:lang w:eastAsia="en-US"/>
        </w:rPr>
      </w:pPr>
      <w:hyperlink w:anchor="_Toc106302874" w:history="1">
        <w:r w:rsidR="00594A0D" w:rsidRPr="000863A0">
          <w:rPr>
            <w:rStyle w:val="Hyperlink"/>
            <w:rFonts w:ascii="Calibri" w:hAnsi="Calibri"/>
            <w:bCs/>
            <w:noProof/>
          </w:rPr>
          <w:t>1.3</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Document Conventions</w:t>
        </w:r>
        <w:r w:rsidR="00594A0D">
          <w:rPr>
            <w:noProof/>
            <w:webHidden/>
          </w:rPr>
          <w:tab/>
        </w:r>
        <w:r w:rsidR="00594A0D">
          <w:rPr>
            <w:noProof/>
            <w:webHidden/>
          </w:rPr>
          <w:fldChar w:fldCharType="begin"/>
        </w:r>
        <w:r w:rsidR="00594A0D">
          <w:rPr>
            <w:noProof/>
            <w:webHidden/>
          </w:rPr>
          <w:instrText xml:space="preserve"> PAGEREF _Toc106302874 \h </w:instrText>
        </w:r>
        <w:r w:rsidR="00594A0D">
          <w:rPr>
            <w:noProof/>
            <w:webHidden/>
          </w:rPr>
        </w:r>
        <w:r w:rsidR="00594A0D">
          <w:rPr>
            <w:noProof/>
            <w:webHidden/>
          </w:rPr>
          <w:fldChar w:fldCharType="separate"/>
        </w:r>
        <w:r w:rsidR="00594A0D">
          <w:rPr>
            <w:noProof/>
            <w:webHidden/>
          </w:rPr>
          <w:t>5</w:t>
        </w:r>
        <w:r w:rsidR="00594A0D">
          <w:rPr>
            <w:noProof/>
            <w:webHidden/>
          </w:rPr>
          <w:fldChar w:fldCharType="end"/>
        </w:r>
      </w:hyperlink>
    </w:p>
    <w:p w14:paraId="53CF3669" w14:textId="6F1ECE93" w:rsidR="00594A0D" w:rsidRDefault="00447BEA">
      <w:pPr>
        <w:pStyle w:val="TOC2"/>
        <w:tabs>
          <w:tab w:val="left" w:pos="960"/>
        </w:tabs>
        <w:rPr>
          <w:rFonts w:asciiTheme="minorHAnsi" w:eastAsiaTheme="minorEastAsia" w:hAnsiTheme="minorHAnsi" w:cstheme="minorBidi"/>
          <w:noProof/>
          <w:szCs w:val="22"/>
          <w:lang w:eastAsia="en-US"/>
        </w:rPr>
      </w:pPr>
      <w:hyperlink w:anchor="_Toc106302875" w:history="1">
        <w:r w:rsidR="00594A0D" w:rsidRPr="000863A0">
          <w:rPr>
            <w:rStyle w:val="Hyperlink"/>
            <w:rFonts w:ascii="Calibri" w:hAnsi="Calibri"/>
            <w:bCs/>
            <w:noProof/>
          </w:rPr>
          <w:t>1.4</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Intended Audience</w:t>
        </w:r>
        <w:r w:rsidR="00594A0D">
          <w:rPr>
            <w:noProof/>
            <w:webHidden/>
          </w:rPr>
          <w:tab/>
        </w:r>
        <w:r w:rsidR="00594A0D">
          <w:rPr>
            <w:noProof/>
            <w:webHidden/>
          </w:rPr>
          <w:fldChar w:fldCharType="begin"/>
        </w:r>
        <w:r w:rsidR="00594A0D">
          <w:rPr>
            <w:noProof/>
            <w:webHidden/>
          </w:rPr>
          <w:instrText xml:space="preserve"> PAGEREF _Toc106302875 \h </w:instrText>
        </w:r>
        <w:r w:rsidR="00594A0D">
          <w:rPr>
            <w:noProof/>
            <w:webHidden/>
          </w:rPr>
        </w:r>
        <w:r w:rsidR="00594A0D">
          <w:rPr>
            <w:noProof/>
            <w:webHidden/>
          </w:rPr>
          <w:fldChar w:fldCharType="separate"/>
        </w:r>
        <w:r w:rsidR="00594A0D">
          <w:rPr>
            <w:noProof/>
            <w:webHidden/>
          </w:rPr>
          <w:t>6</w:t>
        </w:r>
        <w:r w:rsidR="00594A0D">
          <w:rPr>
            <w:noProof/>
            <w:webHidden/>
          </w:rPr>
          <w:fldChar w:fldCharType="end"/>
        </w:r>
      </w:hyperlink>
    </w:p>
    <w:p w14:paraId="4F672BAA" w14:textId="6BE1FCF0" w:rsidR="00594A0D" w:rsidRDefault="00447BEA">
      <w:pPr>
        <w:pStyle w:val="TOC2"/>
        <w:tabs>
          <w:tab w:val="left" w:pos="960"/>
        </w:tabs>
        <w:rPr>
          <w:rFonts w:asciiTheme="minorHAnsi" w:eastAsiaTheme="minorEastAsia" w:hAnsiTheme="minorHAnsi" w:cstheme="minorBidi"/>
          <w:noProof/>
          <w:szCs w:val="22"/>
          <w:lang w:eastAsia="en-US"/>
        </w:rPr>
      </w:pPr>
      <w:hyperlink w:anchor="_Toc106302876" w:history="1">
        <w:r w:rsidR="00594A0D" w:rsidRPr="000863A0">
          <w:rPr>
            <w:rStyle w:val="Hyperlink"/>
            <w:rFonts w:ascii="Calibri" w:hAnsi="Calibri"/>
            <w:bCs/>
            <w:noProof/>
          </w:rPr>
          <w:t>1.5</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References</w:t>
        </w:r>
        <w:r w:rsidR="00594A0D">
          <w:rPr>
            <w:noProof/>
            <w:webHidden/>
          </w:rPr>
          <w:tab/>
        </w:r>
        <w:r w:rsidR="00594A0D">
          <w:rPr>
            <w:noProof/>
            <w:webHidden/>
          </w:rPr>
          <w:fldChar w:fldCharType="begin"/>
        </w:r>
        <w:r w:rsidR="00594A0D">
          <w:rPr>
            <w:noProof/>
            <w:webHidden/>
          </w:rPr>
          <w:instrText xml:space="preserve"> PAGEREF _Toc106302876 \h </w:instrText>
        </w:r>
        <w:r w:rsidR="00594A0D">
          <w:rPr>
            <w:noProof/>
            <w:webHidden/>
          </w:rPr>
        </w:r>
        <w:r w:rsidR="00594A0D">
          <w:rPr>
            <w:noProof/>
            <w:webHidden/>
          </w:rPr>
          <w:fldChar w:fldCharType="separate"/>
        </w:r>
        <w:r w:rsidR="00594A0D">
          <w:rPr>
            <w:noProof/>
            <w:webHidden/>
          </w:rPr>
          <w:t>6</w:t>
        </w:r>
        <w:r w:rsidR="00594A0D">
          <w:rPr>
            <w:noProof/>
            <w:webHidden/>
          </w:rPr>
          <w:fldChar w:fldCharType="end"/>
        </w:r>
      </w:hyperlink>
    </w:p>
    <w:p w14:paraId="44030A93" w14:textId="75ED4A92" w:rsidR="00594A0D" w:rsidRDefault="00447BEA">
      <w:pPr>
        <w:pStyle w:val="TOC1"/>
        <w:rPr>
          <w:rFonts w:asciiTheme="minorHAnsi" w:eastAsiaTheme="minorEastAsia" w:hAnsiTheme="minorHAnsi" w:cstheme="minorBidi"/>
          <w:b w:val="0"/>
          <w:noProof/>
          <w:sz w:val="22"/>
          <w:szCs w:val="22"/>
          <w:lang w:val="en-US" w:eastAsia="en-US"/>
        </w:rPr>
      </w:pPr>
      <w:hyperlink w:anchor="_Toc106302877" w:history="1">
        <w:r w:rsidR="00594A0D" w:rsidRPr="000863A0">
          <w:rPr>
            <w:rStyle w:val="Hyperlink"/>
            <w:rFonts w:ascii="Calibri" w:hAnsi="Calibri"/>
            <w:noProof/>
          </w:rPr>
          <w:t>2.</w:t>
        </w:r>
        <w:r w:rsidR="00594A0D">
          <w:rPr>
            <w:rFonts w:asciiTheme="minorHAnsi" w:eastAsiaTheme="minorEastAsia" w:hAnsiTheme="minorHAnsi" w:cstheme="minorBidi"/>
            <w:b w:val="0"/>
            <w:noProof/>
            <w:sz w:val="22"/>
            <w:szCs w:val="22"/>
            <w:lang w:val="en-US" w:eastAsia="en-US"/>
          </w:rPr>
          <w:tab/>
        </w:r>
        <w:r w:rsidR="00594A0D" w:rsidRPr="000863A0">
          <w:rPr>
            <w:rStyle w:val="Hyperlink"/>
            <w:rFonts w:ascii="Calibri" w:hAnsi="Calibri"/>
            <w:noProof/>
          </w:rPr>
          <w:t>Overall Description</w:t>
        </w:r>
        <w:r w:rsidR="00594A0D">
          <w:rPr>
            <w:noProof/>
            <w:webHidden/>
          </w:rPr>
          <w:tab/>
        </w:r>
        <w:r w:rsidR="00594A0D">
          <w:rPr>
            <w:noProof/>
            <w:webHidden/>
          </w:rPr>
          <w:fldChar w:fldCharType="begin"/>
        </w:r>
        <w:r w:rsidR="00594A0D">
          <w:rPr>
            <w:noProof/>
            <w:webHidden/>
          </w:rPr>
          <w:instrText xml:space="preserve"> PAGEREF _Toc106302877 \h </w:instrText>
        </w:r>
        <w:r w:rsidR="00594A0D">
          <w:rPr>
            <w:noProof/>
            <w:webHidden/>
          </w:rPr>
        </w:r>
        <w:r w:rsidR="00594A0D">
          <w:rPr>
            <w:noProof/>
            <w:webHidden/>
          </w:rPr>
          <w:fldChar w:fldCharType="separate"/>
        </w:r>
        <w:r w:rsidR="00594A0D">
          <w:rPr>
            <w:noProof/>
            <w:webHidden/>
          </w:rPr>
          <w:t>7</w:t>
        </w:r>
        <w:r w:rsidR="00594A0D">
          <w:rPr>
            <w:noProof/>
            <w:webHidden/>
          </w:rPr>
          <w:fldChar w:fldCharType="end"/>
        </w:r>
      </w:hyperlink>
    </w:p>
    <w:p w14:paraId="43B97FDF" w14:textId="191FDEA9" w:rsidR="00594A0D" w:rsidRDefault="00447BEA">
      <w:pPr>
        <w:pStyle w:val="TOC2"/>
        <w:tabs>
          <w:tab w:val="left" w:pos="960"/>
        </w:tabs>
        <w:rPr>
          <w:rFonts w:asciiTheme="minorHAnsi" w:eastAsiaTheme="minorEastAsia" w:hAnsiTheme="minorHAnsi" w:cstheme="minorBidi"/>
          <w:noProof/>
          <w:szCs w:val="22"/>
          <w:lang w:eastAsia="en-US"/>
        </w:rPr>
      </w:pPr>
      <w:hyperlink w:anchor="_Toc106302878" w:history="1">
        <w:r w:rsidR="00594A0D" w:rsidRPr="000863A0">
          <w:rPr>
            <w:rStyle w:val="Hyperlink"/>
            <w:rFonts w:ascii="Calibri" w:hAnsi="Calibri"/>
            <w:bCs/>
            <w:noProof/>
          </w:rPr>
          <w:t>2.1</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Solution Perspective</w:t>
        </w:r>
        <w:r w:rsidR="00594A0D">
          <w:rPr>
            <w:noProof/>
            <w:webHidden/>
          </w:rPr>
          <w:tab/>
        </w:r>
        <w:r w:rsidR="00594A0D">
          <w:rPr>
            <w:noProof/>
            <w:webHidden/>
          </w:rPr>
          <w:fldChar w:fldCharType="begin"/>
        </w:r>
        <w:r w:rsidR="00594A0D">
          <w:rPr>
            <w:noProof/>
            <w:webHidden/>
          </w:rPr>
          <w:instrText xml:space="preserve"> PAGEREF _Toc106302878 \h </w:instrText>
        </w:r>
        <w:r w:rsidR="00594A0D">
          <w:rPr>
            <w:noProof/>
            <w:webHidden/>
          </w:rPr>
        </w:r>
        <w:r w:rsidR="00594A0D">
          <w:rPr>
            <w:noProof/>
            <w:webHidden/>
          </w:rPr>
          <w:fldChar w:fldCharType="separate"/>
        </w:r>
        <w:r w:rsidR="00594A0D">
          <w:rPr>
            <w:noProof/>
            <w:webHidden/>
          </w:rPr>
          <w:t>7</w:t>
        </w:r>
        <w:r w:rsidR="00594A0D">
          <w:rPr>
            <w:noProof/>
            <w:webHidden/>
          </w:rPr>
          <w:fldChar w:fldCharType="end"/>
        </w:r>
      </w:hyperlink>
    </w:p>
    <w:p w14:paraId="3E6B5904" w14:textId="608931BE" w:rsidR="00594A0D" w:rsidRDefault="00447BEA">
      <w:pPr>
        <w:pStyle w:val="TOC2"/>
        <w:tabs>
          <w:tab w:val="left" w:pos="960"/>
        </w:tabs>
        <w:rPr>
          <w:rFonts w:asciiTheme="minorHAnsi" w:eastAsiaTheme="minorEastAsia" w:hAnsiTheme="minorHAnsi" w:cstheme="minorBidi"/>
          <w:noProof/>
          <w:szCs w:val="22"/>
          <w:lang w:eastAsia="en-US"/>
        </w:rPr>
      </w:pPr>
      <w:hyperlink w:anchor="_Toc106302879" w:history="1">
        <w:r w:rsidR="00594A0D" w:rsidRPr="000863A0">
          <w:rPr>
            <w:rStyle w:val="Hyperlink"/>
            <w:rFonts w:ascii="Calibri" w:hAnsi="Calibri"/>
            <w:bCs/>
            <w:noProof/>
          </w:rPr>
          <w:t>2.2</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Solution Features</w:t>
        </w:r>
        <w:r w:rsidR="00594A0D">
          <w:rPr>
            <w:noProof/>
            <w:webHidden/>
          </w:rPr>
          <w:tab/>
        </w:r>
        <w:r w:rsidR="00594A0D">
          <w:rPr>
            <w:noProof/>
            <w:webHidden/>
          </w:rPr>
          <w:fldChar w:fldCharType="begin"/>
        </w:r>
        <w:r w:rsidR="00594A0D">
          <w:rPr>
            <w:noProof/>
            <w:webHidden/>
          </w:rPr>
          <w:instrText xml:space="preserve"> PAGEREF _Toc106302879 \h </w:instrText>
        </w:r>
        <w:r w:rsidR="00594A0D">
          <w:rPr>
            <w:noProof/>
            <w:webHidden/>
          </w:rPr>
        </w:r>
        <w:r w:rsidR="00594A0D">
          <w:rPr>
            <w:noProof/>
            <w:webHidden/>
          </w:rPr>
          <w:fldChar w:fldCharType="separate"/>
        </w:r>
        <w:r w:rsidR="00594A0D">
          <w:rPr>
            <w:noProof/>
            <w:webHidden/>
          </w:rPr>
          <w:t>7</w:t>
        </w:r>
        <w:r w:rsidR="00594A0D">
          <w:rPr>
            <w:noProof/>
            <w:webHidden/>
          </w:rPr>
          <w:fldChar w:fldCharType="end"/>
        </w:r>
      </w:hyperlink>
    </w:p>
    <w:p w14:paraId="3742C179" w14:textId="5107BBFE" w:rsidR="00594A0D" w:rsidRDefault="00447BEA">
      <w:pPr>
        <w:pStyle w:val="TOC2"/>
        <w:tabs>
          <w:tab w:val="left" w:pos="960"/>
        </w:tabs>
        <w:rPr>
          <w:rFonts w:asciiTheme="minorHAnsi" w:eastAsiaTheme="minorEastAsia" w:hAnsiTheme="minorHAnsi" w:cstheme="minorBidi"/>
          <w:noProof/>
          <w:szCs w:val="22"/>
          <w:lang w:eastAsia="en-US"/>
        </w:rPr>
      </w:pPr>
      <w:hyperlink w:anchor="_Toc106302880" w:history="1">
        <w:r w:rsidR="00594A0D" w:rsidRPr="000863A0">
          <w:rPr>
            <w:rStyle w:val="Hyperlink"/>
            <w:rFonts w:ascii="Calibri" w:hAnsi="Calibri"/>
            <w:bCs/>
            <w:noProof/>
          </w:rPr>
          <w:t>2.3</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User Classes and Characteristics</w:t>
        </w:r>
        <w:r w:rsidR="00594A0D">
          <w:rPr>
            <w:noProof/>
            <w:webHidden/>
          </w:rPr>
          <w:tab/>
        </w:r>
        <w:r w:rsidR="00594A0D">
          <w:rPr>
            <w:noProof/>
            <w:webHidden/>
          </w:rPr>
          <w:fldChar w:fldCharType="begin"/>
        </w:r>
        <w:r w:rsidR="00594A0D">
          <w:rPr>
            <w:noProof/>
            <w:webHidden/>
          </w:rPr>
          <w:instrText xml:space="preserve"> PAGEREF _Toc106302880 \h </w:instrText>
        </w:r>
        <w:r w:rsidR="00594A0D">
          <w:rPr>
            <w:noProof/>
            <w:webHidden/>
          </w:rPr>
        </w:r>
        <w:r w:rsidR="00594A0D">
          <w:rPr>
            <w:noProof/>
            <w:webHidden/>
          </w:rPr>
          <w:fldChar w:fldCharType="separate"/>
        </w:r>
        <w:r w:rsidR="00594A0D">
          <w:rPr>
            <w:noProof/>
            <w:webHidden/>
          </w:rPr>
          <w:t>8</w:t>
        </w:r>
        <w:r w:rsidR="00594A0D">
          <w:rPr>
            <w:noProof/>
            <w:webHidden/>
          </w:rPr>
          <w:fldChar w:fldCharType="end"/>
        </w:r>
      </w:hyperlink>
    </w:p>
    <w:p w14:paraId="170522B0" w14:textId="05FFD0EF" w:rsidR="00594A0D" w:rsidRDefault="00447BEA">
      <w:pPr>
        <w:pStyle w:val="TOC2"/>
        <w:tabs>
          <w:tab w:val="left" w:pos="960"/>
        </w:tabs>
        <w:rPr>
          <w:rFonts w:asciiTheme="minorHAnsi" w:eastAsiaTheme="minorEastAsia" w:hAnsiTheme="minorHAnsi" w:cstheme="minorBidi"/>
          <w:noProof/>
          <w:szCs w:val="22"/>
          <w:lang w:eastAsia="en-US"/>
        </w:rPr>
      </w:pPr>
      <w:hyperlink w:anchor="_Toc106302881" w:history="1">
        <w:r w:rsidR="00594A0D" w:rsidRPr="000863A0">
          <w:rPr>
            <w:rStyle w:val="Hyperlink"/>
            <w:rFonts w:ascii="Calibri" w:hAnsi="Calibri"/>
            <w:bCs/>
            <w:noProof/>
          </w:rPr>
          <w:t>2.4</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Operating Environment</w:t>
        </w:r>
        <w:r w:rsidR="00594A0D">
          <w:rPr>
            <w:noProof/>
            <w:webHidden/>
          </w:rPr>
          <w:tab/>
        </w:r>
        <w:r w:rsidR="00594A0D">
          <w:rPr>
            <w:noProof/>
            <w:webHidden/>
          </w:rPr>
          <w:fldChar w:fldCharType="begin"/>
        </w:r>
        <w:r w:rsidR="00594A0D">
          <w:rPr>
            <w:noProof/>
            <w:webHidden/>
          </w:rPr>
          <w:instrText xml:space="preserve"> PAGEREF _Toc106302881 \h </w:instrText>
        </w:r>
        <w:r w:rsidR="00594A0D">
          <w:rPr>
            <w:noProof/>
            <w:webHidden/>
          </w:rPr>
        </w:r>
        <w:r w:rsidR="00594A0D">
          <w:rPr>
            <w:noProof/>
            <w:webHidden/>
          </w:rPr>
          <w:fldChar w:fldCharType="separate"/>
        </w:r>
        <w:r w:rsidR="00594A0D">
          <w:rPr>
            <w:noProof/>
            <w:webHidden/>
          </w:rPr>
          <w:t>8</w:t>
        </w:r>
        <w:r w:rsidR="00594A0D">
          <w:rPr>
            <w:noProof/>
            <w:webHidden/>
          </w:rPr>
          <w:fldChar w:fldCharType="end"/>
        </w:r>
      </w:hyperlink>
    </w:p>
    <w:p w14:paraId="3B108AB6" w14:textId="522BC4E7" w:rsidR="00594A0D" w:rsidRDefault="00447BEA">
      <w:pPr>
        <w:pStyle w:val="TOC2"/>
        <w:tabs>
          <w:tab w:val="left" w:pos="960"/>
        </w:tabs>
        <w:rPr>
          <w:rFonts w:asciiTheme="minorHAnsi" w:eastAsiaTheme="minorEastAsia" w:hAnsiTheme="minorHAnsi" w:cstheme="minorBidi"/>
          <w:noProof/>
          <w:szCs w:val="22"/>
          <w:lang w:eastAsia="en-US"/>
        </w:rPr>
      </w:pPr>
      <w:hyperlink w:anchor="_Toc106302882" w:history="1">
        <w:r w:rsidR="00594A0D" w:rsidRPr="000863A0">
          <w:rPr>
            <w:rStyle w:val="Hyperlink"/>
            <w:rFonts w:ascii="Calibri" w:hAnsi="Calibri"/>
            <w:bCs/>
            <w:noProof/>
          </w:rPr>
          <w:t>2.5</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Deliverables</w:t>
        </w:r>
        <w:r w:rsidR="00594A0D">
          <w:rPr>
            <w:noProof/>
            <w:webHidden/>
          </w:rPr>
          <w:tab/>
        </w:r>
        <w:r w:rsidR="00594A0D">
          <w:rPr>
            <w:noProof/>
            <w:webHidden/>
          </w:rPr>
          <w:fldChar w:fldCharType="begin"/>
        </w:r>
        <w:r w:rsidR="00594A0D">
          <w:rPr>
            <w:noProof/>
            <w:webHidden/>
          </w:rPr>
          <w:instrText xml:space="preserve"> PAGEREF _Toc106302882 \h </w:instrText>
        </w:r>
        <w:r w:rsidR="00594A0D">
          <w:rPr>
            <w:noProof/>
            <w:webHidden/>
          </w:rPr>
        </w:r>
        <w:r w:rsidR="00594A0D">
          <w:rPr>
            <w:noProof/>
            <w:webHidden/>
          </w:rPr>
          <w:fldChar w:fldCharType="separate"/>
        </w:r>
        <w:r w:rsidR="00594A0D">
          <w:rPr>
            <w:noProof/>
            <w:webHidden/>
          </w:rPr>
          <w:t>8</w:t>
        </w:r>
        <w:r w:rsidR="00594A0D">
          <w:rPr>
            <w:noProof/>
            <w:webHidden/>
          </w:rPr>
          <w:fldChar w:fldCharType="end"/>
        </w:r>
      </w:hyperlink>
    </w:p>
    <w:p w14:paraId="04A63A9E" w14:textId="44F7D40C" w:rsidR="00594A0D" w:rsidRDefault="00447BEA">
      <w:pPr>
        <w:pStyle w:val="TOC2"/>
        <w:tabs>
          <w:tab w:val="left" w:pos="960"/>
        </w:tabs>
        <w:rPr>
          <w:rFonts w:asciiTheme="minorHAnsi" w:eastAsiaTheme="minorEastAsia" w:hAnsiTheme="minorHAnsi" w:cstheme="minorBidi"/>
          <w:noProof/>
          <w:szCs w:val="22"/>
          <w:lang w:eastAsia="en-US"/>
        </w:rPr>
      </w:pPr>
      <w:hyperlink w:anchor="_Toc106302883" w:history="1">
        <w:r w:rsidR="00594A0D" w:rsidRPr="000863A0">
          <w:rPr>
            <w:rStyle w:val="Hyperlink"/>
            <w:rFonts w:ascii="Calibri" w:hAnsi="Calibri"/>
            <w:bCs/>
            <w:noProof/>
          </w:rPr>
          <w:t>2.6</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Assumptions and Dependencies and Constraints</w:t>
        </w:r>
        <w:r w:rsidR="00594A0D">
          <w:rPr>
            <w:noProof/>
            <w:webHidden/>
          </w:rPr>
          <w:tab/>
        </w:r>
        <w:r w:rsidR="00594A0D">
          <w:rPr>
            <w:noProof/>
            <w:webHidden/>
          </w:rPr>
          <w:fldChar w:fldCharType="begin"/>
        </w:r>
        <w:r w:rsidR="00594A0D">
          <w:rPr>
            <w:noProof/>
            <w:webHidden/>
          </w:rPr>
          <w:instrText xml:space="preserve"> PAGEREF _Toc106302883 \h </w:instrText>
        </w:r>
        <w:r w:rsidR="00594A0D">
          <w:rPr>
            <w:noProof/>
            <w:webHidden/>
          </w:rPr>
        </w:r>
        <w:r w:rsidR="00594A0D">
          <w:rPr>
            <w:noProof/>
            <w:webHidden/>
          </w:rPr>
          <w:fldChar w:fldCharType="separate"/>
        </w:r>
        <w:r w:rsidR="00594A0D">
          <w:rPr>
            <w:noProof/>
            <w:webHidden/>
          </w:rPr>
          <w:t>8</w:t>
        </w:r>
        <w:r w:rsidR="00594A0D">
          <w:rPr>
            <w:noProof/>
            <w:webHidden/>
          </w:rPr>
          <w:fldChar w:fldCharType="end"/>
        </w:r>
      </w:hyperlink>
    </w:p>
    <w:p w14:paraId="78237259" w14:textId="7C66C6CB" w:rsidR="00594A0D" w:rsidRDefault="00447BEA">
      <w:pPr>
        <w:pStyle w:val="TOC1"/>
        <w:rPr>
          <w:rFonts w:asciiTheme="minorHAnsi" w:eastAsiaTheme="minorEastAsia" w:hAnsiTheme="minorHAnsi" w:cstheme="minorBidi"/>
          <w:b w:val="0"/>
          <w:noProof/>
          <w:sz w:val="22"/>
          <w:szCs w:val="22"/>
          <w:lang w:val="en-US" w:eastAsia="en-US"/>
        </w:rPr>
      </w:pPr>
      <w:hyperlink w:anchor="_Toc106302884" w:history="1">
        <w:r w:rsidR="00594A0D" w:rsidRPr="000863A0">
          <w:rPr>
            <w:rStyle w:val="Hyperlink"/>
            <w:noProof/>
          </w:rPr>
          <w:t>3.</w:t>
        </w:r>
        <w:r w:rsidR="00594A0D">
          <w:rPr>
            <w:rFonts w:asciiTheme="minorHAnsi" w:eastAsiaTheme="minorEastAsia" w:hAnsiTheme="minorHAnsi" w:cstheme="minorBidi"/>
            <w:b w:val="0"/>
            <w:noProof/>
            <w:sz w:val="22"/>
            <w:szCs w:val="22"/>
            <w:lang w:val="en-US" w:eastAsia="en-US"/>
          </w:rPr>
          <w:tab/>
        </w:r>
        <w:r w:rsidR="00594A0D" w:rsidRPr="000863A0">
          <w:rPr>
            <w:rStyle w:val="Hyperlink"/>
            <w:noProof/>
          </w:rPr>
          <w:t>Work-Flow Requirement</w:t>
        </w:r>
        <w:r w:rsidR="00594A0D">
          <w:rPr>
            <w:noProof/>
            <w:webHidden/>
          </w:rPr>
          <w:tab/>
        </w:r>
        <w:r w:rsidR="00594A0D">
          <w:rPr>
            <w:noProof/>
            <w:webHidden/>
          </w:rPr>
          <w:fldChar w:fldCharType="begin"/>
        </w:r>
        <w:r w:rsidR="00594A0D">
          <w:rPr>
            <w:noProof/>
            <w:webHidden/>
          </w:rPr>
          <w:instrText xml:space="preserve"> PAGEREF _Toc106302884 \h </w:instrText>
        </w:r>
        <w:r w:rsidR="00594A0D">
          <w:rPr>
            <w:noProof/>
            <w:webHidden/>
          </w:rPr>
        </w:r>
        <w:r w:rsidR="00594A0D">
          <w:rPr>
            <w:noProof/>
            <w:webHidden/>
          </w:rPr>
          <w:fldChar w:fldCharType="separate"/>
        </w:r>
        <w:r w:rsidR="00594A0D">
          <w:rPr>
            <w:noProof/>
            <w:webHidden/>
          </w:rPr>
          <w:t>9</w:t>
        </w:r>
        <w:r w:rsidR="00594A0D">
          <w:rPr>
            <w:noProof/>
            <w:webHidden/>
          </w:rPr>
          <w:fldChar w:fldCharType="end"/>
        </w:r>
      </w:hyperlink>
    </w:p>
    <w:p w14:paraId="02E6ADF5" w14:textId="0F7A71F9" w:rsidR="00594A0D" w:rsidRDefault="00447BEA">
      <w:pPr>
        <w:pStyle w:val="TOC2"/>
        <w:tabs>
          <w:tab w:val="left" w:pos="960"/>
        </w:tabs>
        <w:rPr>
          <w:rFonts w:asciiTheme="minorHAnsi" w:eastAsiaTheme="minorEastAsia" w:hAnsiTheme="minorHAnsi" w:cstheme="minorBidi"/>
          <w:noProof/>
          <w:szCs w:val="22"/>
          <w:lang w:eastAsia="en-US"/>
        </w:rPr>
      </w:pPr>
      <w:hyperlink w:anchor="_Toc106302885" w:history="1">
        <w:r w:rsidR="00594A0D" w:rsidRPr="000863A0">
          <w:rPr>
            <w:rStyle w:val="Hyperlink"/>
            <w:rFonts w:ascii="Calibri" w:hAnsi="Calibri"/>
            <w:bCs/>
            <w:noProof/>
          </w:rPr>
          <w:t>3.1</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Initiation</w:t>
        </w:r>
        <w:r w:rsidR="00594A0D">
          <w:rPr>
            <w:noProof/>
            <w:webHidden/>
          </w:rPr>
          <w:tab/>
        </w:r>
        <w:r w:rsidR="00594A0D">
          <w:rPr>
            <w:noProof/>
            <w:webHidden/>
          </w:rPr>
          <w:fldChar w:fldCharType="begin"/>
        </w:r>
        <w:r w:rsidR="00594A0D">
          <w:rPr>
            <w:noProof/>
            <w:webHidden/>
          </w:rPr>
          <w:instrText xml:space="preserve"> PAGEREF _Toc106302885 \h </w:instrText>
        </w:r>
        <w:r w:rsidR="00594A0D">
          <w:rPr>
            <w:noProof/>
            <w:webHidden/>
          </w:rPr>
        </w:r>
        <w:r w:rsidR="00594A0D">
          <w:rPr>
            <w:noProof/>
            <w:webHidden/>
          </w:rPr>
          <w:fldChar w:fldCharType="separate"/>
        </w:r>
        <w:r w:rsidR="00594A0D">
          <w:rPr>
            <w:noProof/>
            <w:webHidden/>
          </w:rPr>
          <w:t>9</w:t>
        </w:r>
        <w:r w:rsidR="00594A0D">
          <w:rPr>
            <w:noProof/>
            <w:webHidden/>
          </w:rPr>
          <w:fldChar w:fldCharType="end"/>
        </w:r>
      </w:hyperlink>
    </w:p>
    <w:p w14:paraId="66AC3996" w14:textId="6166E59C" w:rsidR="00594A0D" w:rsidRDefault="00447BEA">
      <w:pPr>
        <w:pStyle w:val="TOC3"/>
        <w:rPr>
          <w:rFonts w:asciiTheme="minorHAnsi" w:eastAsiaTheme="minorEastAsia" w:hAnsiTheme="minorHAnsi" w:cstheme="minorBidi"/>
          <w:noProof/>
          <w:szCs w:val="22"/>
          <w:lang w:val="en-US" w:eastAsia="en-US"/>
        </w:rPr>
      </w:pPr>
      <w:hyperlink w:anchor="_Toc106302886" w:history="1">
        <w:r w:rsidR="00594A0D" w:rsidRPr="000863A0">
          <w:rPr>
            <w:rStyle w:val="Hyperlink"/>
            <w:rFonts w:ascii="Calibri" w:hAnsi="Calibri" w:cs="Arial"/>
            <w:noProof/>
          </w:rPr>
          <w:t>3.1.1</w:t>
        </w:r>
        <w:r w:rsidR="00594A0D">
          <w:rPr>
            <w:rFonts w:asciiTheme="minorHAnsi" w:eastAsiaTheme="minorEastAsia" w:hAnsiTheme="minorHAnsi" w:cstheme="minorBidi"/>
            <w:noProof/>
            <w:szCs w:val="22"/>
            <w:lang w:val="en-US" w:eastAsia="en-US"/>
          </w:rPr>
          <w:tab/>
        </w:r>
        <w:r w:rsidR="00594A0D" w:rsidRPr="000863A0">
          <w:rPr>
            <w:rStyle w:val="Hyperlink"/>
            <w:rFonts w:ascii="Calibri" w:hAnsi="Calibri" w:cs="Arial"/>
            <w:noProof/>
          </w:rPr>
          <w:t>Description</w:t>
        </w:r>
        <w:r w:rsidR="00594A0D">
          <w:rPr>
            <w:noProof/>
            <w:webHidden/>
          </w:rPr>
          <w:tab/>
        </w:r>
        <w:r w:rsidR="00594A0D">
          <w:rPr>
            <w:noProof/>
            <w:webHidden/>
          </w:rPr>
          <w:fldChar w:fldCharType="begin"/>
        </w:r>
        <w:r w:rsidR="00594A0D">
          <w:rPr>
            <w:noProof/>
            <w:webHidden/>
          </w:rPr>
          <w:instrText xml:space="preserve"> PAGEREF _Toc106302886 \h </w:instrText>
        </w:r>
        <w:r w:rsidR="00594A0D">
          <w:rPr>
            <w:noProof/>
            <w:webHidden/>
          </w:rPr>
        </w:r>
        <w:r w:rsidR="00594A0D">
          <w:rPr>
            <w:noProof/>
            <w:webHidden/>
          </w:rPr>
          <w:fldChar w:fldCharType="separate"/>
        </w:r>
        <w:r w:rsidR="00594A0D">
          <w:rPr>
            <w:noProof/>
            <w:webHidden/>
          </w:rPr>
          <w:t>9</w:t>
        </w:r>
        <w:r w:rsidR="00594A0D">
          <w:rPr>
            <w:noProof/>
            <w:webHidden/>
          </w:rPr>
          <w:fldChar w:fldCharType="end"/>
        </w:r>
      </w:hyperlink>
    </w:p>
    <w:p w14:paraId="782A286D" w14:textId="3E28FB7E" w:rsidR="00594A0D" w:rsidRDefault="00447BEA">
      <w:pPr>
        <w:pStyle w:val="TOC3"/>
        <w:rPr>
          <w:rFonts w:asciiTheme="minorHAnsi" w:eastAsiaTheme="minorEastAsia" w:hAnsiTheme="minorHAnsi" w:cstheme="minorBidi"/>
          <w:noProof/>
          <w:szCs w:val="22"/>
          <w:lang w:val="en-US" w:eastAsia="en-US"/>
        </w:rPr>
      </w:pPr>
      <w:hyperlink w:anchor="_Toc106302887" w:history="1">
        <w:r w:rsidR="00594A0D" w:rsidRPr="000863A0">
          <w:rPr>
            <w:rStyle w:val="Hyperlink"/>
            <w:rFonts w:ascii="Calibri" w:hAnsi="Calibri" w:cs="Arial"/>
            <w:noProof/>
          </w:rPr>
          <w:t>3.1.2</w:t>
        </w:r>
        <w:r w:rsidR="00594A0D">
          <w:rPr>
            <w:rFonts w:asciiTheme="minorHAnsi" w:eastAsiaTheme="minorEastAsia" w:hAnsiTheme="minorHAnsi" w:cstheme="minorBidi"/>
            <w:noProof/>
            <w:szCs w:val="22"/>
            <w:lang w:val="en-US" w:eastAsia="en-US"/>
          </w:rPr>
          <w:tab/>
        </w:r>
        <w:r w:rsidR="00594A0D" w:rsidRPr="000863A0">
          <w:rPr>
            <w:rStyle w:val="Hyperlink"/>
            <w:rFonts w:ascii="Calibri" w:hAnsi="Calibri" w:cs="Arial"/>
            <w:noProof/>
          </w:rPr>
          <w:t>Access Details:</w:t>
        </w:r>
        <w:r w:rsidR="00594A0D">
          <w:rPr>
            <w:noProof/>
            <w:webHidden/>
          </w:rPr>
          <w:tab/>
        </w:r>
        <w:r w:rsidR="00594A0D">
          <w:rPr>
            <w:noProof/>
            <w:webHidden/>
          </w:rPr>
          <w:fldChar w:fldCharType="begin"/>
        </w:r>
        <w:r w:rsidR="00594A0D">
          <w:rPr>
            <w:noProof/>
            <w:webHidden/>
          </w:rPr>
          <w:instrText xml:space="preserve"> PAGEREF _Toc106302887 \h </w:instrText>
        </w:r>
        <w:r w:rsidR="00594A0D">
          <w:rPr>
            <w:noProof/>
            <w:webHidden/>
          </w:rPr>
        </w:r>
        <w:r w:rsidR="00594A0D">
          <w:rPr>
            <w:noProof/>
            <w:webHidden/>
          </w:rPr>
          <w:fldChar w:fldCharType="separate"/>
        </w:r>
        <w:r w:rsidR="00594A0D">
          <w:rPr>
            <w:noProof/>
            <w:webHidden/>
          </w:rPr>
          <w:t>10</w:t>
        </w:r>
        <w:r w:rsidR="00594A0D">
          <w:rPr>
            <w:noProof/>
            <w:webHidden/>
          </w:rPr>
          <w:fldChar w:fldCharType="end"/>
        </w:r>
      </w:hyperlink>
    </w:p>
    <w:p w14:paraId="045DD4E3" w14:textId="41F90EDB" w:rsidR="00594A0D" w:rsidRDefault="00447BEA">
      <w:pPr>
        <w:pStyle w:val="TOC2"/>
        <w:tabs>
          <w:tab w:val="left" w:pos="960"/>
        </w:tabs>
        <w:rPr>
          <w:rFonts w:asciiTheme="minorHAnsi" w:eastAsiaTheme="minorEastAsia" w:hAnsiTheme="minorHAnsi" w:cstheme="minorBidi"/>
          <w:noProof/>
          <w:szCs w:val="22"/>
          <w:lang w:eastAsia="en-US"/>
        </w:rPr>
      </w:pPr>
      <w:hyperlink w:anchor="_Toc106302888" w:history="1">
        <w:r w:rsidR="00594A0D" w:rsidRPr="000863A0">
          <w:rPr>
            <w:rStyle w:val="Hyperlink"/>
            <w:rFonts w:ascii="Calibri" w:hAnsi="Calibri"/>
            <w:bCs/>
            <w:noProof/>
          </w:rPr>
          <w:t>3.2</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Attach Document</w:t>
        </w:r>
        <w:r w:rsidR="00594A0D">
          <w:rPr>
            <w:noProof/>
            <w:webHidden/>
          </w:rPr>
          <w:tab/>
        </w:r>
        <w:r w:rsidR="00594A0D">
          <w:rPr>
            <w:noProof/>
            <w:webHidden/>
          </w:rPr>
          <w:fldChar w:fldCharType="begin"/>
        </w:r>
        <w:r w:rsidR="00594A0D">
          <w:rPr>
            <w:noProof/>
            <w:webHidden/>
          </w:rPr>
          <w:instrText xml:space="preserve"> PAGEREF _Toc106302888 \h </w:instrText>
        </w:r>
        <w:r w:rsidR="00594A0D">
          <w:rPr>
            <w:noProof/>
            <w:webHidden/>
          </w:rPr>
        </w:r>
        <w:r w:rsidR="00594A0D">
          <w:rPr>
            <w:noProof/>
            <w:webHidden/>
          </w:rPr>
          <w:fldChar w:fldCharType="separate"/>
        </w:r>
        <w:r w:rsidR="00594A0D">
          <w:rPr>
            <w:noProof/>
            <w:webHidden/>
          </w:rPr>
          <w:t>10</w:t>
        </w:r>
        <w:r w:rsidR="00594A0D">
          <w:rPr>
            <w:noProof/>
            <w:webHidden/>
          </w:rPr>
          <w:fldChar w:fldCharType="end"/>
        </w:r>
      </w:hyperlink>
    </w:p>
    <w:p w14:paraId="1EBCC289" w14:textId="23434C70" w:rsidR="00594A0D" w:rsidRDefault="00447BEA">
      <w:pPr>
        <w:pStyle w:val="TOC3"/>
        <w:rPr>
          <w:rFonts w:asciiTheme="minorHAnsi" w:eastAsiaTheme="minorEastAsia" w:hAnsiTheme="minorHAnsi" w:cstheme="minorBidi"/>
          <w:noProof/>
          <w:szCs w:val="22"/>
          <w:lang w:val="en-US" w:eastAsia="en-US"/>
        </w:rPr>
      </w:pPr>
      <w:hyperlink w:anchor="_Toc106302889" w:history="1">
        <w:r w:rsidR="00594A0D" w:rsidRPr="000863A0">
          <w:rPr>
            <w:rStyle w:val="Hyperlink"/>
            <w:rFonts w:ascii="Calibri" w:hAnsi="Calibri" w:cs="Arial"/>
            <w:noProof/>
          </w:rPr>
          <w:t>3.2.1</w:t>
        </w:r>
        <w:r w:rsidR="00594A0D">
          <w:rPr>
            <w:rFonts w:asciiTheme="minorHAnsi" w:eastAsiaTheme="minorEastAsia" w:hAnsiTheme="minorHAnsi" w:cstheme="minorBidi"/>
            <w:noProof/>
            <w:szCs w:val="22"/>
            <w:lang w:val="en-US" w:eastAsia="en-US"/>
          </w:rPr>
          <w:tab/>
        </w:r>
        <w:r w:rsidR="00594A0D" w:rsidRPr="000863A0">
          <w:rPr>
            <w:rStyle w:val="Hyperlink"/>
            <w:rFonts w:ascii="Calibri" w:hAnsi="Calibri" w:cs="Arial"/>
            <w:noProof/>
          </w:rPr>
          <w:t>Description</w:t>
        </w:r>
        <w:r w:rsidR="00594A0D">
          <w:rPr>
            <w:noProof/>
            <w:webHidden/>
          </w:rPr>
          <w:tab/>
        </w:r>
        <w:r w:rsidR="00594A0D">
          <w:rPr>
            <w:noProof/>
            <w:webHidden/>
          </w:rPr>
          <w:fldChar w:fldCharType="begin"/>
        </w:r>
        <w:r w:rsidR="00594A0D">
          <w:rPr>
            <w:noProof/>
            <w:webHidden/>
          </w:rPr>
          <w:instrText xml:space="preserve"> PAGEREF _Toc106302889 \h </w:instrText>
        </w:r>
        <w:r w:rsidR="00594A0D">
          <w:rPr>
            <w:noProof/>
            <w:webHidden/>
          </w:rPr>
        </w:r>
        <w:r w:rsidR="00594A0D">
          <w:rPr>
            <w:noProof/>
            <w:webHidden/>
          </w:rPr>
          <w:fldChar w:fldCharType="separate"/>
        </w:r>
        <w:r w:rsidR="00594A0D">
          <w:rPr>
            <w:noProof/>
            <w:webHidden/>
          </w:rPr>
          <w:t>10</w:t>
        </w:r>
        <w:r w:rsidR="00594A0D">
          <w:rPr>
            <w:noProof/>
            <w:webHidden/>
          </w:rPr>
          <w:fldChar w:fldCharType="end"/>
        </w:r>
      </w:hyperlink>
    </w:p>
    <w:p w14:paraId="4A7FD2D7" w14:textId="2D12FB86" w:rsidR="00594A0D" w:rsidRDefault="00447BEA">
      <w:pPr>
        <w:pStyle w:val="TOC2"/>
        <w:tabs>
          <w:tab w:val="left" w:pos="960"/>
        </w:tabs>
        <w:rPr>
          <w:rFonts w:asciiTheme="minorHAnsi" w:eastAsiaTheme="minorEastAsia" w:hAnsiTheme="minorHAnsi" w:cstheme="minorBidi"/>
          <w:noProof/>
          <w:szCs w:val="22"/>
          <w:lang w:eastAsia="en-US"/>
        </w:rPr>
      </w:pPr>
      <w:hyperlink w:anchor="_Toc106302890" w:history="1">
        <w:r w:rsidR="00594A0D" w:rsidRPr="000863A0">
          <w:rPr>
            <w:rStyle w:val="Hyperlink"/>
            <w:rFonts w:ascii="Calibri" w:hAnsi="Calibri"/>
            <w:bCs/>
            <w:noProof/>
          </w:rPr>
          <w:t>3.3</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Operations</w:t>
        </w:r>
        <w:r w:rsidR="00594A0D">
          <w:rPr>
            <w:noProof/>
            <w:webHidden/>
          </w:rPr>
          <w:tab/>
        </w:r>
        <w:r w:rsidR="00594A0D">
          <w:rPr>
            <w:noProof/>
            <w:webHidden/>
          </w:rPr>
          <w:fldChar w:fldCharType="begin"/>
        </w:r>
        <w:r w:rsidR="00594A0D">
          <w:rPr>
            <w:noProof/>
            <w:webHidden/>
          </w:rPr>
          <w:instrText xml:space="preserve"> PAGEREF _Toc106302890 \h </w:instrText>
        </w:r>
        <w:r w:rsidR="00594A0D">
          <w:rPr>
            <w:noProof/>
            <w:webHidden/>
          </w:rPr>
        </w:r>
        <w:r w:rsidR="00594A0D">
          <w:rPr>
            <w:noProof/>
            <w:webHidden/>
          </w:rPr>
          <w:fldChar w:fldCharType="separate"/>
        </w:r>
        <w:r w:rsidR="00594A0D">
          <w:rPr>
            <w:noProof/>
            <w:webHidden/>
          </w:rPr>
          <w:t>11</w:t>
        </w:r>
        <w:r w:rsidR="00594A0D">
          <w:rPr>
            <w:noProof/>
            <w:webHidden/>
          </w:rPr>
          <w:fldChar w:fldCharType="end"/>
        </w:r>
      </w:hyperlink>
    </w:p>
    <w:p w14:paraId="24C8707A" w14:textId="2D8E4844" w:rsidR="00594A0D" w:rsidRDefault="00447BEA">
      <w:pPr>
        <w:pStyle w:val="TOC3"/>
        <w:rPr>
          <w:rFonts w:asciiTheme="minorHAnsi" w:eastAsiaTheme="minorEastAsia" w:hAnsiTheme="minorHAnsi" w:cstheme="minorBidi"/>
          <w:noProof/>
          <w:szCs w:val="22"/>
          <w:lang w:val="en-US" w:eastAsia="en-US"/>
        </w:rPr>
      </w:pPr>
      <w:hyperlink w:anchor="_Toc106302891" w:history="1">
        <w:r w:rsidR="00594A0D" w:rsidRPr="000863A0">
          <w:rPr>
            <w:rStyle w:val="Hyperlink"/>
            <w:rFonts w:ascii="Calibri" w:hAnsi="Calibri" w:cs="Arial"/>
            <w:noProof/>
          </w:rPr>
          <w:t>3.3.1</w:t>
        </w:r>
        <w:r w:rsidR="00594A0D">
          <w:rPr>
            <w:rFonts w:asciiTheme="minorHAnsi" w:eastAsiaTheme="minorEastAsia" w:hAnsiTheme="minorHAnsi" w:cstheme="minorBidi"/>
            <w:noProof/>
            <w:szCs w:val="22"/>
            <w:lang w:val="en-US" w:eastAsia="en-US"/>
          </w:rPr>
          <w:tab/>
        </w:r>
        <w:r w:rsidR="00594A0D" w:rsidRPr="000863A0">
          <w:rPr>
            <w:rStyle w:val="Hyperlink"/>
            <w:rFonts w:ascii="Calibri" w:hAnsi="Calibri" w:cs="Arial"/>
            <w:noProof/>
          </w:rPr>
          <w:t>Description</w:t>
        </w:r>
        <w:r w:rsidR="00594A0D">
          <w:rPr>
            <w:noProof/>
            <w:webHidden/>
          </w:rPr>
          <w:tab/>
        </w:r>
        <w:r w:rsidR="00594A0D">
          <w:rPr>
            <w:noProof/>
            <w:webHidden/>
          </w:rPr>
          <w:fldChar w:fldCharType="begin"/>
        </w:r>
        <w:r w:rsidR="00594A0D">
          <w:rPr>
            <w:noProof/>
            <w:webHidden/>
          </w:rPr>
          <w:instrText xml:space="preserve"> PAGEREF _Toc106302891 \h </w:instrText>
        </w:r>
        <w:r w:rsidR="00594A0D">
          <w:rPr>
            <w:noProof/>
            <w:webHidden/>
          </w:rPr>
        </w:r>
        <w:r w:rsidR="00594A0D">
          <w:rPr>
            <w:noProof/>
            <w:webHidden/>
          </w:rPr>
          <w:fldChar w:fldCharType="separate"/>
        </w:r>
        <w:r w:rsidR="00594A0D">
          <w:rPr>
            <w:noProof/>
            <w:webHidden/>
          </w:rPr>
          <w:t>11</w:t>
        </w:r>
        <w:r w:rsidR="00594A0D">
          <w:rPr>
            <w:noProof/>
            <w:webHidden/>
          </w:rPr>
          <w:fldChar w:fldCharType="end"/>
        </w:r>
      </w:hyperlink>
    </w:p>
    <w:p w14:paraId="388FC127" w14:textId="2D93449E" w:rsidR="00594A0D" w:rsidRDefault="00447BEA">
      <w:pPr>
        <w:pStyle w:val="TOC3"/>
        <w:rPr>
          <w:rFonts w:asciiTheme="minorHAnsi" w:eastAsiaTheme="minorEastAsia" w:hAnsiTheme="minorHAnsi" w:cstheme="minorBidi"/>
          <w:noProof/>
          <w:szCs w:val="22"/>
          <w:lang w:val="en-US" w:eastAsia="en-US"/>
        </w:rPr>
      </w:pPr>
      <w:hyperlink w:anchor="_Toc106302892" w:history="1">
        <w:r w:rsidR="00594A0D" w:rsidRPr="000863A0">
          <w:rPr>
            <w:rStyle w:val="Hyperlink"/>
            <w:rFonts w:ascii="Calibri" w:hAnsi="Calibri" w:cs="Arial"/>
            <w:noProof/>
          </w:rPr>
          <w:t>3.3.2</w:t>
        </w:r>
        <w:r w:rsidR="00594A0D">
          <w:rPr>
            <w:rFonts w:asciiTheme="minorHAnsi" w:eastAsiaTheme="minorEastAsia" w:hAnsiTheme="minorHAnsi" w:cstheme="minorBidi"/>
            <w:noProof/>
            <w:szCs w:val="22"/>
            <w:lang w:val="en-US" w:eastAsia="en-US"/>
          </w:rPr>
          <w:tab/>
        </w:r>
        <w:r w:rsidR="00594A0D" w:rsidRPr="000863A0">
          <w:rPr>
            <w:rStyle w:val="Hyperlink"/>
            <w:rFonts w:ascii="Calibri" w:hAnsi="Calibri" w:cs="Arial"/>
            <w:noProof/>
          </w:rPr>
          <w:t>Access Details:</w:t>
        </w:r>
        <w:r w:rsidR="00594A0D">
          <w:rPr>
            <w:noProof/>
            <w:webHidden/>
          </w:rPr>
          <w:tab/>
        </w:r>
        <w:r w:rsidR="00594A0D">
          <w:rPr>
            <w:noProof/>
            <w:webHidden/>
          </w:rPr>
          <w:fldChar w:fldCharType="begin"/>
        </w:r>
        <w:r w:rsidR="00594A0D">
          <w:rPr>
            <w:noProof/>
            <w:webHidden/>
          </w:rPr>
          <w:instrText xml:space="preserve"> PAGEREF _Toc106302892 \h </w:instrText>
        </w:r>
        <w:r w:rsidR="00594A0D">
          <w:rPr>
            <w:noProof/>
            <w:webHidden/>
          </w:rPr>
        </w:r>
        <w:r w:rsidR="00594A0D">
          <w:rPr>
            <w:noProof/>
            <w:webHidden/>
          </w:rPr>
          <w:fldChar w:fldCharType="separate"/>
        </w:r>
        <w:r w:rsidR="00594A0D">
          <w:rPr>
            <w:noProof/>
            <w:webHidden/>
          </w:rPr>
          <w:t>12</w:t>
        </w:r>
        <w:r w:rsidR="00594A0D">
          <w:rPr>
            <w:noProof/>
            <w:webHidden/>
          </w:rPr>
          <w:fldChar w:fldCharType="end"/>
        </w:r>
      </w:hyperlink>
    </w:p>
    <w:p w14:paraId="7DF1BDEB" w14:textId="0873A9CD" w:rsidR="00594A0D" w:rsidRDefault="00447BEA">
      <w:pPr>
        <w:pStyle w:val="TOC2"/>
        <w:tabs>
          <w:tab w:val="left" w:pos="960"/>
        </w:tabs>
        <w:rPr>
          <w:rFonts w:asciiTheme="minorHAnsi" w:eastAsiaTheme="minorEastAsia" w:hAnsiTheme="minorHAnsi" w:cstheme="minorBidi"/>
          <w:noProof/>
          <w:szCs w:val="22"/>
          <w:lang w:eastAsia="en-US"/>
        </w:rPr>
      </w:pPr>
      <w:hyperlink w:anchor="_Toc106302893" w:history="1">
        <w:r w:rsidR="00594A0D" w:rsidRPr="000863A0">
          <w:rPr>
            <w:rStyle w:val="Hyperlink"/>
            <w:rFonts w:ascii="Calibri" w:hAnsi="Calibri"/>
            <w:bCs/>
            <w:noProof/>
          </w:rPr>
          <w:t>3.4</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Compliance_WC</w:t>
        </w:r>
        <w:r w:rsidR="00594A0D">
          <w:rPr>
            <w:noProof/>
            <w:webHidden/>
          </w:rPr>
          <w:tab/>
        </w:r>
        <w:r w:rsidR="00594A0D">
          <w:rPr>
            <w:noProof/>
            <w:webHidden/>
          </w:rPr>
          <w:fldChar w:fldCharType="begin"/>
        </w:r>
        <w:r w:rsidR="00594A0D">
          <w:rPr>
            <w:noProof/>
            <w:webHidden/>
          </w:rPr>
          <w:instrText xml:space="preserve"> PAGEREF _Toc106302893 \h </w:instrText>
        </w:r>
        <w:r w:rsidR="00594A0D">
          <w:rPr>
            <w:noProof/>
            <w:webHidden/>
          </w:rPr>
        </w:r>
        <w:r w:rsidR="00594A0D">
          <w:rPr>
            <w:noProof/>
            <w:webHidden/>
          </w:rPr>
          <w:fldChar w:fldCharType="separate"/>
        </w:r>
        <w:r w:rsidR="00594A0D">
          <w:rPr>
            <w:noProof/>
            <w:webHidden/>
          </w:rPr>
          <w:t>12</w:t>
        </w:r>
        <w:r w:rsidR="00594A0D">
          <w:rPr>
            <w:noProof/>
            <w:webHidden/>
          </w:rPr>
          <w:fldChar w:fldCharType="end"/>
        </w:r>
      </w:hyperlink>
    </w:p>
    <w:p w14:paraId="3E0FEEE3" w14:textId="651BA997" w:rsidR="00594A0D" w:rsidRDefault="00447BEA">
      <w:pPr>
        <w:pStyle w:val="TOC3"/>
        <w:rPr>
          <w:rFonts w:asciiTheme="minorHAnsi" w:eastAsiaTheme="minorEastAsia" w:hAnsiTheme="minorHAnsi" w:cstheme="minorBidi"/>
          <w:noProof/>
          <w:szCs w:val="22"/>
          <w:lang w:val="en-US" w:eastAsia="en-US"/>
        </w:rPr>
      </w:pPr>
      <w:hyperlink w:anchor="_Toc106302894" w:history="1">
        <w:r w:rsidR="00594A0D" w:rsidRPr="000863A0">
          <w:rPr>
            <w:rStyle w:val="Hyperlink"/>
            <w:rFonts w:ascii="Calibri" w:hAnsi="Calibri" w:cs="Arial"/>
            <w:noProof/>
          </w:rPr>
          <w:t>3.4.1</w:t>
        </w:r>
        <w:r w:rsidR="00594A0D">
          <w:rPr>
            <w:rFonts w:asciiTheme="minorHAnsi" w:eastAsiaTheme="minorEastAsia" w:hAnsiTheme="minorHAnsi" w:cstheme="minorBidi"/>
            <w:noProof/>
            <w:szCs w:val="22"/>
            <w:lang w:val="en-US" w:eastAsia="en-US"/>
          </w:rPr>
          <w:tab/>
        </w:r>
        <w:r w:rsidR="00594A0D" w:rsidRPr="000863A0">
          <w:rPr>
            <w:rStyle w:val="Hyperlink"/>
            <w:rFonts w:ascii="Calibri" w:hAnsi="Calibri" w:cs="Arial"/>
            <w:noProof/>
          </w:rPr>
          <w:t>Access Details:</w:t>
        </w:r>
        <w:r w:rsidR="00594A0D">
          <w:rPr>
            <w:noProof/>
            <w:webHidden/>
          </w:rPr>
          <w:tab/>
        </w:r>
        <w:r w:rsidR="00594A0D">
          <w:rPr>
            <w:noProof/>
            <w:webHidden/>
          </w:rPr>
          <w:fldChar w:fldCharType="begin"/>
        </w:r>
        <w:r w:rsidR="00594A0D">
          <w:rPr>
            <w:noProof/>
            <w:webHidden/>
          </w:rPr>
          <w:instrText xml:space="preserve"> PAGEREF _Toc106302894 \h </w:instrText>
        </w:r>
        <w:r w:rsidR="00594A0D">
          <w:rPr>
            <w:noProof/>
            <w:webHidden/>
          </w:rPr>
        </w:r>
        <w:r w:rsidR="00594A0D">
          <w:rPr>
            <w:noProof/>
            <w:webHidden/>
          </w:rPr>
          <w:fldChar w:fldCharType="separate"/>
        </w:r>
        <w:r w:rsidR="00594A0D">
          <w:rPr>
            <w:noProof/>
            <w:webHidden/>
          </w:rPr>
          <w:t>13</w:t>
        </w:r>
        <w:r w:rsidR="00594A0D">
          <w:rPr>
            <w:noProof/>
            <w:webHidden/>
          </w:rPr>
          <w:fldChar w:fldCharType="end"/>
        </w:r>
      </w:hyperlink>
    </w:p>
    <w:p w14:paraId="044C4087" w14:textId="500E6951" w:rsidR="00594A0D" w:rsidRDefault="00447BEA">
      <w:pPr>
        <w:pStyle w:val="TOC2"/>
        <w:tabs>
          <w:tab w:val="left" w:pos="960"/>
        </w:tabs>
        <w:rPr>
          <w:rFonts w:asciiTheme="minorHAnsi" w:eastAsiaTheme="minorEastAsia" w:hAnsiTheme="minorHAnsi" w:cstheme="minorBidi"/>
          <w:noProof/>
          <w:szCs w:val="22"/>
          <w:lang w:eastAsia="en-US"/>
        </w:rPr>
      </w:pPr>
      <w:hyperlink w:anchor="_Toc106302895" w:history="1">
        <w:r w:rsidR="00594A0D" w:rsidRPr="000863A0">
          <w:rPr>
            <w:rStyle w:val="Hyperlink"/>
            <w:rFonts w:ascii="Calibri" w:hAnsi="Calibri"/>
            <w:bCs/>
            <w:noProof/>
          </w:rPr>
          <w:t>3.5</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Compliance</w:t>
        </w:r>
        <w:r w:rsidR="00594A0D">
          <w:rPr>
            <w:noProof/>
            <w:webHidden/>
          </w:rPr>
          <w:tab/>
        </w:r>
        <w:r w:rsidR="00594A0D">
          <w:rPr>
            <w:noProof/>
            <w:webHidden/>
          </w:rPr>
          <w:fldChar w:fldCharType="begin"/>
        </w:r>
        <w:r w:rsidR="00594A0D">
          <w:rPr>
            <w:noProof/>
            <w:webHidden/>
          </w:rPr>
          <w:instrText xml:space="preserve"> PAGEREF _Toc106302895 \h </w:instrText>
        </w:r>
        <w:r w:rsidR="00594A0D">
          <w:rPr>
            <w:noProof/>
            <w:webHidden/>
          </w:rPr>
        </w:r>
        <w:r w:rsidR="00594A0D">
          <w:rPr>
            <w:noProof/>
            <w:webHidden/>
          </w:rPr>
          <w:fldChar w:fldCharType="separate"/>
        </w:r>
        <w:r w:rsidR="00594A0D">
          <w:rPr>
            <w:noProof/>
            <w:webHidden/>
          </w:rPr>
          <w:t>13</w:t>
        </w:r>
        <w:r w:rsidR="00594A0D">
          <w:rPr>
            <w:noProof/>
            <w:webHidden/>
          </w:rPr>
          <w:fldChar w:fldCharType="end"/>
        </w:r>
      </w:hyperlink>
    </w:p>
    <w:p w14:paraId="7C542825" w14:textId="5D233B5E" w:rsidR="00594A0D" w:rsidRDefault="00447BEA">
      <w:pPr>
        <w:pStyle w:val="TOC3"/>
        <w:rPr>
          <w:rFonts w:asciiTheme="minorHAnsi" w:eastAsiaTheme="minorEastAsia" w:hAnsiTheme="minorHAnsi" w:cstheme="minorBidi"/>
          <w:noProof/>
          <w:szCs w:val="22"/>
          <w:lang w:val="en-US" w:eastAsia="en-US"/>
        </w:rPr>
      </w:pPr>
      <w:hyperlink w:anchor="_Toc106302896" w:history="1">
        <w:r w:rsidR="00594A0D" w:rsidRPr="000863A0">
          <w:rPr>
            <w:rStyle w:val="Hyperlink"/>
            <w:rFonts w:ascii="Calibri" w:hAnsi="Calibri" w:cs="Arial"/>
            <w:noProof/>
          </w:rPr>
          <w:t>3.5.1</w:t>
        </w:r>
        <w:r w:rsidR="00594A0D">
          <w:rPr>
            <w:rFonts w:asciiTheme="minorHAnsi" w:eastAsiaTheme="minorEastAsia" w:hAnsiTheme="minorHAnsi" w:cstheme="minorBidi"/>
            <w:noProof/>
            <w:szCs w:val="22"/>
            <w:lang w:val="en-US" w:eastAsia="en-US"/>
          </w:rPr>
          <w:tab/>
        </w:r>
        <w:r w:rsidR="00594A0D" w:rsidRPr="000863A0">
          <w:rPr>
            <w:rStyle w:val="Hyperlink"/>
            <w:rFonts w:ascii="Calibri" w:hAnsi="Calibri" w:cs="Arial"/>
            <w:noProof/>
          </w:rPr>
          <w:t>Description</w:t>
        </w:r>
        <w:r w:rsidR="00594A0D">
          <w:rPr>
            <w:noProof/>
            <w:webHidden/>
          </w:rPr>
          <w:tab/>
        </w:r>
        <w:r w:rsidR="00594A0D">
          <w:rPr>
            <w:noProof/>
            <w:webHidden/>
          </w:rPr>
          <w:fldChar w:fldCharType="begin"/>
        </w:r>
        <w:r w:rsidR="00594A0D">
          <w:rPr>
            <w:noProof/>
            <w:webHidden/>
          </w:rPr>
          <w:instrText xml:space="preserve"> PAGEREF _Toc106302896 \h </w:instrText>
        </w:r>
        <w:r w:rsidR="00594A0D">
          <w:rPr>
            <w:noProof/>
            <w:webHidden/>
          </w:rPr>
        </w:r>
        <w:r w:rsidR="00594A0D">
          <w:rPr>
            <w:noProof/>
            <w:webHidden/>
          </w:rPr>
          <w:fldChar w:fldCharType="separate"/>
        </w:r>
        <w:r w:rsidR="00594A0D">
          <w:rPr>
            <w:noProof/>
            <w:webHidden/>
          </w:rPr>
          <w:t>13</w:t>
        </w:r>
        <w:r w:rsidR="00594A0D">
          <w:rPr>
            <w:noProof/>
            <w:webHidden/>
          </w:rPr>
          <w:fldChar w:fldCharType="end"/>
        </w:r>
      </w:hyperlink>
    </w:p>
    <w:p w14:paraId="439520FB" w14:textId="72F355B9" w:rsidR="00594A0D" w:rsidRDefault="00447BEA">
      <w:pPr>
        <w:pStyle w:val="TOC3"/>
        <w:rPr>
          <w:rFonts w:asciiTheme="minorHAnsi" w:eastAsiaTheme="minorEastAsia" w:hAnsiTheme="minorHAnsi" w:cstheme="minorBidi"/>
          <w:noProof/>
          <w:szCs w:val="22"/>
          <w:lang w:val="en-US" w:eastAsia="en-US"/>
        </w:rPr>
      </w:pPr>
      <w:hyperlink w:anchor="_Toc106302897" w:history="1">
        <w:r w:rsidR="00594A0D" w:rsidRPr="000863A0">
          <w:rPr>
            <w:rStyle w:val="Hyperlink"/>
            <w:rFonts w:ascii="Calibri" w:hAnsi="Calibri" w:cs="Arial"/>
            <w:noProof/>
          </w:rPr>
          <w:t>3.5.2</w:t>
        </w:r>
        <w:r w:rsidR="00594A0D">
          <w:rPr>
            <w:rFonts w:asciiTheme="minorHAnsi" w:eastAsiaTheme="minorEastAsia" w:hAnsiTheme="minorHAnsi" w:cstheme="minorBidi"/>
            <w:noProof/>
            <w:szCs w:val="22"/>
            <w:lang w:val="en-US" w:eastAsia="en-US"/>
          </w:rPr>
          <w:tab/>
        </w:r>
        <w:r w:rsidR="00594A0D" w:rsidRPr="000863A0">
          <w:rPr>
            <w:rStyle w:val="Hyperlink"/>
            <w:rFonts w:ascii="Calibri" w:hAnsi="Calibri" w:cs="Arial"/>
            <w:noProof/>
          </w:rPr>
          <w:t>Access Details:</w:t>
        </w:r>
        <w:r w:rsidR="00594A0D">
          <w:rPr>
            <w:noProof/>
            <w:webHidden/>
          </w:rPr>
          <w:tab/>
        </w:r>
        <w:r w:rsidR="00594A0D">
          <w:rPr>
            <w:noProof/>
            <w:webHidden/>
          </w:rPr>
          <w:fldChar w:fldCharType="begin"/>
        </w:r>
        <w:r w:rsidR="00594A0D">
          <w:rPr>
            <w:noProof/>
            <w:webHidden/>
          </w:rPr>
          <w:instrText xml:space="preserve"> PAGEREF _Toc106302897 \h </w:instrText>
        </w:r>
        <w:r w:rsidR="00594A0D">
          <w:rPr>
            <w:noProof/>
            <w:webHidden/>
          </w:rPr>
        </w:r>
        <w:r w:rsidR="00594A0D">
          <w:rPr>
            <w:noProof/>
            <w:webHidden/>
          </w:rPr>
          <w:fldChar w:fldCharType="separate"/>
        </w:r>
        <w:r w:rsidR="00594A0D">
          <w:rPr>
            <w:noProof/>
            <w:webHidden/>
          </w:rPr>
          <w:t>14</w:t>
        </w:r>
        <w:r w:rsidR="00594A0D">
          <w:rPr>
            <w:noProof/>
            <w:webHidden/>
          </w:rPr>
          <w:fldChar w:fldCharType="end"/>
        </w:r>
      </w:hyperlink>
    </w:p>
    <w:p w14:paraId="4B1F1BAB" w14:textId="6A67371B" w:rsidR="00594A0D" w:rsidRDefault="00447BEA">
      <w:pPr>
        <w:pStyle w:val="TOC2"/>
        <w:tabs>
          <w:tab w:val="left" w:pos="960"/>
        </w:tabs>
        <w:rPr>
          <w:rFonts w:asciiTheme="minorHAnsi" w:eastAsiaTheme="minorEastAsia" w:hAnsiTheme="minorHAnsi" w:cstheme="minorBidi"/>
          <w:noProof/>
          <w:szCs w:val="22"/>
          <w:lang w:eastAsia="en-US"/>
        </w:rPr>
      </w:pPr>
      <w:hyperlink w:anchor="_Toc106302898" w:history="1">
        <w:r w:rsidR="00594A0D" w:rsidRPr="000863A0">
          <w:rPr>
            <w:rStyle w:val="Hyperlink"/>
            <w:rFonts w:ascii="Calibri" w:hAnsi="Calibri"/>
            <w:bCs/>
            <w:noProof/>
          </w:rPr>
          <w:t>3.6</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DEH Status Update</w:t>
        </w:r>
        <w:r w:rsidR="00594A0D">
          <w:rPr>
            <w:noProof/>
            <w:webHidden/>
          </w:rPr>
          <w:tab/>
        </w:r>
        <w:r w:rsidR="00594A0D">
          <w:rPr>
            <w:noProof/>
            <w:webHidden/>
          </w:rPr>
          <w:fldChar w:fldCharType="begin"/>
        </w:r>
        <w:r w:rsidR="00594A0D">
          <w:rPr>
            <w:noProof/>
            <w:webHidden/>
          </w:rPr>
          <w:instrText xml:space="preserve"> PAGEREF _Toc106302898 \h </w:instrText>
        </w:r>
        <w:r w:rsidR="00594A0D">
          <w:rPr>
            <w:noProof/>
            <w:webHidden/>
          </w:rPr>
        </w:r>
        <w:r w:rsidR="00594A0D">
          <w:rPr>
            <w:noProof/>
            <w:webHidden/>
          </w:rPr>
          <w:fldChar w:fldCharType="separate"/>
        </w:r>
        <w:r w:rsidR="00594A0D">
          <w:rPr>
            <w:noProof/>
            <w:webHidden/>
          </w:rPr>
          <w:t>15</w:t>
        </w:r>
        <w:r w:rsidR="00594A0D">
          <w:rPr>
            <w:noProof/>
            <w:webHidden/>
          </w:rPr>
          <w:fldChar w:fldCharType="end"/>
        </w:r>
      </w:hyperlink>
    </w:p>
    <w:p w14:paraId="03754AD6" w14:textId="25966907" w:rsidR="00594A0D" w:rsidRDefault="00447BEA">
      <w:pPr>
        <w:pStyle w:val="TOC3"/>
        <w:rPr>
          <w:rFonts w:asciiTheme="minorHAnsi" w:eastAsiaTheme="minorEastAsia" w:hAnsiTheme="minorHAnsi" w:cstheme="minorBidi"/>
          <w:noProof/>
          <w:szCs w:val="22"/>
          <w:lang w:val="en-US" w:eastAsia="en-US"/>
        </w:rPr>
      </w:pPr>
      <w:hyperlink w:anchor="_Toc106302899" w:history="1">
        <w:r w:rsidR="00594A0D" w:rsidRPr="000863A0">
          <w:rPr>
            <w:rStyle w:val="Hyperlink"/>
            <w:rFonts w:ascii="Calibri" w:hAnsi="Calibri" w:cs="Arial"/>
            <w:noProof/>
          </w:rPr>
          <w:t>3.6.1</w:t>
        </w:r>
        <w:r w:rsidR="00594A0D">
          <w:rPr>
            <w:rFonts w:asciiTheme="minorHAnsi" w:eastAsiaTheme="minorEastAsia" w:hAnsiTheme="minorHAnsi" w:cstheme="minorBidi"/>
            <w:noProof/>
            <w:szCs w:val="22"/>
            <w:lang w:val="en-US" w:eastAsia="en-US"/>
          </w:rPr>
          <w:tab/>
        </w:r>
        <w:r w:rsidR="00594A0D" w:rsidRPr="000863A0">
          <w:rPr>
            <w:rStyle w:val="Hyperlink"/>
            <w:rFonts w:ascii="Calibri" w:hAnsi="Calibri" w:cs="Arial"/>
            <w:noProof/>
          </w:rPr>
          <w:t>Description</w:t>
        </w:r>
        <w:r w:rsidR="00594A0D">
          <w:rPr>
            <w:noProof/>
            <w:webHidden/>
          </w:rPr>
          <w:tab/>
        </w:r>
        <w:r w:rsidR="00594A0D">
          <w:rPr>
            <w:noProof/>
            <w:webHidden/>
          </w:rPr>
          <w:fldChar w:fldCharType="begin"/>
        </w:r>
        <w:r w:rsidR="00594A0D">
          <w:rPr>
            <w:noProof/>
            <w:webHidden/>
          </w:rPr>
          <w:instrText xml:space="preserve"> PAGEREF _Toc106302899 \h </w:instrText>
        </w:r>
        <w:r w:rsidR="00594A0D">
          <w:rPr>
            <w:noProof/>
            <w:webHidden/>
          </w:rPr>
        </w:r>
        <w:r w:rsidR="00594A0D">
          <w:rPr>
            <w:noProof/>
            <w:webHidden/>
          </w:rPr>
          <w:fldChar w:fldCharType="separate"/>
        </w:r>
        <w:r w:rsidR="00594A0D">
          <w:rPr>
            <w:noProof/>
            <w:webHidden/>
          </w:rPr>
          <w:t>15</w:t>
        </w:r>
        <w:r w:rsidR="00594A0D">
          <w:rPr>
            <w:noProof/>
            <w:webHidden/>
          </w:rPr>
          <w:fldChar w:fldCharType="end"/>
        </w:r>
      </w:hyperlink>
    </w:p>
    <w:p w14:paraId="45C4B3CE" w14:textId="350C99C8" w:rsidR="00594A0D" w:rsidRDefault="00447BEA">
      <w:pPr>
        <w:pStyle w:val="TOC3"/>
        <w:rPr>
          <w:rFonts w:asciiTheme="minorHAnsi" w:eastAsiaTheme="minorEastAsia" w:hAnsiTheme="minorHAnsi" w:cstheme="minorBidi"/>
          <w:noProof/>
          <w:szCs w:val="22"/>
          <w:lang w:val="en-US" w:eastAsia="en-US"/>
        </w:rPr>
      </w:pPr>
      <w:hyperlink w:anchor="_Toc106302900" w:history="1">
        <w:r w:rsidR="00594A0D" w:rsidRPr="000863A0">
          <w:rPr>
            <w:rStyle w:val="Hyperlink"/>
            <w:rFonts w:ascii="Calibri" w:hAnsi="Calibri" w:cs="Arial"/>
            <w:noProof/>
          </w:rPr>
          <w:t>3.6.2</w:t>
        </w:r>
        <w:r w:rsidR="00594A0D">
          <w:rPr>
            <w:rFonts w:asciiTheme="minorHAnsi" w:eastAsiaTheme="minorEastAsia" w:hAnsiTheme="minorHAnsi" w:cstheme="minorBidi"/>
            <w:noProof/>
            <w:szCs w:val="22"/>
            <w:lang w:val="en-US" w:eastAsia="en-US"/>
          </w:rPr>
          <w:tab/>
        </w:r>
        <w:r w:rsidR="00594A0D" w:rsidRPr="000863A0">
          <w:rPr>
            <w:rStyle w:val="Hyperlink"/>
            <w:rFonts w:ascii="Calibri" w:hAnsi="Calibri" w:cs="Arial"/>
            <w:noProof/>
          </w:rPr>
          <w:t>Access Details:</w:t>
        </w:r>
        <w:r w:rsidR="00594A0D">
          <w:rPr>
            <w:noProof/>
            <w:webHidden/>
          </w:rPr>
          <w:tab/>
        </w:r>
        <w:r w:rsidR="00594A0D">
          <w:rPr>
            <w:noProof/>
            <w:webHidden/>
          </w:rPr>
          <w:fldChar w:fldCharType="begin"/>
        </w:r>
        <w:r w:rsidR="00594A0D">
          <w:rPr>
            <w:noProof/>
            <w:webHidden/>
          </w:rPr>
          <w:instrText xml:space="preserve"> PAGEREF _Toc106302900 \h </w:instrText>
        </w:r>
        <w:r w:rsidR="00594A0D">
          <w:rPr>
            <w:noProof/>
            <w:webHidden/>
          </w:rPr>
        </w:r>
        <w:r w:rsidR="00594A0D">
          <w:rPr>
            <w:noProof/>
            <w:webHidden/>
          </w:rPr>
          <w:fldChar w:fldCharType="separate"/>
        </w:r>
        <w:r w:rsidR="00594A0D">
          <w:rPr>
            <w:noProof/>
            <w:webHidden/>
          </w:rPr>
          <w:t>15</w:t>
        </w:r>
        <w:r w:rsidR="00594A0D">
          <w:rPr>
            <w:noProof/>
            <w:webHidden/>
          </w:rPr>
          <w:fldChar w:fldCharType="end"/>
        </w:r>
      </w:hyperlink>
    </w:p>
    <w:p w14:paraId="2632CB4A" w14:textId="1E6CB1AD" w:rsidR="00594A0D" w:rsidRDefault="00447BEA">
      <w:pPr>
        <w:pStyle w:val="TOC2"/>
        <w:tabs>
          <w:tab w:val="left" w:pos="960"/>
        </w:tabs>
        <w:rPr>
          <w:rFonts w:asciiTheme="minorHAnsi" w:eastAsiaTheme="minorEastAsia" w:hAnsiTheme="minorHAnsi" w:cstheme="minorBidi"/>
          <w:noProof/>
          <w:szCs w:val="22"/>
          <w:lang w:eastAsia="en-US"/>
        </w:rPr>
      </w:pPr>
      <w:hyperlink w:anchor="_Toc106302901" w:history="1">
        <w:r w:rsidR="00594A0D" w:rsidRPr="000863A0">
          <w:rPr>
            <w:rStyle w:val="Hyperlink"/>
            <w:rFonts w:ascii="Calibri" w:hAnsi="Calibri"/>
            <w:bCs/>
            <w:noProof/>
          </w:rPr>
          <w:t>3.7</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System WI Update</w:t>
        </w:r>
        <w:r w:rsidR="00594A0D">
          <w:rPr>
            <w:noProof/>
            <w:webHidden/>
          </w:rPr>
          <w:tab/>
        </w:r>
        <w:r w:rsidR="00594A0D">
          <w:rPr>
            <w:noProof/>
            <w:webHidden/>
          </w:rPr>
          <w:fldChar w:fldCharType="begin"/>
        </w:r>
        <w:r w:rsidR="00594A0D">
          <w:rPr>
            <w:noProof/>
            <w:webHidden/>
          </w:rPr>
          <w:instrText xml:space="preserve"> PAGEREF _Toc106302901 \h </w:instrText>
        </w:r>
        <w:r w:rsidR="00594A0D">
          <w:rPr>
            <w:noProof/>
            <w:webHidden/>
          </w:rPr>
        </w:r>
        <w:r w:rsidR="00594A0D">
          <w:rPr>
            <w:noProof/>
            <w:webHidden/>
          </w:rPr>
          <w:fldChar w:fldCharType="separate"/>
        </w:r>
        <w:r w:rsidR="00594A0D">
          <w:rPr>
            <w:noProof/>
            <w:webHidden/>
          </w:rPr>
          <w:t>15</w:t>
        </w:r>
        <w:r w:rsidR="00594A0D">
          <w:rPr>
            <w:noProof/>
            <w:webHidden/>
          </w:rPr>
          <w:fldChar w:fldCharType="end"/>
        </w:r>
      </w:hyperlink>
    </w:p>
    <w:p w14:paraId="05ADAD7A" w14:textId="3C8DDDFA" w:rsidR="00594A0D" w:rsidRDefault="00447BEA">
      <w:pPr>
        <w:pStyle w:val="TOC3"/>
        <w:rPr>
          <w:rFonts w:asciiTheme="minorHAnsi" w:eastAsiaTheme="minorEastAsia" w:hAnsiTheme="minorHAnsi" w:cstheme="minorBidi"/>
          <w:noProof/>
          <w:szCs w:val="22"/>
          <w:lang w:val="en-US" w:eastAsia="en-US"/>
        </w:rPr>
      </w:pPr>
      <w:hyperlink w:anchor="_Toc106302902" w:history="1">
        <w:r w:rsidR="00594A0D" w:rsidRPr="000863A0">
          <w:rPr>
            <w:rStyle w:val="Hyperlink"/>
            <w:rFonts w:ascii="Calibri" w:hAnsi="Calibri" w:cs="Arial"/>
            <w:noProof/>
          </w:rPr>
          <w:t>3.7.1</w:t>
        </w:r>
        <w:r w:rsidR="00594A0D">
          <w:rPr>
            <w:rFonts w:asciiTheme="minorHAnsi" w:eastAsiaTheme="minorEastAsia" w:hAnsiTheme="minorHAnsi" w:cstheme="minorBidi"/>
            <w:noProof/>
            <w:szCs w:val="22"/>
            <w:lang w:val="en-US" w:eastAsia="en-US"/>
          </w:rPr>
          <w:tab/>
        </w:r>
        <w:r w:rsidR="00594A0D" w:rsidRPr="000863A0">
          <w:rPr>
            <w:rStyle w:val="Hyperlink"/>
            <w:rFonts w:ascii="Calibri" w:hAnsi="Calibri" w:cs="Arial"/>
            <w:noProof/>
          </w:rPr>
          <w:t>Description</w:t>
        </w:r>
        <w:r w:rsidR="00594A0D">
          <w:rPr>
            <w:noProof/>
            <w:webHidden/>
          </w:rPr>
          <w:tab/>
        </w:r>
        <w:r w:rsidR="00594A0D">
          <w:rPr>
            <w:noProof/>
            <w:webHidden/>
          </w:rPr>
          <w:fldChar w:fldCharType="begin"/>
        </w:r>
        <w:r w:rsidR="00594A0D">
          <w:rPr>
            <w:noProof/>
            <w:webHidden/>
          </w:rPr>
          <w:instrText xml:space="preserve"> PAGEREF _Toc106302902 \h </w:instrText>
        </w:r>
        <w:r w:rsidR="00594A0D">
          <w:rPr>
            <w:noProof/>
            <w:webHidden/>
          </w:rPr>
        </w:r>
        <w:r w:rsidR="00594A0D">
          <w:rPr>
            <w:noProof/>
            <w:webHidden/>
          </w:rPr>
          <w:fldChar w:fldCharType="separate"/>
        </w:r>
        <w:r w:rsidR="00594A0D">
          <w:rPr>
            <w:noProof/>
            <w:webHidden/>
          </w:rPr>
          <w:t>15</w:t>
        </w:r>
        <w:r w:rsidR="00594A0D">
          <w:rPr>
            <w:noProof/>
            <w:webHidden/>
          </w:rPr>
          <w:fldChar w:fldCharType="end"/>
        </w:r>
      </w:hyperlink>
    </w:p>
    <w:p w14:paraId="72E4E1C2" w14:textId="16796BEA" w:rsidR="00594A0D" w:rsidRDefault="00447BEA">
      <w:pPr>
        <w:pStyle w:val="TOC2"/>
        <w:tabs>
          <w:tab w:val="left" w:pos="960"/>
        </w:tabs>
        <w:rPr>
          <w:rFonts w:asciiTheme="minorHAnsi" w:eastAsiaTheme="minorEastAsia" w:hAnsiTheme="minorHAnsi" w:cstheme="minorBidi"/>
          <w:noProof/>
          <w:szCs w:val="22"/>
          <w:lang w:eastAsia="en-US"/>
        </w:rPr>
      </w:pPr>
      <w:hyperlink w:anchor="_Toc106302903" w:history="1">
        <w:r w:rsidR="00594A0D" w:rsidRPr="000863A0">
          <w:rPr>
            <w:rStyle w:val="Hyperlink"/>
            <w:rFonts w:ascii="Calibri" w:hAnsi="Calibri"/>
            <w:bCs/>
            <w:noProof/>
          </w:rPr>
          <w:t>3.8</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Additional Customer Details</w:t>
        </w:r>
        <w:r w:rsidR="00594A0D">
          <w:rPr>
            <w:noProof/>
            <w:webHidden/>
          </w:rPr>
          <w:tab/>
        </w:r>
        <w:r w:rsidR="00594A0D">
          <w:rPr>
            <w:noProof/>
            <w:webHidden/>
          </w:rPr>
          <w:fldChar w:fldCharType="begin"/>
        </w:r>
        <w:r w:rsidR="00594A0D">
          <w:rPr>
            <w:noProof/>
            <w:webHidden/>
          </w:rPr>
          <w:instrText xml:space="preserve"> PAGEREF _Toc106302903 \h </w:instrText>
        </w:r>
        <w:r w:rsidR="00594A0D">
          <w:rPr>
            <w:noProof/>
            <w:webHidden/>
          </w:rPr>
        </w:r>
        <w:r w:rsidR="00594A0D">
          <w:rPr>
            <w:noProof/>
            <w:webHidden/>
          </w:rPr>
          <w:fldChar w:fldCharType="separate"/>
        </w:r>
        <w:r w:rsidR="00594A0D">
          <w:rPr>
            <w:noProof/>
            <w:webHidden/>
          </w:rPr>
          <w:t>16</w:t>
        </w:r>
        <w:r w:rsidR="00594A0D">
          <w:rPr>
            <w:noProof/>
            <w:webHidden/>
          </w:rPr>
          <w:fldChar w:fldCharType="end"/>
        </w:r>
      </w:hyperlink>
    </w:p>
    <w:p w14:paraId="51B5B168" w14:textId="3AC41E15" w:rsidR="00594A0D" w:rsidRDefault="00447BEA">
      <w:pPr>
        <w:pStyle w:val="TOC3"/>
        <w:rPr>
          <w:rFonts w:asciiTheme="minorHAnsi" w:eastAsiaTheme="minorEastAsia" w:hAnsiTheme="minorHAnsi" w:cstheme="minorBidi"/>
          <w:noProof/>
          <w:szCs w:val="22"/>
          <w:lang w:val="en-US" w:eastAsia="en-US"/>
        </w:rPr>
      </w:pPr>
      <w:hyperlink w:anchor="_Toc106302904" w:history="1">
        <w:r w:rsidR="00594A0D" w:rsidRPr="000863A0">
          <w:rPr>
            <w:rStyle w:val="Hyperlink"/>
            <w:rFonts w:ascii="Calibri" w:hAnsi="Calibri" w:cs="Arial"/>
            <w:noProof/>
          </w:rPr>
          <w:t>3.8.1</w:t>
        </w:r>
        <w:r w:rsidR="00594A0D">
          <w:rPr>
            <w:rFonts w:asciiTheme="minorHAnsi" w:eastAsiaTheme="minorEastAsia" w:hAnsiTheme="minorHAnsi" w:cstheme="minorBidi"/>
            <w:noProof/>
            <w:szCs w:val="22"/>
            <w:lang w:val="en-US" w:eastAsia="en-US"/>
          </w:rPr>
          <w:tab/>
        </w:r>
        <w:r w:rsidR="00594A0D" w:rsidRPr="000863A0">
          <w:rPr>
            <w:rStyle w:val="Hyperlink"/>
            <w:rFonts w:ascii="Calibri" w:hAnsi="Calibri" w:cs="Arial"/>
            <w:noProof/>
          </w:rPr>
          <w:t>Description</w:t>
        </w:r>
        <w:r w:rsidR="00594A0D">
          <w:rPr>
            <w:noProof/>
            <w:webHidden/>
          </w:rPr>
          <w:tab/>
        </w:r>
        <w:r w:rsidR="00594A0D">
          <w:rPr>
            <w:noProof/>
            <w:webHidden/>
          </w:rPr>
          <w:fldChar w:fldCharType="begin"/>
        </w:r>
        <w:r w:rsidR="00594A0D">
          <w:rPr>
            <w:noProof/>
            <w:webHidden/>
          </w:rPr>
          <w:instrText xml:space="preserve"> PAGEREF _Toc106302904 \h </w:instrText>
        </w:r>
        <w:r w:rsidR="00594A0D">
          <w:rPr>
            <w:noProof/>
            <w:webHidden/>
          </w:rPr>
        </w:r>
        <w:r w:rsidR="00594A0D">
          <w:rPr>
            <w:noProof/>
            <w:webHidden/>
          </w:rPr>
          <w:fldChar w:fldCharType="separate"/>
        </w:r>
        <w:r w:rsidR="00594A0D">
          <w:rPr>
            <w:noProof/>
            <w:webHidden/>
          </w:rPr>
          <w:t>16</w:t>
        </w:r>
        <w:r w:rsidR="00594A0D">
          <w:rPr>
            <w:noProof/>
            <w:webHidden/>
          </w:rPr>
          <w:fldChar w:fldCharType="end"/>
        </w:r>
      </w:hyperlink>
    </w:p>
    <w:p w14:paraId="4263CC35" w14:textId="424E569E" w:rsidR="00594A0D" w:rsidRDefault="00447BEA">
      <w:pPr>
        <w:pStyle w:val="TOC2"/>
        <w:tabs>
          <w:tab w:val="left" w:pos="960"/>
        </w:tabs>
        <w:rPr>
          <w:rFonts w:asciiTheme="minorHAnsi" w:eastAsiaTheme="minorEastAsia" w:hAnsiTheme="minorHAnsi" w:cstheme="minorBidi"/>
          <w:noProof/>
          <w:szCs w:val="22"/>
          <w:lang w:eastAsia="en-US"/>
        </w:rPr>
      </w:pPr>
      <w:hyperlink w:anchor="_Toc106302905" w:history="1">
        <w:r w:rsidR="00594A0D" w:rsidRPr="000863A0">
          <w:rPr>
            <w:rStyle w:val="Hyperlink"/>
            <w:rFonts w:ascii="Calibri" w:hAnsi="Calibri"/>
            <w:bCs/>
            <w:noProof/>
          </w:rPr>
          <w:t>3.9</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Dispatch</w:t>
        </w:r>
        <w:r w:rsidR="00594A0D">
          <w:rPr>
            <w:noProof/>
            <w:webHidden/>
          </w:rPr>
          <w:tab/>
        </w:r>
        <w:r w:rsidR="00594A0D">
          <w:rPr>
            <w:noProof/>
            <w:webHidden/>
          </w:rPr>
          <w:fldChar w:fldCharType="begin"/>
        </w:r>
        <w:r w:rsidR="00594A0D">
          <w:rPr>
            <w:noProof/>
            <w:webHidden/>
          </w:rPr>
          <w:instrText xml:space="preserve"> PAGEREF _Toc106302905 \h </w:instrText>
        </w:r>
        <w:r w:rsidR="00594A0D">
          <w:rPr>
            <w:noProof/>
            <w:webHidden/>
          </w:rPr>
        </w:r>
        <w:r w:rsidR="00594A0D">
          <w:rPr>
            <w:noProof/>
            <w:webHidden/>
          </w:rPr>
          <w:fldChar w:fldCharType="separate"/>
        </w:r>
        <w:r w:rsidR="00594A0D">
          <w:rPr>
            <w:noProof/>
            <w:webHidden/>
          </w:rPr>
          <w:t>17</w:t>
        </w:r>
        <w:r w:rsidR="00594A0D">
          <w:rPr>
            <w:noProof/>
            <w:webHidden/>
          </w:rPr>
          <w:fldChar w:fldCharType="end"/>
        </w:r>
      </w:hyperlink>
    </w:p>
    <w:p w14:paraId="099DD68A" w14:textId="3102870B" w:rsidR="00594A0D" w:rsidRDefault="00447BEA">
      <w:pPr>
        <w:pStyle w:val="TOC3"/>
        <w:rPr>
          <w:rFonts w:asciiTheme="minorHAnsi" w:eastAsiaTheme="minorEastAsia" w:hAnsiTheme="minorHAnsi" w:cstheme="minorBidi"/>
          <w:noProof/>
          <w:szCs w:val="22"/>
          <w:lang w:val="en-US" w:eastAsia="en-US"/>
        </w:rPr>
      </w:pPr>
      <w:hyperlink w:anchor="_Toc106302906" w:history="1">
        <w:r w:rsidR="00594A0D" w:rsidRPr="000863A0">
          <w:rPr>
            <w:rStyle w:val="Hyperlink"/>
            <w:noProof/>
          </w:rPr>
          <w:t>3.9.1</w:t>
        </w:r>
        <w:r w:rsidR="00594A0D">
          <w:rPr>
            <w:rFonts w:asciiTheme="minorHAnsi" w:eastAsiaTheme="minorEastAsia" w:hAnsiTheme="minorHAnsi" w:cstheme="minorBidi"/>
            <w:noProof/>
            <w:szCs w:val="22"/>
            <w:lang w:val="en-US" w:eastAsia="en-US"/>
          </w:rPr>
          <w:tab/>
        </w:r>
        <w:r w:rsidR="00594A0D" w:rsidRPr="000863A0">
          <w:rPr>
            <w:rStyle w:val="Hyperlink"/>
            <w:noProof/>
          </w:rPr>
          <w:t>Description</w:t>
        </w:r>
        <w:r w:rsidR="00594A0D">
          <w:rPr>
            <w:noProof/>
            <w:webHidden/>
          </w:rPr>
          <w:tab/>
        </w:r>
        <w:r w:rsidR="00594A0D">
          <w:rPr>
            <w:noProof/>
            <w:webHidden/>
          </w:rPr>
          <w:fldChar w:fldCharType="begin"/>
        </w:r>
        <w:r w:rsidR="00594A0D">
          <w:rPr>
            <w:noProof/>
            <w:webHidden/>
          </w:rPr>
          <w:instrText xml:space="preserve"> PAGEREF _Toc106302906 \h </w:instrText>
        </w:r>
        <w:r w:rsidR="00594A0D">
          <w:rPr>
            <w:noProof/>
            <w:webHidden/>
          </w:rPr>
        </w:r>
        <w:r w:rsidR="00594A0D">
          <w:rPr>
            <w:noProof/>
            <w:webHidden/>
          </w:rPr>
          <w:fldChar w:fldCharType="separate"/>
        </w:r>
        <w:r w:rsidR="00594A0D">
          <w:rPr>
            <w:noProof/>
            <w:webHidden/>
          </w:rPr>
          <w:t>17</w:t>
        </w:r>
        <w:r w:rsidR="00594A0D">
          <w:rPr>
            <w:noProof/>
            <w:webHidden/>
          </w:rPr>
          <w:fldChar w:fldCharType="end"/>
        </w:r>
      </w:hyperlink>
    </w:p>
    <w:p w14:paraId="073C11FA" w14:textId="5A4E265E" w:rsidR="00594A0D" w:rsidRDefault="00447BEA">
      <w:pPr>
        <w:pStyle w:val="TOC2"/>
        <w:tabs>
          <w:tab w:val="left" w:pos="960"/>
        </w:tabs>
        <w:rPr>
          <w:rFonts w:asciiTheme="minorHAnsi" w:eastAsiaTheme="minorEastAsia" w:hAnsiTheme="minorHAnsi" w:cstheme="minorBidi"/>
          <w:noProof/>
          <w:szCs w:val="22"/>
          <w:lang w:eastAsia="en-US"/>
        </w:rPr>
      </w:pPr>
      <w:hyperlink w:anchor="_Toc106302907" w:history="1">
        <w:r w:rsidR="00594A0D" w:rsidRPr="000863A0">
          <w:rPr>
            <w:rStyle w:val="Hyperlink"/>
            <w:rFonts w:ascii="Calibri" w:hAnsi="Calibri"/>
            <w:bCs/>
            <w:noProof/>
          </w:rPr>
          <w:t>3.10</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Hold_Courier Update</w:t>
        </w:r>
        <w:r w:rsidR="00594A0D">
          <w:rPr>
            <w:noProof/>
            <w:webHidden/>
          </w:rPr>
          <w:tab/>
        </w:r>
        <w:r w:rsidR="00594A0D">
          <w:rPr>
            <w:noProof/>
            <w:webHidden/>
          </w:rPr>
          <w:fldChar w:fldCharType="begin"/>
        </w:r>
        <w:r w:rsidR="00594A0D">
          <w:rPr>
            <w:noProof/>
            <w:webHidden/>
          </w:rPr>
          <w:instrText xml:space="preserve"> PAGEREF _Toc106302907 \h </w:instrText>
        </w:r>
        <w:r w:rsidR="00594A0D">
          <w:rPr>
            <w:noProof/>
            <w:webHidden/>
          </w:rPr>
        </w:r>
        <w:r w:rsidR="00594A0D">
          <w:rPr>
            <w:noProof/>
            <w:webHidden/>
          </w:rPr>
          <w:fldChar w:fldCharType="separate"/>
        </w:r>
        <w:r w:rsidR="00594A0D">
          <w:rPr>
            <w:noProof/>
            <w:webHidden/>
          </w:rPr>
          <w:t>18</w:t>
        </w:r>
        <w:r w:rsidR="00594A0D">
          <w:rPr>
            <w:noProof/>
            <w:webHidden/>
          </w:rPr>
          <w:fldChar w:fldCharType="end"/>
        </w:r>
      </w:hyperlink>
    </w:p>
    <w:p w14:paraId="268A4CE2" w14:textId="4DADB2C5" w:rsidR="00594A0D" w:rsidRDefault="00447BEA">
      <w:pPr>
        <w:pStyle w:val="TOC3"/>
        <w:rPr>
          <w:rFonts w:asciiTheme="minorHAnsi" w:eastAsiaTheme="minorEastAsia" w:hAnsiTheme="minorHAnsi" w:cstheme="minorBidi"/>
          <w:noProof/>
          <w:szCs w:val="22"/>
          <w:lang w:val="en-US" w:eastAsia="en-US"/>
        </w:rPr>
      </w:pPr>
      <w:hyperlink w:anchor="_Toc106302908" w:history="1">
        <w:r w:rsidR="00594A0D" w:rsidRPr="000863A0">
          <w:rPr>
            <w:rStyle w:val="Hyperlink"/>
            <w:rFonts w:cstheme="minorHAnsi"/>
            <w:noProof/>
          </w:rPr>
          <w:t>3.10.1</w:t>
        </w:r>
        <w:r w:rsidR="00594A0D">
          <w:rPr>
            <w:rFonts w:asciiTheme="minorHAnsi" w:eastAsiaTheme="minorEastAsia" w:hAnsiTheme="minorHAnsi" w:cstheme="minorBidi"/>
            <w:noProof/>
            <w:szCs w:val="22"/>
            <w:lang w:val="en-US" w:eastAsia="en-US"/>
          </w:rPr>
          <w:tab/>
        </w:r>
        <w:r w:rsidR="00594A0D" w:rsidRPr="000863A0">
          <w:rPr>
            <w:rStyle w:val="Hyperlink"/>
            <w:rFonts w:cstheme="minorHAnsi"/>
            <w:noProof/>
          </w:rPr>
          <w:t>Description</w:t>
        </w:r>
        <w:r w:rsidR="00594A0D">
          <w:rPr>
            <w:noProof/>
            <w:webHidden/>
          </w:rPr>
          <w:tab/>
        </w:r>
        <w:r w:rsidR="00594A0D">
          <w:rPr>
            <w:noProof/>
            <w:webHidden/>
          </w:rPr>
          <w:fldChar w:fldCharType="begin"/>
        </w:r>
        <w:r w:rsidR="00594A0D">
          <w:rPr>
            <w:noProof/>
            <w:webHidden/>
          </w:rPr>
          <w:instrText xml:space="preserve"> PAGEREF _Toc106302908 \h </w:instrText>
        </w:r>
        <w:r w:rsidR="00594A0D">
          <w:rPr>
            <w:noProof/>
            <w:webHidden/>
          </w:rPr>
        </w:r>
        <w:r w:rsidR="00594A0D">
          <w:rPr>
            <w:noProof/>
            <w:webHidden/>
          </w:rPr>
          <w:fldChar w:fldCharType="separate"/>
        </w:r>
        <w:r w:rsidR="00594A0D">
          <w:rPr>
            <w:noProof/>
            <w:webHidden/>
          </w:rPr>
          <w:t>18</w:t>
        </w:r>
        <w:r w:rsidR="00594A0D">
          <w:rPr>
            <w:noProof/>
            <w:webHidden/>
          </w:rPr>
          <w:fldChar w:fldCharType="end"/>
        </w:r>
      </w:hyperlink>
    </w:p>
    <w:p w14:paraId="22B44242" w14:textId="63892D59" w:rsidR="00594A0D" w:rsidRDefault="00447BEA">
      <w:pPr>
        <w:pStyle w:val="TOC2"/>
        <w:tabs>
          <w:tab w:val="left" w:pos="960"/>
        </w:tabs>
        <w:rPr>
          <w:rFonts w:asciiTheme="minorHAnsi" w:eastAsiaTheme="minorEastAsia" w:hAnsiTheme="minorHAnsi" w:cstheme="minorBidi"/>
          <w:noProof/>
          <w:szCs w:val="22"/>
          <w:lang w:eastAsia="en-US"/>
        </w:rPr>
      </w:pPr>
      <w:hyperlink w:anchor="_Toc106302909" w:history="1">
        <w:r w:rsidR="00594A0D" w:rsidRPr="000863A0">
          <w:rPr>
            <w:rStyle w:val="Hyperlink"/>
            <w:rFonts w:ascii="Calibri" w:hAnsi="Calibri" w:cs="Arial"/>
            <w:bCs/>
            <w:noProof/>
          </w:rPr>
          <w:t>3.11</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Signature</w:t>
        </w:r>
        <w:r w:rsidR="00594A0D" w:rsidRPr="000863A0">
          <w:rPr>
            <w:rStyle w:val="Hyperlink"/>
            <w:rFonts w:ascii="Calibri" w:hAnsi="Calibri" w:cs="Arial"/>
            <w:noProof/>
          </w:rPr>
          <w:t xml:space="preserve"> </w:t>
        </w:r>
        <w:r w:rsidR="00594A0D" w:rsidRPr="000863A0">
          <w:rPr>
            <w:rStyle w:val="Hyperlink"/>
            <w:rFonts w:ascii="Calibri" w:hAnsi="Calibri"/>
            <w:noProof/>
          </w:rPr>
          <w:t>Upload  Maker</w:t>
        </w:r>
        <w:r w:rsidR="00594A0D">
          <w:rPr>
            <w:noProof/>
            <w:webHidden/>
          </w:rPr>
          <w:tab/>
        </w:r>
        <w:r w:rsidR="00594A0D">
          <w:rPr>
            <w:noProof/>
            <w:webHidden/>
          </w:rPr>
          <w:fldChar w:fldCharType="begin"/>
        </w:r>
        <w:r w:rsidR="00594A0D">
          <w:rPr>
            <w:noProof/>
            <w:webHidden/>
          </w:rPr>
          <w:instrText xml:space="preserve"> PAGEREF _Toc106302909 \h </w:instrText>
        </w:r>
        <w:r w:rsidR="00594A0D">
          <w:rPr>
            <w:noProof/>
            <w:webHidden/>
          </w:rPr>
        </w:r>
        <w:r w:rsidR="00594A0D">
          <w:rPr>
            <w:noProof/>
            <w:webHidden/>
          </w:rPr>
          <w:fldChar w:fldCharType="separate"/>
        </w:r>
        <w:r w:rsidR="00594A0D">
          <w:rPr>
            <w:noProof/>
            <w:webHidden/>
          </w:rPr>
          <w:t>18</w:t>
        </w:r>
        <w:r w:rsidR="00594A0D">
          <w:rPr>
            <w:noProof/>
            <w:webHidden/>
          </w:rPr>
          <w:fldChar w:fldCharType="end"/>
        </w:r>
      </w:hyperlink>
    </w:p>
    <w:p w14:paraId="785EB4BE" w14:textId="159A158B" w:rsidR="00594A0D" w:rsidRDefault="00447BEA">
      <w:pPr>
        <w:pStyle w:val="TOC3"/>
        <w:rPr>
          <w:rFonts w:asciiTheme="minorHAnsi" w:eastAsiaTheme="minorEastAsia" w:hAnsiTheme="minorHAnsi" w:cstheme="minorBidi"/>
          <w:noProof/>
          <w:szCs w:val="22"/>
          <w:lang w:val="en-US" w:eastAsia="en-US"/>
        </w:rPr>
      </w:pPr>
      <w:hyperlink w:anchor="_Toc106302910" w:history="1">
        <w:r w:rsidR="00594A0D" w:rsidRPr="000863A0">
          <w:rPr>
            <w:rStyle w:val="Hyperlink"/>
            <w:rFonts w:ascii="Calibri" w:hAnsi="Calibri" w:cs="Arial"/>
            <w:noProof/>
          </w:rPr>
          <w:t>3.11.1</w:t>
        </w:r>
        <w:r w:rsidR="00594A0D">
          <w:rPr>
            <w:rFonts w:asciiTheme="minorHAnsi" w:eastAsiaTheme="minorEastAsia" w:hAnsiTheme="minorHAnsi" w:cstheme="minorBidi"/>
            <w:noProof/>
            <w:szCs w:val="22"/>
            <w:lang w:val="en-US" w:eastAsia="en-US"/>
          </w:rPr>
          <w:tab/>
        </w:r>
        <w:r w:rsidR="00594A0D" w:rsidRPr="000863A0">
          <w:rPr>
            <w:rStyle w:val="Hyperlink"/>
            <w:rFonts w:ascii="Calibri" w:hAnsi="Calibri" w:cs="Arial"/>
            <w:noProof/>
          </w:rPr>
          <w:t>Description</w:t>
        </w:r>
        <w:r w:rsidR="00594A0D">
          <w:rPr>
            <w:noProof/>
            <w:webHidden/>
          </w:rPr>
          <w:tab/>
        </w:r>
        <w:r w:rsidR="00594A0D">
          <w:rPr>
            <w:noProof/>
            <w:webHidden/>
          </w:rPr>
          <w:fldChar w:fldCharType="begin"/>
        </w:r>
        <w:r w:rsidR="00594A0D">
          <w:rPr>
            <w:noProof/>
            <w:webHidden/>
          </w:rPr>
          <w:instrText xml:space="preserve"> PAGEREF _Toc106302910 \h </w:instrText>
        </w:r>
        <w:r w:rsidR="00594A0D">
          <w:rPr>
            <w:noProof/>
            <w:webHidden/>
          </w:rPr>
        </w:r>
        <w:r w:rsidR="00594A0D">
          <w:rPr>
            <w:noProof/>
            <w:webHidden/>
          </w:rPr>
          <w:fldChar w:fldCharType="separate"/>
        </w:r>
        <w:r w:rsidR="00594A0D">
          <w:rPr>
            <w:noProof/>
            <w:webHidden/>
          </w:rPr>
          <w:t>18</w:t>
        </w:r>
        <w:r w:rsidR="00594A0D">
          <w:rPr>
            <w:noProof/>
            <w:webHidden/>
          </w:rPr>
          <w:fldChar w:fldCharType="end"/>
        </w:r>
      </w:hyperlink>
    </w:p>
    <w:p w14:paraId="6448C3E6" w14:textId="008A1D9B" w:rsidR="00594A0D" w:rsidRDefault="00447BEA">
      <w:pPr>
        <w:pStyle w:val="TOC2"/>
        <w:tabs>
          <w:tab w:val="left" w:pos="960"/>
        </w:tabs>
        <w:rPr>
          <w:rFonts w:asciiTheme="minorHAnsi" w:eastAsiaTheme="minorEastAsia" w:hAnsiTheme="minorHAnsi" w:cstheme="minorBidi"/>
          <w:noProof/>
          <w:szCs w:val="22"/>
          <w:lang w:eastAsia="en-US"/>
        </w:rPr>
      </w:pPr>
      <w:hyperlink w:anchor="_Toc106302911" w:history="1">
        <w:r w:rsidR="00594A0D" w:rsidRPr="000863A0">
          <w:rPr>
            <w:rStyle w:val="Hyperlink"/>
            <w:rFonts w:ascii="Calibri" w:hAnsi="Calibri" w:cs="Arial"/>
            <w:bCs/>
            <w:noProof/>
          </w:rPr>
          <w:t>3.12</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Signature</w:t>
        </w:r>
        <w:r w:rsidR="00594A0D" w:rsidRPr="000863A0">
          <w:rPr>
            <w:rStyle w:val="Hyperlink"/>
            <w:rFonts w:ascii="Calibri" w:hAnsi="Calibri" w:cs="Arial"/>
            <w:noProof/>
          </w:rPr>
          <w:t xml:space="preserve"> </w:t>
        </w:r>
        <w:r w:rsidR="00594A0D" w:rsidRPr="000863A0">
          <w:rPr>
            <w:rStyle w:val="Hyperlink"/>
            <w:rFonts w:ascii="Calibri" w:hAnsi="Calibri"/>
            <w:noProof/>
          </w:rPr>
          <w:t>Upload  Checker</w:t>
        </w:r>
        <w:r w:rsidR="00594A0D">
          <w:rPr>
            <w:noProof/>
            <w:webHidden/>
          </w:rPr>
          <w:tab/>
        </w:r>
        <w:r w:rsidR="00594A0D">
          <w:rPr>
            <w:noProof/>
            <w:webHidden/>
          </w:rPr>
          <w:fldChar w:fldCharType="begin"/>
        </w:r>
        <w:r w:rsidR="00594A0D">
          <w:rPr>
            <w:noProof/>
            <w:webHidden/>
          </w:rPr>
          <w:instrText xml:space="preserve"> PAGEREF _Toc106302911 \h </w:instrText>
        </w:r>
        <w:r w:rsidR="00594A0D">
          <w:rPr>
            <w:noProof/>
            <w:webHidden/>
          </w:rPr>
        </w:r>
        <w:r w:rsidR="00594A0D">
          <w:rPr>
            <w:noProof/>
            <w:webHidden/>
          </w:rPr>
          <w:fldChar w:fldCharType="separate"/>
        </w:r>
        <w:r w:rsidR="00594A0D">
          <w:rPr>
            <w:noProof/>
            <w:webHidden/>
          </w:rPr>
          <w:t>19</w:t>
        </w:r>
        <w:r w:rsidR="00594A0D">
          <w:rPr>
            <w:noProof/>
            <w:webHidden/>
          </w:rPr>
          <w:fldChar w:fldCharType="end"/>
        </w:r>
      </w:hyperlink>
    </w:p>
    <w:p w14:paraId="56903787" w14:textId="4AB77E05" w:rsidR="00594A0D" w:rsidRDefault="00447BEA">
      <w:pPr>
        <w:pStyle w:val="TOC3"/>
        <w:rPr>
          <w:rFonts w:asciiTheme="minorHAnsi" w:eastAsiaTheme="minorEastAsia" w:hAnsiTheme="minorHAnsi" w:cstheme="minorBidi"/>
          <w:noProof/>
          <w:szCs w:val="22"/>
          <w:lang w:val="en-US" w:eastAsia="en-US"/>
        </w:rPr>
      </w:pPr>
      <w:hyperlink w:anchor="_Toc106302912" w:history="1">
        <w:r w:rsidR="00594A0D" w:rsidRPr="000863A0">
          <w:rPr>
            <w:rStyle w:val="Hyperlink"/>
            <w:rFonts w:ascii="Calibri" w:hAnsi="Calibri" w:cs="Arial"/>
            <w:noProof/>
          </w:rPr>
          <w:t>3.12.1</w:t>
        </w:r>
        <w:r w:rsidR="00594A0D">
          <w:rPr>
            <w:rFonts w:asciiTheme="minorHAnsi" w:eastAsiaTheme="minorEastAsia" w:hAnsiTheme="minorHAnsi" w:cstheme="minorBidi"/>
            <w:noProof/>
            <w:szCs w:val="22"/>
            <w:lang w:val="en-US" w:eastAsia="en-US"/>
          </w:rPr>
          <w:tab/>
        </w:r>
        <w:r w:rsidR="00594A0D" w:rsidRPr="000863A0">
          <w:rPr>
            <w:rStyle w:val="Hyperlink"/>
            <w:rFonts w:ascii="Calibri" w:hAnsi="Calibri" w:cs="Arial"/>
            <w:noProof/>
          </w:rPr>
          <w:t>Description</w:t>
        </w:r>
        <w:r w:rsidR="00594A0D">
          <w:rPr>
            <w:noProof/>
            <w:webHidden/>
          </w:rPr>
          <w:tab/>
        </w:r>
        <w:r w:rsidR="00594A0D">
          <w:rPr>
            <w:noProof/>
            <w:webHidden/>
          </w:rPr>
          <w:fldChar w:fldCharType="begin"/>
        </w:r>
        <w:r w:rsidR="00594A0D">
          <w:rPr>
            <w:noProof/>
            <w:webHidden/>
          </w:rPr>
          <w:instrText xml:space="preserve"> PAGEREF _Toc106302912 \h </w:instrText>
        </w:r>
        <w:r w:rsidR="00594A0D">
          <w:rPr>
            <w:noProof/>
            <w:webHidden/>
          </w:rPr>
        </w:r>
        <w:r w:rsidR="00594A0D">
          <w:rPr>
            <w:noProof/>
            <w:webHidden/>
          </w:rPr>
          <w:fldChar w:fldCharType="separate"/>
        </w:r>
        <w:r w:rsidR="00594A0D">
          <w:rPr>
            <w:noProof/>
            <w:webHidden/>
          </w:rPr>
          <w:t>19</w:t>
        </w:r>
        <w:r w:rsidR="00594A0D">
          <w:rPr>
            <w:noProof/>
            <w:webHidden/>
          </w:rPr>
          <w:fldChar w:fldCharType="end"/>
        </w:r>
      </w:hyperlink>
    </w:p>
    <w:p w14:paraId="75AF223D" w14:textId="2D6171E9" w:rsidR="00594A0D" w:rsidRDefault="00447BEA">
      <w:pPr>
        <w:pStyle w:val="TOC1"/>
        <w:rPr>
          <w:rFonts w:asciiTheme="minorHAnsi" w:eastAsiaTheme="minorEastAsia" w:hAnsiTheme="minorHAnsi" w:cstheme="minorBidi"/>
          <w:b w:val="0"/>
          <w:noProof/>
          <w:sz w:val="22"/>
          <w:szCs w:val="22"/>
          <w:lang w:val="en-US" w:eastAsia="en-US"/>
        </w:rPr>
      </w:pPr>
      <w:hyperlink w:anchor="_Toc106302913" w:history="1">
        <w:r w:rsidR="00594A0D" w:rsidRPr="000863A0">
          <w:rPr>
            <w:rStyle w:val="Hyperlink"/>
            <w:noProof/>
          </w:rPr>
          <w:t>4.</w:t>
        </w:r>
        <w:r w:rsidR="00594A0D">
          <w:rPr>
            <w:rFonts w:asciiTheme="minorHAnsi" w:eastAsiaTheme="minorEastAsia" w:hAnsiTheme="minorHAnsi" w:cstheme="minorBidi"/>
            <w:b w:val="0"/>
            <w:noProof/>
            <w:sz w:val="22"/>
            <w:szCs w:val="22"/>
            <w:lang w:val="en-US" w:eastAsia="en-US"/>
          </w:rPr>
          <w:tab/>
        </w:r>
        <w:r w:rsidR="00594A0D" w:rsidRPr="000863A0">
          <w:rPr>
            <w:rStyle w:val="Hyperlink"/>
            <w:noProof/>
          </w:rPr>
          <w:t>External Interface Requirements</w:t>
        </w:r>
        <w:r w:rsidR="00594A0D">
          <w:rPr>
            <w:noProof/>
            <w:webHidden/>
          </w:rPr>
          <w:tab/>
        </w:r>
        <w:r w:rsidR="00594A0D">
          <w:rPr>
            <w:noProof/>
            <w:webHidden/>
          </w:rPr>
          <w:fldChar w:fldCharType="begin"/>
        </w:r>
        <w:r w:rsidR="00594A0D">
          <w:rPr>
            <w:noProof/>
            <w:webHidden/>
          </w:rPr>
          <w:instrText xml:space="preserve"> PAGEREF _Toc106302913 \h </w:instrText>
        </w:r>
        <w:r w:rsidR="00594A0D">
          <w:rPr>
            <w:noProof/>
            <w:webHidden/>
          </w:rPr>
        </w:r>
        <w:r w:rsidR="00594A0D">
          <w:rPr>
            <w:noProof/>
            <w:webHidden/>
          </w:rPr>
          <w:fldChar w:fldCharType="separate"/>
        </w:r>
        <w:r w:rsidR="00594A0D">
          <w:rPr>
            <w:noProof/>
            <w:webHidden/>
          </w:rPr>
          <w:t>20</w:t>
        </w:r>
        <w:r w:rsidR="00594A0D">
          <w:rPr>
            <w:noProof/>
            <w:webHidden/>
          </w:rPr>
          <w:fldChar w:fldCharType="end"/>
        </w:r>
      </w:hyperlink>
    </w:p>
    <w:p w14:paraId="5AC16316" w14:textId="025ED45B" w:rsidR="00594A0D" w:rsidRDefault="00447BEA">
      <w:pPr>
        <w:pStyle w:val="TOC2"/>
        <w:tabs>
          <w:tab w:val="left" w:pos="960"/>
        </w:tabs>
        <w:rPr>
          <w:rFonts w:asciiTheme="minorHAnsi" w:eastAsiaTheme="minorEastAsia" w:hAnsiTheme="minorHAnsi" w:cstheme="minorBidi"/>
          <w:noProof/>
          <w:szCs w:val="22"/>
          <w:lang w:eastAsia="en-US"/>
        </w:rPr>
      </w:pPr>
      <w:hyperlink w:anchor="_Toc106302914" w:history="1">
        <w:r w:rsidR="00594A0D" w:rsidRPr="000863A0">
          <w:rPr>
            <w:rStyle w:val="Hyperlink"/>
            <w:rFonts w:ascii="Calibri" w:hAnsi="Calibri"/>
            <w:bCs/>
            <w:noProof/>
          </w:rPr>
          <w:t>4.1</w:t>
        </w:r>
        <w:r w:rsidR="00594A0D">
          <w:rPr>
            <w:rFonts w:asciiTheme="minorHAnsi" w:eastAsiaTheme="minorEastAsia" w:hAnsiTheme="minorHAnsi" w:cstheme="minorBidi"/>
            <w:noProof/>
            <w:szCs w:val="22"/>
            <w:lang w:eastAsia="en-US"/>
          </w:rPr>
          <w:tab/>
        </w:r>
        <w:r w:rsidR="00594A0D" w:rsidRPr="000863A0">
          <w:rPr>
            <w:rStyle w:val="Hyperlink"/>
            <w:noProof/>
          </w:rPr>
          <w:t>User Interfaces</w:t>
        </w:r>
        <w:r w:rsidR="00594A0D">
          <w:rPr>
            <w:noProof/>
            <w:webHidden/>
          </w:rPr>
          <w:tab/>
        </w:r>
        <w:r w:rsidR="00594A0D">
          <w:rPr>
            <w:noProof/>
            <w:webHidden/>
          </w:rPr>
          <w:fldChar w:fldCharType="begin"/>
        </w:r>
        <w:r w:rsidR="00594A0D">
          <w:rPr>
            <w:noProof/>
            <w:webHidden/>
          </w:rPr>
          <w:instrText xml:space="preserve"> PAGEREF _Toc106302914 \h </w:instrText>
        </w:r>
        <w:r w:rsidR="00594A0D">
          <w:rPr>
            <w:noProof/>
            <w:webHidden/>
          </w:rPr>
        </w:r>
        <w:r w:rsidR="00594A0D">
          <w:rPr>
            <w:noProof/>
            <w:webHidden/>
          </w:rPr>
          <w:fldChar w:fldCharType="separate"/>
        </w:r>
        <w:r w:rsidR="00594A0D">
          <w:rPr>
            <w:noProof/>
            <w:webHidden/>
          </w:rPr>
          <w:t>20</w:t>
        </w:r>
        <w:r w:rsidR="00594A0D">
          <w:rPr>
            <w:noProof/>
            <w:webHidden/>
          </w:rPr>
          <w:fldChar w:fldCharType="end"/>
        </w:r>
      </w:hyperlink>
    </w:p>
    <w:p w14:paraId="4803369B" w14:textId="2B830E14" w:rsidR="00594A0D" w:rsidRDefault="00447BEA">
      <w:pPr>
        <w:pStyle w:val="TOC2"/>
        <w:tabs>
          <w:tab w:val="left" w:pos="960"/>
        </w:tabs>
        <w:rPr>
          <w:rFonts w:asciiTheme="minorHAnsi" w:eastAsiaTheme="minorEastAsia" w:hAnsiTheme="minorHAnsi" w:cstheme="minorBidi"/>
          <w:noProof/>
          <w:szCs w:val="22"/>
          <w:lang w:eastAsia="en-US"/>
        </w:rPr>
      </w:pPr>
      <w:hyperlink w:anchor="_Toc106302915" w:history="1">
        <w:r w:rsidR="00594A0D" w:rsidRPr="000863A0">
          <w:rPr>
            <w:rStyle w:val="Hyperlink"/>
            <w:rFonts w:ascii="Calibri" w:hAnsi="Calibri"/>
            <w:bCs/>
            <w:noProof/>
          </w:rPr>
          <w:t>4.2</w:t>
        </w:r>
        <w:r w:rsidR="00594A0D">
          <w:rPr>
            <w:rFonts w:asciiTheme="minorHAnsi" w:eastAsiaTheme="minorEastAsia" w:hAnsiTheme="minorHAnsi" w:cstheme="minorBidi"/>
            <w:noProof/>
            <w:szCs w:val="22"/>
            <w:lang w:eastAsia="en-US"/>
          </w:rPr>
          <w:tab/>
        </w:r>
        <w:r w:rsidR="00594A0D" w:rsidRPr="000863A0">
          <w:rPr>
            <w:rStyle w:val="Hyperlink"/>
            <w:noProof/>
          </w:rPr>
          <w:t>Hardware Interfaces</w:t>
        </w:r>
        <w:r w:rsidR="00594A0D">
          <w:rPr>
            <w:noProof/>
            <w:webHidden/>
          </w:rPr>
          <w:tab/>
        </w:r>
        <w:r w:rsidR="00594A0D">
          <w:rPr>
            <w:noProof/>
            <w:webHidden/>
          </w:rPr>
          <w:fldChar w:fldCharType="begin"/>
        </w:r>
        <w:r w:rsidR="00594A0D">
          <w:rPr>
            <w:noProof/>
            <w:webHidden/>
          </w:rPr>
          <w:instrText xml:space="preserve"> PAGEREF _Toc106302915 \h </w:instrText>
        </w:r>
        <w:r w:rsidR="00594A0D">
          <w:rPr>
            <w:noProof/>
            <w:webHidden/>
          </w:rPr>
        </w:r>
        <w:r w:rsidR="00594A0D">
          <w:rPr>
            <w:noProof/>
            <w:webHidden/>
          </w:rPr>
          <w:fldChar w:fldCharType="separate"/>
        </w:r>
        <w:r w:rsidR="00594A0D">
          <w:rPr>
            <w:noProof/>
            <w:webHidden/>
          </w:rPr>
          <w:t>20</w:t>
        </w:r>
        <w:r w:rsidR="00594A0D">
          <w:rPr>
            <w:noProof/>
            <w:webHidden/>
          </w:rPr>
          <w:fldChar w:fldCharType="end"/>
        </w:r>
      </w:hyperlink>
    </w:p>
    <w:p w14:paraId="3E52BC90" w14:textId="61D9A14E" w:rsidR="00594A0D" w:rsidRDefault="00447BEA">
      <w:pPr>
        <w:pStyle w:val="TOC2"/>
        <w:rPr>
          <w:rFonts w:asciiTheme="minorHAnsi" w:eastAsiaTheme="minorEastAsia" w:hAnsiTheme="minorHAnsi" w:cstheme="minorBidi"/>
          <w:noProof/>
          <w:szCs w:val="22"/>
          <w:lang w:eastAsia="en-US"/>
        </w:rPr>
      </w:pPr>
      <w:hyperlink w:anchor="_Toc106302916" w:history="1">
        <w:r w:rsidR="00594A0D" w:rsidRPr="000863A0">
          <w:rPr>
            <w:rStyle w:val="Hyperlink"/>
            <w:noProof/>
          </w:rPr>
          <w:t>4.3 Software Interfaces</w:t>
        </w:r>
        <w:r w:rsidR="00594A0D">
          <w:rPr>
            <w:noProof/>
            <w:webHidden/>
          </w:rPr>
          <w:tab/>
        </w:r>
        <w:r w:rsidR="00594A0D">
          <w:rPr>
            <w:noProof/>
            <w:webHidden/>
          </w:rPr>
          <w:fldChar w:fldCharType="begin"/>
        </w:r>
        <w:r w:rsidR="00594A0D">
          <w:rPr>
            <w:noProof/>
            <w:webHidden/>
          </w:rPr>
          <w:instrText xml:space="preserve"> PAGEREF _Toc106302916 \h </w:instrText>
        </w:r>
        <w:r w:rsidR="00594A0D">
          <w:rPr>
            <w:noProof/>
            <w:webHidden/>
          </w:rPr>
        </w:r>
        <w:r w:rsidR="00594A0D">
          <w:rPr>
            <w:noProof/>
            <w:webHidden/>
          </w:rPr>
          <w:fldChar w:fldCharType="separate"/>
        </w:r>
        <w:r w:rsidR="00594A0D">
          <w:rPr>
            <w:noProof/>
            <w:webHidden/>
          </w:rPr>
          <w:t>20</w:t>
        </w:r>
        <w:r w:rsidR="00594A0D">
          <w:rPr>
            <w:noProof/>
            <w:webHidden/>
          </w:rPr>
          <w:fldChar w:fldCharType="end"/>
        </w:r>
      </w:hyperlink>
    </w:p>
    <w:p w14:paraId="0718BB81" w14:textId="4907161E" w:rsidR="00594A0D" w:rsidRDefault="00447BEA">
      <w:pPr>
        <w:pStyle w:val="TOC1"/>
        <w:rPr>
          <w:rFonts w:asciiTheme="minorHAnsi" w:eastAsiaTheme="minorEastAsia" w:hAnsiTheme="minorHAnsi" w:cstheme="minorBidi"/>
          <w:b w:val="0"/>
          <w:noProof/>
          <w:sz w:val="22"/>
          <w:szCs w:val="22"/>
          <w:lang w:val="en-US" w:eastAsia="en-US"/>
        </w:rPr>
      </w:pPr>
      <w:hyperlink w:anchor="_Toc106302917" w:history="1">
        <w:r w:rsidR="00594A0D" w:rsidRPr="000863A0">
          <w:rPr>
            <w:rStyle w:val="Hyperlink"/>
            <w:rFonts w:ascii="Calibri" w:hAnsi="Calibri"/>
            <w:noProof/>
          </w:rPr>
          <w:t>5.</w:t>
        </w:r>
        <w:r w:rsidR="00594A0D">
          <w:rPr>
            <w:rFonts w:asciiTheme="minorHAnsi" w:eastAsiaTheme="minorEastAsia" w:hAnsiTheme="minorHAnsi" w:cstheme="minorBidi"/>
            <w:b w:val="0"/>
            <w:noProof/>
            <w:sz w:val="22"/>
            <w:szCs w:val="22"/>
            <w:lang w:val="en-US" w:eastAsia="en-US"/>
          </w:rPr>
          <w:tab/>
        </w:r>
        <w:r w:rsidR="00594A0D" w:rsidRPr="000863A0">
          <w:rPr>
            <w:rStyle w:val="Hyperlink"/>
            <w:rFonts w:ascii="Calibri" w:hAnsi="Calibri"/>
            <w:noProof/>
          </w:rPr>
          <w:t>Other Nonfunctional Requirements</w:t>
        </w:r>
        <w:r w:rsidR="00594A0D">
          <w:rPr>
            <w:noProof/>
            <w:webHidden/>
          </w:rPr>
          <w:tab/>
        </w:r>
        <w:r w:rsidR="00594A0D">
          <w:rPr>
            <w:noProof/>
            <w:webHidden/>
          </w:rPr>
          <w:fldChar w:fldCharType="begin"/>
        </w:r>
        <w:r w:rsidR="00594A0D">
          <w:rPr>
            <w:noProof/>
            <w:webHidden/>
          </w:rPr>
          <w:instrText xml:space="preserve"> PAGEREF _Toc106302917 \h </w:instrText>
        </w:r>
        <w:r w:rsidR="00594A0D">
          <w:rPr>
            <w:noProof/>
            <w:webHidden/>
          </w:rPr>
        </w:r>
        <w:r w:rsidR="00594A0D">
          <w:rPr>
            <w:noProof/>
            <w:webHidden/>
          </w:rPr>
          <w:fldChar w:fldCharType="separate"/>
        </w:r>
        <w:r w:rsidR="00594A0D">
          <w:rPr>
            <w:noProof/>
            <w:webHidden/>
          </w:rPr>
          <w:t>20</w:t>
        </w:r>
        <w:r w:rsidR="00594A0D">
          <w:rPr>
            <w:noProof/>
            <w:webHidden/>
          </w:rPr>
          <w:fldChar w:fldCharType="end"/>
        </w:r>
      </w:hyperlink>
    </w:p>
    <w:p w14:paraId="5ADDF983" w14:textId="296B9BB2" w:rsidR="00594A0D" w:rsidRDefault="00447BEA">
      <w:pPr>
        <w:pStyle w:val="TOC2"/>
        <w:tabs>
          <w:tab w:val="left" w:pos="960"/>
        </w:tabs>
        <w:rPr>
          <w:rFonts w:asciiTheme="minorHAnsi" w:eastAsiaTheme="minorEastAsia" w:hAnsiTheme="minorHAnsi" w:cstheme="minorBidi"/>
          <w:noProof/>
          <w:szCs w:val="22"/>
          <w:lang w:eastAsia="en-US"/>
        </w:rPr>
      </w:pPr>
      <w:hyperlink w:anchor="_Toc106302918" w:history="1">
        <w:r w:rsidR="00594A0D" w:rsidRPr="000863A0">
          <w:rPr>
            <w:rStyle w:val="Hyperlink"/>
            <w:rFonts w:ascii="Calibri" w:hAnsi="Calibri"/>
            <w:bCs/>
            <w:noProof/>
          </w:rPr>
          <w:t>5.1</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Performance Requirements</w:t>
        </w:r>
        <w:r w:rsidR="00594A0D">
          <w:rPr>
            <w:noProof/>
            <w:webHidden/>
          </w:rPr>
          <w:tab/>
        </w:r>
        <w:r w:rsidR="00594A0D">
          <w:rPr>
            <w:noProof/>
            <w:webHidden/>
          </w:rPr>
          <w:fldChar w:fldCharType="begin"/>
        </w:r>
        <w:r w:rsidR="00594A0D">
          <w:rPr>
            <w:noProof/>
            <w:webHidden/>
          </w:rPr>
          <w:instrText xml:space="preserve"> PAGEREF _Toc106302918 \h </w:instrText>
        </w:r>
        <w:r w:rsidR="00594A0D">
          <w:rPr>
            <w:noProof/>
            <w:webHidden/>
          </w:rPr>
        </w:r>
        <w:r w:rsidR="00594A0D">
          <w:rPr>
            <w:noProof/>
            <w:webHidden/>
          </w:rPr>
          <w:fldChar w:fldCharType="separate"/>
        </w:r>
        <w:r w:rsidR="00594A0D">
          <w:rPr>
            <w:noProof/>
            <w:webHidden/>
          </w:rPr>
          <w:t>20</w:t>
        </w:r>
        <w:r w:rsidR="00594A0D">
          <w:rPr>
            <w:noProof/>
            <w:webHidden/>
          </w:rPr>
          <w:fldChar w:fldCharType="end"/>
        </w:r>
      </w:hyperlink>
    </w:p>
    <w:p w14:paraId="10B9F288" w14:textId="025A2299" w:rsidR="00594A0D" w:rsidRDefault="00447BEA">
      <w:pPr>
        <w:pStyle w:val="TOC2"/>
        <w:tabs>
          <w:tab w:val="left" w:pos="960"/>
        </w:tabs>
        <w:rPr>
          <w:rFonts w:asciiTheme="minorHAnsi" w:eastAsiaTheme="minorEastAsia" w:hAnsiTheme="minorHAnsi" w:cstheme="minorBidi"/>
          <w:noProof/>
          <w:szCs w:val="22"/>
          <w:lang w:eastAsia="en-US"/>
        </w:rPr>
      </w:pPr>
      <w:hyperlink w:anchor="_Toc106302919" w:history="1">
        <w:r w:rsidR="00594A0D" w:rsidRPr="000863A0">
          <w:rPr>
            <w:rStyle w:val="Hyperlink"/>
            <w:rFonts w:ascii="Calibri" w:hAnsi="Calibri"/>
            <w:bCs/>
            <w:noProof/>
          </w:rPr>
          <w:t>5.2</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Safety Requirements</w:t>
        </w:r>
        <w:r w:rsidR="00594A0D">
          <w:rPr>
            <w:noProof/>
            <w:webHidden/>
          </w:rPr>
          <w:tab/>
        </w:r>
        <w:r w:rsidR="00594A0D">
          <w:rPr>
            <w:noProof/>
            <w:webHidden/>
          </w:rPr>
          <w:fldChar w:fldCharType="begin"/>
        </w:r>
        <w:r w:rsidR="00594A0D">
          <w:rPr>
            <w:noProof/>
            <w:webHidden/>
          </w:rPr>
          <w:instrText xml:space="preserve"> PAGEREF _Toc106302919 \h </w:instrText>
        </w:r>
        <w:r w:rsidR="00594A0D">
          <w:rPr>
            <w:noProof/>
            <w:webHidden/>
          </w:rPr>
        </w:r>
        <w:r w:rsidR="00594A0D">
          <w:rPr>
            <w:noProof/>
            <w:webHidden/>
          </w:rPr>
          <w:fldChar w:fldCharType="separate"/>
        </w:r>
        <w:r w:rsidR="00594A0D">
          <w:rPr>
            <w:noProof/>
            <w:webHidden/>
          </w:rPr>
          <w:t>21</w:t>
        </w:r>
        <w:r w:rsidR="00594A0D">
          <w:rPr>
            <w:noProof/>
            <w:webHidden/>
          </w:rPr>
          <w:fldChar w:fldCharType="end"/>
        </w:r>
      </w:hyperlink>
    </w:p>
    <w:p w14:paraId="4899FA03" w14:textId="10A82312" w:rsidR="00594A0D" w:rsidRDefault="00447BEA">
      <w:pPr>
        <w:pStyle w:val="TOC2"/>
        <w:tabs>
          <w:tab w:val="left" w:pos="960"/>
        </w:tabs>
        <w:rPr>
          <w:rFonts w:asciiTheme="minorHAnsi" w:eastAsiaTheme="minorEastAsia" w:hAnsiTheme="minorHAnsi" w:cstheme="minorBidi"/>
          <w:noProof/>
          <w:szCs w:val="22"/>
          <w:lang w:eastAsia="en-US"/>
        </w:rPr>
      </w:pPr>
      <w:hyperlink w:anchor="_Toc106302920" w:history="1">
        <w:r w:rsidR="00594A0D" w:rsidRPr="000863A0">
          <w:rPr>
            <w:rStyle w:val="Hyperlink"/>
            <w:rFonts w:ascii="Calibri" w:hAnsi="Calibri"/>
            <w:bCs/>
            <w:noProof/>
          </w:rPr>
          <w:t>5.3</w:t>
        </w:r>
        <w:r w:rsidR="00594A0D">
          <w:rPr>
            <w:rFonts w:asciiTheme="minorHAnsi" w:eastAsiaTheme="minorEastAsia" w:hAnsiTheme="minorHAnsi" w:cstheme="minorBidi"/>
            <w:noProof/>
            <w:szCs w:val="22"/>
            <w:lang w:eastAsia="en-US"/>
          </w:rPr>
          <w:tab/>
        </w:r>
        <w:r w:rsidR="00594A0D" w:rsidRPr="000863A0">
          <w:rPr>
            <w:rStyle w:val="Hyperlink"/>
            <w:rFonts w:ascii="Calibri" w:hAnsi="Calibri"/>
            <w:noProof/>
          </w:rPr>
          <w:t>Security Requirements</w:t>
        </w:r>
        <w:r w:rsidR="00594A0D">
          <w:rPr>
            <w:noProof/>
            <w:webHidden/>
          </w:rPr>
          <w:tab/>
        </w:r>
        <w:r w:rsidR="00594A0D">
          <w:rPr>
            <w:noProof/>
            <w:webHidden/>
          </w:rPr>
          <w:fldChar w:fldCharType="begin"/>
        </w:r>
        <w:r w:rsidR="00594A0D">
          <w:rPr>
            <w:noProof/>
            <w:webHidden/>
          </w:rPr>
          <w:instrText xml:space="preserve"> PAGEREF _Toc106302920 \h </w:instrText>
        </w:r>
        <w:r w:rsidR="00594A0D">
          <w:rPr>
            <w:noProof/>
            <w:webHidden/>
          </w:rPr>
        </w:r>
        <w:r w:rsidR="00594A0D">
          <w:rPr>
            <w:noProof/>
            <w:webHidden/>
          </w:rPr>
          <w:fldChar w:fldCharType="separate"/>
        </w:r>
        <w:r w:rsidR="00594A0D">
          <w:rPr>
            <w:noProof/>
            <w:webHidden/>
          </w:rPr>
          <w:t>21</w:t>
        </w:r>
        <w:r w:rsidR="00594A0D">
          <w:rPr>
            <w:noProof/>
            <w:webHidden/>
          </w:rPr>
          <w:fldChar w:fldCharType="end"/>
        </w:r>
      </w:hyperlink>
    </w:p>
    <w:p w14:paraId="56191E2E" w14:textId="230E6B19" w:rsidR="00594A0D" w:rsidRDefault="00447BEA">
      <w:pPr>
        <w:pStyle w:val="TOC1"/>
        <w:rPr>
          <w:rFonts w:asciiTheme="minorHAnsi" w:eastAsiaTheme="minorEastAsia" w:hAnsiTheme="minorHAnsi" w:cstheme="minorBidi"/>
          <w:b w:val="0"/>
          <w:noProof/>
          <w:sz w:val="22"/>
          <w:szCs w:val="22"/>
          <w:lang w:val="en-US" w:eastAsia="en-US"/>
        </w:rPr>
      </w:pPr>
      <w:hyperlink w:anchor="_Toc106302921" w:history="1">
        <w:r w:rsidR="00594A0D" w:rsidRPr="000863A0">
          <w:rPr>
            <w:rStyle w:val="Hyperlink"/>
            <w:rFonts w:ascii="Calibri" w:hAnsi="Calibri"/>
            <w:noProof/>
          </w:rPr>
          <w:t>6.</w:t>
        </w:r>
        <w:r w:rsidR="00594A0D">
          <w:rPr>
            <w:rFonts w:asciiTheme="minorHAnsi" w:eastAsiaTheme="minorEastAsia" w:hAnsiTheme="minorHAnsi" w:cstheme="minorBidi"/>
            <w:b w:val="0"/>
            <w:noProof/>
            <w:sz w:val="22"/>
            <w:szCs w:val="22"/>
            <w:lang w:val="en-US" w:eastAsia="en-US"/>
          </w:rPr>
          <w:tab/>
        </w:r>
        <w:r w:rsidR="00594A0D" w:rsidRPr="000863A0">
          <w:rPr>
            <w:rStyle w:val="Hyperlink"/>
            <w:rFonts w:ascii="Calibri" w:hAnsi="Calibri"/>
            <w:noProof/>
          </w:rPr>
          <w:t>Appendix A: List of Masters</w:t>
        </w:r>
        <w:r w:rsidR="00594A0D">
          <w:rPr>
            <w:noProof/>
            <w:webHidden/>
          </w:rPr>
          <w:tab/>
        </w:r>
        <w:r w:rsidR="00594A0D">
          <w:rPr>
            <w:noProof/>
            <w:webHidden/>
          </w:rPr>
          <w:fldChar w:fldCharType="begin"/>
        </w:r>
        <w:r w:rsidR="00594A0D">
          <w:rPr>
            <w:noProof/>
            <w:webHidden/>
          </w:rPr>
          <w:instrText xml:space="preserve"> PAGEREF _Toc106302921 \h </w:instrText>
        </w:r>
        <w:r w:rsidR="00594A0D">
          <w:rPr>
            <w:noProof/>
            <w:webHidden/>
          </w:rPr>
        </w:r>
        <w:r w:rsidR="00594A0D">
          <w:rPr>
            <w:noProof/>
            <w:webHidden/>
          </w:rPr>
          <w:fldChar w:fldCharType="separate"/>
        </w:r>
        <w:r w:rsidR="00594A0D">
          <w:rPr>
            <w:noProof/>
            <w:webHidden/>
          </w:rPr>
          <w:t>21</w:t>
        </w:r>
        <w:r w:rsidR="00594A0D">
          <w:rPr>
            <w:noProof/>
            <w:webHidden/>
          </w:rPr>
          <w:fldChar w:fldCharType="end"/>
        </w:r>
      </w:hyperlink>
    </w:p>
    <w:p w14:paraId="1CA7A36E" w14:textId="669965E9" w:rsidR="00594A0D" w:rsidRDefault="00447BEA">
      <w:pPr>
        <w:pStyle w:val="TOC1"/>
        <w:rPr>
          <w:rFonts w:asciiTheme="minorHAnsi" w:eastAsiaTheme="minorEastAsia" w:hAnsiTheme="minorHAnsi" w:cstheme="minorBidi"/>
          <w:b w:val="0"/>
          <w:noProof/>
          <w:sz w:val="22"/>
          <w:szCs w:val="22"/>
          <w:lang w:val="en-US" w:eastAsia="en-US"/>
        </w:rPr>
      </w:pPr>
      <w:hyperlink w:anchor="_Toc106302922" w:history="1">
        <w:r w:rsidR="00594A0D" w:rsidRPr="000863A0">
          <w:rPr>
            <w:rStyle w:val="Hyperlink"/>
            <w:noProof/>
          </w:rPr>
          <w:t>7.</w:t>
        </w:r>
        <w:r w:rsidR="00594A0D">
          <w:rPr>
            <w:rFonts w:asciiTheme="minorHAnsi" w:eastAsiaTheme="minorEastAsia" w:hAnsiTheme="minorHAnsi" w:cstheme="minorBidi"/>
            <w:b w:val="0"/>
            <w:noProof/>
            <w:sz w:val="22"/>
            <w:szCs w:val="22"/>
            <w:lang w:val="en-US" w:eastAsia="en-US"/>
          </w:rPr>
          <w:tab/>
        </w:r>
        <w:r w:rsidR="00594A0D" w:rsidRPr="000863A0">
          <w:rPr>
            <w:rStyle w:val="Hyperlink"/>
            <w:rFonts w:ascii="Calibri" w:hAnsi="Calibri"/>
            <w:noProof/>
          </w:rPr>
          <w:t>Appendix B: Route Details</w:t>
        </w:r>
        <w:r w:rsidR="00594A0D">
          <w:rPr>
            <w:noProof/>
            <w:webHidden/>
          </w:rPr>
          <w:tab/>
        </w:r>
        <w:r w:rsidR="00594A0D">
          <w:rPr>
            <w:noProof/>
            <w:webHidden/>
          </w:rPr>
          <w:fldChar w:fldCharType="begin"/>
        </w:r>
        <w:r w:rsidR="00594A0D">
          <w:rPr>
            <w:noProof/>
            <w:webHidden/>
          </w:rPr>
          <w:instrText xml:space="preserve"> PAGEREF _Toc106302922 \h </w:instrText>
        </w:r>
        <w:r w:rsidR="00594A0D">
          <w:rPr>
            <w:noProof/>
            <w:webHidden/>
          </w:rPr>
        </w:r>
        <w:r w:rsidR="00594A0D">
          <w:rPr>
            <w:noProof/>
            <w:webHidden/>
          </w:rPr>
          <w:fldChar w:fldCharType="separate"/>
        </w:r>
        <w:r w:rsidR="00594A0D">
          <w:rPr>
            <w:noProof/>
            <w:webHidden/>
          </w:rPr>
          <w:t>21</w:t>
        </w:r>
        <w:r w:rsidR="00594A0D">
          <w:rPr>
            <w:noProof/>
            <w:webHidden/>
          </w:rPr>
          <w:fldChar w:fldCharType="end"/>
        </w:r>
      </w:hyperlink>
    </w:p>
    <w:p w14:paraId="663568D5" w14:textId="7A3C6BAF" w:rsidR="00594A0D" w:rsidRDefault="00447BEA">
      <w:pPr>
        <w:pStyle w:val="TOC1"/>
        <w:rPr>
          <w:rFonts w:asciiTheme="minorHAnsi" w:eastAsiaTheme="minorEastAsia" w:hAnsiTheme="minorHAnsi" w:cstheme="minorBidi"/>
          <w:b w:val="0"/>
          <w:noProof/>
          <w:sz w:val="22"/>
          <w:szCs w:val="22"/>
          <w:lang w:val="en-US" w:eastAsia="en-US"/>
        </w:rPr>
      </w:pPr>
      <w:hyperlink w:anchor="_Toc106302923" w:history="1">
        <w:r w:rsidR="00594A0D" w:rsidRPr="000863A0">
          <w:rPr>
            <w:rStyle w:val="Hyperlink"/>
            <w:noProof/>
          </w:rPr>
          <w:t>8.</w:t>
        </w:r>
        <w:r w:rsidR="00594A0D">
          <w:rPr>
            <w:rFonts w:asciiTheme="minorHAnsi" w:eastAsiaTheme="minorEastAsia" w:hAnsiTheme="minorHAnsi" w:cstheme="minorBidi"/>
            <w:b w:val="0"/>
            <w:noProof/>
            <w:sz w:val="22"/>
            <w:szCs w:val="22"/>
            <w:lang w:val="en-US" w:eastAsia="en-US"/>
          </w:rPr>
          <w:tab/>
        </w:r>
        <w:r w:rsidR="00594A0D" w:rsidRPr="000863A0">
          <w:rPr>
            <w:rStyle w:val="Hyperlink"/>
            <w:rFonts w:cstheme="minorHAnsi"/>
            <w:noProof/>
          </w:rPr>
          <w:t>Appendix C: Field List</w:t>
        </w:r>
        <w:r w:rsidR="00594A0D">
          <w:rPr>
            <w:noProof/>
            <w:webHidden/>
          </w:rPr>
          <w:tab/>
        </w:r>
        <w:r w:rsidR="00594A0D">
          <w:rPr>
            <w:noProof/>
            <w:webHidden/>
          </w:rPr>
          <w:fldChar w:fldCharType="begin"/>
        </w:r>
        <w:r w:rsidR="00594A0D">
          <w:rPr>
            <w:noProof/>
            <w:webHidden/>
          </w:rPr>
          <w:instrText xml:space="preserve"> PAGEREF _Toc106302923 \h </w:instrText>
        </w:r>
        <w:r w:rsidR="00594A0D">
          <w:rPr>
            <w:noProof/>
            <w:webHidden/>
          </w:rPr>
        </w:r>
        <w:r w:rsidR="00594A0D">
          <w:rPr>
            <w:noProof/>
            <w:webHidden/>
          </w:rPr>
          <w:fldChar w:fldCharType="separate"/>
        </w:r>
        <w:r w:rsidR="00594A0D">
          <w:rPr>
            <w:noProof/>
            <w:webHidden/>
          </w:rPr>
          <w:t>21</w:t>
        </w:r>
        <w:r w:rsidR="00594A0D">
          <w:rPr>
            <w:noProof/>
            <w:webHidden/>
          </w:rPr>
          <w:fldChar w:fldCharType="end"/>
        </w:r>
      </w:hyperlink>
    </w:p>
    <w:p w14:paraId="2A03A439" w14:textId="28EF8C1B" w:rsidR="00594A0D" w:rsidRDefault="00447BEA">
      <w:pPr>
        <w:pStyle w:val="TOC1"/>
        <w:rPr>
          <w:rFonts w:asciiTheme="minorHAnsi" w:eastAsiaTheme="minorEastAsia" w:hAnsiTheme="minorHAnsi" w:cstheme="minorBidi"/>
          <w:b w:val="0"/>
          <w:noProof/>
          <w:sz w:val="22"/>
          <w:szCs w:val="22"/>
          <w:lang w:val="en-US" w:eastAsia="en-US"/>
        </w:rPr>
      </w:pPr>
      <w:hyperlink w:anchor="_Toc106302924" w:history="1">
        <w:r w:rsidR="00594A0D" w:rsidRPr="000863A0">
          <w:rPr>
            <w:rStyle w:val="Hyperlink"/>
            <w:rFonts w:ascii="Calibri" w:hAnsi="Calibri"/>
            <w:noProof/>
          </w:rPr>
          <w:t>9.</w:t>
        </w:r>
        <w:r w:rsidR="00594A0D">
          <w:rPr>
            <w:rFonts w:asciiTheme="minorHAnsi" w:eastAsiaTheme="minorEastAsia" w:hAnsiTheme="minorHAnsi" w:cstheme="minorBidi"/>
            <w:b w:val="0"/>
            <w:noProof/>
            <w:sz w:val="22"/>
            <w:szCs w:val="22"/>
            <w:lang w:val="en-US" w:eastAsia="en-US"/>
          </w:rPr>
          <w:tab/>
        </w:r>
        <w:r w:rsidR="00594A0D" w:rsidRPr="000863A0">
          <w:rPr>
            <w:rStyle w:val="Hyperlink"/>
            <w:rFonts w:ascii="Calibri" w:hAnsi="Calibri"/>
            <w:noProof/>
          </w:rPr>
          <w:t>Appendix D: Prototype Screens</w:t>
        </w:r>
        <w:r w:rsidR="00594A0D">
          <w:rPr>
            <w:noProof/>
            <w:webHidden/>
          </w:rPr>
          <w:tab/>
        </w:r>
        <w:r w:rsidR="00594A0D">
          <w:rPr>
            <w:noProof/>
            <w:webHidden/>
          </w:rPr>
          <w:fldChar w:fldCharType="begin"/>
        </w:r>
        <w:r w:rsidR="00594A0D">
          <w:rPr>
            <w:noProof/>
            <w:webHidden/>
          </w:rPr>
          <w:instrText xml:space="preserve"> PAGEREF _Toc106302924 \h </w:instrText>
        </w:r>
        <w:r w:rsidR="00594A0D">
          <w:rPr>
            <w:noProof/>
            <w:webHidden/>
          </w:rPr>
        </w:r>
        <w:r w:rsidR="00594A0D">
          <w:rPr>
            <w:noProof/>
            <w:webHidden/>
          </w:rPr>
          <w:fldChar w:fldCharType="separate"/>
        </w:r>
        <w:r w:rsidR="00594A0D">
          <w:rPr>
            <w:noProof/>
            <w:webHidden/>
          </w:rPr>
          <w:t>22</w:t>
        </w:r>
        <w:r w:rsidR="00594A0D">
          <w:rPr>
            <w:noProof/>
            <w:webHidden/>
          </w:rPr>
          <w:fldChar w:fldCharType="end"/>
        </w:r>
      </w:hyperlink>
    </w:p>
    <w:p w14:paraId="68BFE74F" w14:textId="0664897A" w:rsidR="00594A0D" w:rsidRDefault="00447BEA">
      <w:pPr>
        <w:pStyle w:val="TOC1"/>
        <w:rPr>
          <w:rFonts w:asciiTheme="minorHAnsi" w:eastAsiaTheme="minorEastAsia" w:hAnsiTheme="minorHAnsi" w:cstheme="minorBidi"/>
          <w:b w:val="0"/>
          <w:noProof/>
          <w:sz w:val="22"/>
          <w:szCs w:val="22"/>
          <w:lang w:val="en-US" w:eastAsia="en-US"/>
        </w:rPr>
      </w:pPr>
      <w:hyperlink w:anchor="_Toc106302925" w:history="1">
        <w:r w:rsidR="00594A0D" w:rsidRPr="000863A0">
          <w:rPr>
            <w:rStyle w:val="Hyperlink"/>
            <w:rFonts w:ascii="Calibri" w:hAnsi="Calibri"/>
            <w:noProof/>
          </w:rPr>
          <w:t>10.</w:t>
        </w:r>
        <w:r w:rsidR="00594A0D">
          <w:rPr>
            <w:rFonts w:asciiTheme="minorHAnsi" w:eastAsiaTheme="minorEastAsia" w:hAnsiTheme="minorHAnsi" w:cstheme="minorBidi"/>
            <w:b w:val="0"/>
            <w:noProof/>
            <w:sz w:val="22"/>
            <w:szCs w:val="22"/>
            <w:lang w:val="en-US" w:eastAsia="en-US"/>
          </w:rPr>
          <w:tab/>
        </w:r>
        <w:r w:rsidR="00594A0D" w:rsidRPr="000863A0">
          <w:rPr>
            <w:rStyle w:val="Hyperlink"/>
            <w:rFonts w:ascii="Calibri" w:hAnsi="Calibri"/>
            <w:noProof/>
          </w:rPr>
          <w:t>Templates</w:t>
        </w:r>
        <w:r w:rsidR="00594A0D">
          <w:rPr>
            <w:noProof/>
            <w:webHidden/>
          </w:rPr>
          <w:tab/>
        </w:r>
        <w:r w:rsidR="00594A0D">
          <w:rPr>
            <w:noProof/>
            <w:webHidden/>
          </w:rPr>
          <w:fldChar w:fldCharType="begin"/>
        </w:r>
        <w:r w:rsidR="00594A0D">
          <w:rPr>
            <w:noProof/>
            <w:webHidden/>
          </w:rPr>
          <w:instrText xml:space="preserve"> PAGEREF _Toc106302925 \h </w:instrText>
        </w:r>
        <w:r w:rsidR="00594A0D">
          <w:rPr>
            <w:noProof/>
            <w:webHidden/>
          </w:rPr>
        </w:r>
        <w:r w:rsidR="00594A0D">
          <w:rPr>
            <w:noProof/>
            <w:webHidden/>
          </w:rPr>
          <w:fldChar w:fldCharType="separate"/>
        </w:r>
        <w:r w:rsidR="00594A0D">
          <w:rPr>
            <w:noProof/>
            <w:webHidden/>
          </w:rPr>
          <w:t>22</w:t>
        </w:r>
        <w:r w:rsidR="00594A0D">
          <w:rPr>
            <w:noProof/>
            <w:webHidden/>
          </w:rPr>
          <w:fldChar w:fldCharType="end"/>
        </w:r>
      </w:hyperlink>
    </w:p>
    <w:p w14:paraId="2519C247" w14:textId="63CA37E9" w:rsidR="00594A0D" w:rsidRDefault="00447BEA">
      <w:pPr>
        <w:pStyle w:val="TOC1"/>
        <w:rPr>
          <w:rFonts w:asciiTheme="minorHAnsi" w:eastAsiaTheme="minorEastAsia" w:hAnsiTheme="minorHAnsi" w:cstheme="minorBidi"/>
          <w:b w:val="0"/>
          <w:noProof/>
          <w:sz w:val="22"/>
          <w:szCs w:val="22"/>
          <w:lang w:val="en-US" w:eastAsia="en-US"/>
        </w:rPr>
      </w:pPr>
      <w:hyperlink w:anchor="_Toc106302926" w:history="1">
        <w:r w:rsidR="00594A0D" w:rsidRPr="000863A0">
          <w:rPr>
            <w:rStyle w:val="Hyperlink"/>
            <w:rFonts w:ascii="Calibri" w:hAnsi="Calibri"/>
            <w:noProof/>
          </w:rPr>
          <w:t>11.</w:t>
        </w:r>
        <w:r w:rsidR="00594A0D">
          <w:rPr>
            <w:rFonts w:asciiTheme="minorHAnsi" w:eastAsiaTheme="minorEastAsia" w:hAnsiTheme="minorHAnsi" w:cstheme="minorBidi"/>
            <w:b w:val="0"/>
            <w:noProof/>
            <w:sz w:val="22"/>
            <w:szCs w:val="22"/>
            <w:lang w:val="en-US" w:eastAsia="en-US"/>
          </w:rPr>
          <w:tab/>
        </w:r>
        <w:r w:rsidR="00594A0D" w:rsidRPr="000863A0">
          <w:rPr>
            <w:rStyle w:val="Hyperlink"/>
            <w:rFonts w:ascii="Calibri" w:hAnsi="Calibri"/>
            <w:noProof/>
          </w:rPr>
          <w:t>Appendix E: Open Items</w:t>
        </w:r>
        <w:r w:rsidR="00594A0D">
          <w:rPr>
            <w:noProof/>
            <w:webHidden/>
          </w:rPr>
          <w:tab/>
        </w:r>
        <w:r w:rsidR="00594A0D">
          <w:rPr>
            <w:noProof/>
            <w:webHidden/>
          </w:rPr>
          <w:fldChar w:fldCharType="begin"/>
        </w:r>
        <w:r w:rsidR="00594A0D">
          <w:rPr>
            <w:noProof/>
            <w:webHidden/>
          </w:rPr>
          <w:instrText xml:space="preserve"> PAGEREF _Toc106302926 \h </w:instrText>
        </w:r>
        <w:r w:rsidR="00594A0D">
          <w:rPr>
            <w:noProof/>
            <w:webHidden/>
          </w:rPr>
        </w:r>
        <w:r w:rsidR="00594A0D">
          <w:rPr>
            <w:noProof/>
            <w:webHidden/>
          </w:rPr>
          <w:fldChar w:fldCharType="separate"/>
        </w:r>
        <w:r w:rsidR="00594A0D">
          <w:rPr>
            <w:noProof/>
            <w:webHidden/>
          </w:rPr>
          <w:t>22</w:t>
        </w:r>
        <w:r w:rsidR="00594A0D">
          <w:rPr>
            <w:noProof/>
            <w:webHidden/>
          </w:rPr>
          <w:fldChar w:fldCharType="end"/>
        </w:r>
      </w:hyperlink>
    </w:p>
    <w:p w14:paraId="65E0A6AF" w14:textId="683EEBF1" w:rsidR="00BF478C" w:rsidRPr="00ED38CA" w:rsidRDefault="00BF478C" w:rsidP="00BF478C">
      <w:pPr>
        <w:rPr>
          <w:rFonts w:ascii="Calibri" w:hAnsi="Calibri"/>
        </w:rPr>
      </w:pPr>
      <w:r w:rsidRPr="00ED38CA">
        <w:rPr>
          <w:rFonts w:ascii="Calibri" w:hAnsi="Calibri"/>
        </w:rPr>
        <w:fldChar w:fldCharType="end"/>
      </w:r>
    </w:p>
    <w:p w14:paraId="2D39A4A0" w14:textId="77777777" w:rsidR="00BF478C" w:rsidRPr="00ED38CA" w:rsidRDefault="00BF478C" w:rsidP="00BF478C">
      <w:pPr>
        <w:pStyle w:val="Heading1"/>
        <w:tabs>
          <w:tab w:val="left" w:pos="0"/>
        </w:tabs>
        <w:rPr>
          <w:rFonts w:ascii="Calibri" w:hAnsi="Calibri"/>
        </w:rPr>
      </w:pPr>
      <w:bookmarkStart w:id="7" w:name="_Introduction"/>
      <w:bookmarkStart w:id="8" w:name="_Toc106302871"/>
      <w:bookmarkEnd w:id="7"/>
      <w:r w:rsidRPr="00ED38CA">
        <w:rPr>
          <w:rFonts w:ascii="Calibri" w:hAnsi="Calibri"/>
        </w:rPr>
        <w:t>Introduction</w:t>
      </w:r>
      <w:bookmarkEnd w:id="8"/>
    </w:p>
    <w:p w14:paraId="176D4FB1" w14:textId="77777777" w:rsidR="00BF478C" w:rsidRPr="00ED38CA" w:rsidRDefault="00BF478C" w:rsidP="00BF478C">
      <w:pPr>
        <w:pStyle w:val="Heading2"/>
        <w:tabs>
          <w:tab w:val="clear" w:pos="360"/>
          <w:tab w:val="left" w:pos="720"/>
          <w:tab w:val="left" w:pos="2250"/>
          <w:tab w:val="left" w:pos="3060"/>
          <w:tab w:val="left" w:pos="3150"/>
          <w:tab w:val="left" w:pos="3600"/>
        </w:tabs>
        <w:ind w:left="720" w:hanging="720"/>
        <w:rPr>
          <w:rFonts w:ascii="Calibri" w:hAnsi="Calibri"/>
        </w:rPr>
      </w:pPr>
      <w:bookmarkStart w:id="9" w:name="_Purpose"/>
      <w:bookmarkStart w:id="10" w:name="_Toc106302872"/>
      <w:bookmarkEnd w:id="9"/>
      <w:r w:rsidRPr="00ED38CA">
        <w:rPr>
          <w:rFonts w:ascii="Calibri" w:hAnsi="Calibri"/>
        </w:rPr>
        <w:t>Purpose</w:t>
      </w:r>
      <w:bookmarkEnd w:id="10"/>
      <w:r w:rsidRPr="00ED38CA">
        <w:rPr>
          <w:rFonts w:ascii="Calibri" w:hAnsi="Calibri"/>
        </w:rPr>
        <w:t xml:space="preserve"> </w:t>
      </w:r>
    </w:p>
    <w:p w14:paraId="5796EA4E" w14:textId="120A268A" w:rsidR="00BF478C" w:rsidRPr="00ED38CA" w:rsidRDefault="00BF478C" w:rsidP="00BF478C">
      <w:pPr>
        <w:spacing w:line="360" w:lineRule="auto"/>
        <w:jc w:val="both"/>
        <w:rPr>
          <w:rFonts w:ascii="Calibri" w:hAnsi="Calibri" w:cs="Arial"/>
          <w:sz w:val="20"/>
          <w:szCs w:val="24"/>
        </w:rPr>
      </w:pPr>
      <w:r>
        <w:rPr>
          <w:rFonts w:ascii="Calibri" w:hAnsi="Calibri" w:cs="Arial"/>
          <w:sz w:val="20"/>
          <w:szCs w:val="24"/>
        </w:rPr>
        <w:t>'Digital Acc</w:t>
      </w:r>
      <w:r w:rsidR="008B73BF">
        <w:rPr>
          <w:rFonts w:ascii="Calibri" w:hAnsi="Calibri" w:cs="Arial"/>
          <w:sz w:val="20"/>
          <w:szCs w:val="24"/>
        </w:rPr>
        <w:t>ount Onboarding</w:t>
      </w:r>
      <w:r>
        <w:rPr>
          <w:rFonts w:ascii="Calibri" w:hAnsi="Calibri" w:cs="Arial"/>
          <w:sz w:val="20"/>
          <w:szCs w:val="24"/>
        </w:rPr>
        <w:t>'</w:t>
      </w:r>
      <w:r w:rsidRPr="00ED38CA">
        <w:rPr>
          <w:rFonts w:ascii="Calibri" w:hAnsi="Calibri" w:cs="Arial"/>
          <w:sz w:val="20"/>
          <w:szCs w:val="24"/>
        </w:rPr>
        <w:t xml:space="preserve"> process aims to implement Newgen’s </w:t>
      </w:r>
      <w:r w:rsidR="008B73BF">
        <w:rPr>
          <w:rFonts w:ascii="Calibri" w:hAnsi="Calibri" w:cs="Arial"/>
          <w:sz w:val="20"/>
          <w:szCs w:val="24"/>
        </w:rPr>
        <w:t>IBPS platform</w:t>
      </w:r>
      <w:r w:rsidRPr="00ED38CA">
        <w:rPr>
          <w:rFonts w:ascii="Calibri" w:hAnsi="Calibri" w:cs="Arial"/>
          <w:sz w:val="20"/>
          <w:szCs w:val="24"/>
        </w:rPr>
        <w:t xml:space="preserve"> for automating the handling of </w:t>
      </w:r>
      <w:r>
        <w:rPr>
          <w:rFonts w:ascii="Calibri" w:hAnsi="Calibri" w:cs="Arial"/>
          <w:sz w:val="20"/>
          <w:szCs w:val="24"/>
        </w:rPr>
        <w:t>'</w:t>
      </w:r>
      <w:r w:rsidR="0099021B">
        <w:rPr>
          <w:rFonts w:ascii="Calibri" w:hAnsi="Calibri" w:cs="Arial"/>
          <w:sz w:val="20"/>
          <w:szCs w:val="24"/>
        </w:rPr>
        <w:t xml:space="preserve">Digital Account </w:t>
      </w:r>
      <w:r w:rsidR="00085073">
        <w:rPr>
          <w:rFonts w:ascii="Calibri" w:hAnsi="Calibri" w:cs="Arial"/>
          <w:sz w:val="20"/>
          <w:szCs w:val="24"/>
        </w:rPr>
        <w:t>Onboarding</w:t>
      </w:r>
      <w:r>
        <w:rPr>
          <w:rFonts w:ascii="Calibri" w:hAnsi="Calibri" w:cs="Arial"/>
          <w:sz w:val="20"/>
          <w:szCs w:val="24"/>
        </w:rPr>
        <w:t>'</w:t>
      </w:r>
      <w:r w:rsidR="00085073">
        <w:rPr>
          <w:rFonts w:ascii="Calibri" w:hAnsi="Calibri" w:cs="Arial"/>
          <w:sz w:val="20"/>
          <w:szCs w:val="24"/>
        </w:rPr>
        <w:t xml:space="preserve"> applications</w:t>
      </w:r>
      <w:r>
        <w:rPr>
          <w:rFonts w:ascii="Calibri" w:hAnsi="Calibri" w:cs="Arial"/>
          <w:sz w:val="20"/>
          <w:szCs w:val="24"/>
        </w:rPr>
        <w:t xml:space="preserve"> processing at back end</w:t>
      </w:r>
      <w:r w:rsidR="005D4B9C">
        <w:rPr>
          <w:rFonts w:ascii="Calibri" w:hAnsi="Calibri" w:cs="Arial"/>
          <w:sz w:val="20"/>
          <w:szCs w:val="24"/>
        </w:rPr>
        <w:t xml:space="preserve"> for approvals required from Operations/ Compliance and to track the </w:t>
      </w:r>
      <w:r w:rsidR="005609FE">
        <w:rPr>
          <w:rFonts w:ascii="Calibri" w:hAnsi="Calibri" w:cs="Arial"/>
          <w:sz w:val="20"/>
          <w:szCs w:val="24"/>
        </w:rPr>
        <w:t>courier delivery along with signature upload</w:t>
      </w:r>
      <w:r w:rsidRPr="00ED38CA">
        <w:rPr>
          <w:rFonts w:ascii="Calibri" w:hAnsi="Calibri" w:cs="Arial"/>
          <w:sz w:val="20"/>
          <w:szCs w:val="24"/>
        </w:rPr>
        <w:t>.</w:t>
      </w:r>
    </w:p>
    <w:p w14:paraId="53A7843B" w14:textId="77777777" w:rsidR="00BF478C" w:rsidRPr="00ED38CA" w:rsidRDefault="00BF478C" w:rsidP="00BF478C">
      <w:pPr>
        <w:spacing w:line="360" w:lineRule="auto"/>
        <w:jc w:val="both"/>
        <w:rPr>
          <w:rFonts w:ascii="Calibri" w:hAnsi="Calibri" w:cs="Arial"/>
          <w:sz w:val="20"/>
          <w:szCs w:val="24"/>
        </w:rPr>
      </w:pPr>
      <w:r w:rsidRPr="00ED38CA">
        <w:rPr>
          <w:rFonts w:ascii="Calibri" w:hAnsi="Calibri" w:cs="Arial"/>
          <w:sz w:val="20"/>
          <w:szCs w:val="24"/>
        </w:rPr>
        <w:t>The key objectives of this process are:</w:t>
      </w:r>
    </w:p>
    <w:p w14:paraId="5C88B9BA" w14:textId="77777777" w:rsidR="00BF478C" w:rsidRPr="00373378" w:rsidRDefault="00BF478C" w:rsidP="0011095C">
      <w:pPr>
        <w:pStyle w:val="ListParagraph"/>
        <w:numPr>
          <w:ilvl w:val="0"/>
          <w:numId w:val="2"/>
        </w:numPr>
        <w:suppressAutoHyphens w:val="0"/>
        <w:spacing w:line="360" w:lineRule="auto"/>
        <w:jc w:val="both"/>
        <w:rPr>
          <w:rFonts w:ascii="Calibri" w:hAnsi="Calibri" w:cs="Arial"/>
          <w:sz w:val="20"/>
        </w:rPr>
      </w:pPr>
      <w:r w:rsidRPr="00373378">
        <w:rPr>
          <w:rFonts w:ascii="Calibri" w:hAnsi="Calibri" w:cs="Arial"/>
          <w:sz w:val="20"/>
        </w:rPr>
        <w:t>Workflow automation</w:t>
      </w:r>
    </w:p>
    <w:p w14:paraId="0449FCCD" w14:textId="77777777" w:rsidR="00BF478C" w:rsidRPr="00373378" w:rsidRDefault="00BF478C" w:rsidP="0011095C">
      <w:pPr>
        <w:pStyle w:val="ListParagraph"/>
        <w:numPr>
          <w:ilvl w:val="0"/>
          <w:numId w:val="2"/>
        </w:numPr>
        <w:suppressAutoHyphens w:val="0"/>
        <w:spacing w:line="360" w:lineRule="auto"/>
        <w:jc w:val="both"/>
        <w:rPr>
          <w:rFonts w:ascii="Calibri" w:hAnsi="Calibri" w:cs="Arial"/>
          <w:sz w:val="20"/>
        </w:rPr>
      </w:pPr>
      <w:r w:rsidRPr="00373378">
        <w:rPr>
          <w:rFonts w:ascii="Calibri" w:hAnsi="Calibri" w:cs="Arial"/>
          <w:sz w:val="20"/>
        </w:rPr>
        <w:t>Reporting</w:t>
      </w:r>
    </w:p>
    <w:p w14:paraId="2573EAFD" w14:textId="77777777" w:rsidR="00BF478C" w:rsidRPr="00373378" w:rsidRDefault="00BF478C" w:rsidP="0011095C">
      <w:pPr>
        <w:pStyle w:val="ListParagraph"/>
        <w:numPr>
          <w:ilvl w:val="0"/>
          <w:numId w:val="2"/>
        </w:numPr>
        <w:suppressAutoHyphens w:val="0"/>
        <w:spacing w:line="360" w:lineRule="auto"/>
        <w:jc w:val="both"/>
        <w:rPr>
          <w:rFonts w:ascii="Calibri" w:hAnsi="Calibri" w:cs="Arial"/>
          <w:sz w:val="20"/>
        </w:rPr>
      </w:pPr>
      <w:r w:rsidRPr="00373378">
        <w:rPr>
          <w:rFonts w:ascii="Calibri" w:hAnsi="Calibri" w:cs="Arial"/>
          <w:sz w:val="20"/>
        </w:rPr>
        <w:t>Tracking</w:t>
      </w:r>
    </w:p>
    <w:p w14:paraId="6B0AAD52" w14:textId="77777777" w:rsidR="00BF478C" w:rsidRPr="00373378" w:rsidRDefault="00BF478C" w:rsidP="0011095C">
      <w:pPr>
        <w:pStyle w:val="ListParagraph"/>
        <w:numPr>
          <w:ilvl w:val="0"/>
          <w:numId w:val="2"/>
        </w:numPr>
        <w:suppressAutoHyphens w:val="0"/>
        <w:spacing w:line="360" w:lineRule="auto"/>
        <w:jc w:val="both"/>
        <w:rPr>
          <w:rFonts w:ascii="Calibri" w:hAnsi="Calibri" w:cs="Arial"/>
          <w:sz w:val="20"/>
        </w:rPr>
      </w:pPr>
      <w:r w:rsidRPr="00373378">
        <w:rPr>
          <w:rFonts w:ascii="Calibri" w:hAnsi="Calibri" w:cs="Arial"/>
          <w:sz w:val="20"/>
        </w:rPr>
        <w:t>Accountability</w:t>
      </w:r>
    </w:p>
    <w:p w14:paraId="13A81296" w14:textId="77777777" w:rsidR="00BF478C" w:rsidRPr="00373378" w:rsidRDefault="00BF478C" w:rsidP="0011095C">
      <w:pPr>
        <w:pStyle w:val="ListParagraph"/>
        <w:numPr>
          <w:ilvl w:val="0"/>
          <w:numId w:val="2"/>
        </w:numPr>
        <w:suppressAutoHyphens w:val="0"/>
        <w:spacing w:line="360" w:lineRule="auto"/>
        <w:jc w:val="both"/>
        <w:rPr>
          <w:rFonts w:ascii="Calibri" w:hAnsi="Calibri" w:cs="Arial"/>
          <w:sz w:val="20"/>
        </w:rPr>
      </w:pPr>
      <w:r w:rsidRPr="00373378">
        <w:rPr>
          <w:rFonts w:ascii="Calibri" w:hAnsi="Calibri" w:cs="Arial"/>
          <w:sz w:val="20"/>
        </w:rPr>
        <w:t xml:space="preserve">Enhance user experience </w:t>
      </w:r>
    </w:p>
    <w:p w14:paraId="31DDB845" w14:textId="77777777" w:rsidR="00BF478C" w:rsidRPr="00373378" w:rsidRDefault="00BF478C" w:rsidP="0011095C">
      <w:pPr>
        <w:pStyle w:val="ListParagraph"/>
        <w:numPr>
          <w:ilvl w:val="0"/>
          <w:numId w:val="2"/>
        </w:numPr>
        <w:suppressAutoHyphens w:val="0"/>
        <w:spacing w:line="360" w:lineRule="auto"/>
        <w:jc w:val="both"/>
        <w:rPr>
          <w:rFonts w:ascii="Calibri" w:hAnsi="Calibri" w:cs="Arial"/>
          <w:sz w:val="20"/>
        </w:rPr>
      </w:pPr>
      <w:r w:rsidRPr="00373378">
        <w:rPr>
          <w:rFonts w:ascii="Calibri" w:hAnsi="Calibri" w:cs="Arial"/>
          <w:sz w:val="20"/>
        </w:rPr>
        <w:t>Appropriate controls</w:t>
      </w:r>
    </w:p>
    <w:p w14:paraId="21F2F640" w14:textId="77777777" w:rsidR="00BF478C" w:rsidRPr="00373378" w:rsidRDefault="00BF478C" w:rsidP="0011095C">
      <w:pPr>
        <w:pStyle w:val="ListParagraph"/>
        <w:numPr>
          <w:ilvl w:val="0"/>
          <w:numId w:val="2"/>
        </w:numPr>
        <w:suppressAutoHyphens w:val="0"/>
        <w:spacing w:line="360" w:lineRule="auto"/>
        <w:jc w:val="both"/>
        <w:rPr>
          <w:rFonts w:ascii="Calibri" w:hAnsi="Calibri" w:cs="Arial"/>
          <w:sz w:val="20"/>
        </w:rPr>
      </w:pPr>
      <w:r w:rsidRPr="00373378">
        <w:rPr>
          <w:rFonts w:ascii="Calibri" w:hAnsi="Calibri" w:cs="Arial"/>
          <w:sz w:val="20"/>
        </w:rPr>
        <w:t>Reducing email exchanges</w:t>
      </w:r>
    </w:p>
    <w:p w14:paraId="00DDBE29" w14:textId="64E63356" w:rsidR="00BF478C" w:rsidRPr="00373378" w:rsidRDefault="00BF478C" w:rsidP="0011095C">
      <w:pPr>
        <w:pStyle w:val="ListParagraph"/>
        <w:numPr>
          <w:ilvl w:val="0"/>
          <w:numId w:val="2"/>
        </w:numPr>
        <w:suppressAutoHyphens w:val="0"/>
        <w:spacing w:line="360" w:lineRule="auto"/>
        <w:jc w:val="both"/>
        <w:rPr>
          <w:rFonts w:ascii="Calibri" w:hAnsi="Calibri" w:cs="Arial"/>
          <w:sz w:val="20"/>
        </w:rPr>
      </w:pPr>
      <w:r w:rsidRPr="00373378">
        <w:rPr>
          <w:rFonts w:ascii="Calibri" w:hAnsi="Calibri" w:cs="Arial"/>
          <w:sz w:val="20"/>
        </w:rPr>
        <w:t xml:space="preserve">Less paper </w:t>
      </w:r>
      <w:r w:rsidR="00BF38F4" w:rsidRPr="00373378">
        <w:rPr>
          <w:rFonts w:ascii="Calibri" w:hAnsi="Calibri" w:cs="Arial"/>
          <w:sz w:val="20"/>
        </w:rPr>
        <w:t>approach</w:t>
      </w:r>
    </w:p>
    <w:p w14:paraId="55D4D441" w14:textId="77777777" w:rsidR="00BF478C" w:rsidRPr="00ED38CA" w:rsidRDefault="00BF478C" w:rsidP="00BF478C">
      <w:pPr>
        <w:pStyle w:val="template"/>
        <w:ind w:left="720"/>
        <w:jc w:val="both"/>
        <w:rPr>
          <w:rFonts w:ascii="Calibri" w:hAnsi="Calibri"/>
          <w:sz w:val="20"/>
        </w:rPr>
      </w:pPr>
    </w:p>
    <w:p w14:paraId="60DFA5A4" w14:textId="77777777" w:rsidR="00BF478C" w:rsidRPr="00ED38CA" w:rsidRDefault="00BF478C" w:rsidP="00BF478C">
      <w:pPr>
        <w:pStyle w:val="Heading2"/>
        <w:tabs>
          <w:tab w:val="clear" w:pos="360"/>
          <w:tab w:val="left" w:pos="720"/>
        </w:tabs>
        <w:ind w:left="720" w:hanging="720"/>
        <w:rPr>
          <w:rFonts w:ascii="Calibri" w:hAnsi="Calibri"/>
        </w:rPr>
      </w:pPr>
      <w:bookmarkStart w:id="11" w:name="_Solution_Scope"/>
      <w:bookmarkStart w:id="12" w:name="_Toc106302873"/>
      <w:bookmarkEnd w:id="11"/>
      <w:r w:rsidRPr="00ED38CA">
        <w:rPr>
          <w:rFonts w:ascii="Calibri" w:hAnsi="Calibri"/>
        </w:rPr>
        <w:t>Solution Scope</w:t>
      </w:r>
      <w:bookmarkEnd w:id="12"/>
    </w:p>
    <w:p w14:paraId="7EE27CAF" w14:textId="61C13FF8" w:rsidR="00BF478C" w:rsidRPr="00ED38CA" w:rsidRDefault="00BF478C" w:rsidP="00BF478C">
      <w:pPr>
        <w:spacing w:line="360" w:lineRule="auto"/>
        <w:jc w:val="both"/>
        <w:rPr>
          <w:rFonts w:ascii="Calibri" w:hAnsi="Calibri" w:cs="Arial"/>
          <w:sz w:val="20"/>
          <w:szCs w:val="24"/>
        </w:rPr>
      </w:pPr>
      <w:r w:rsidRPr="00ED38CA">
        <w:rPr>
          <w:rFonts w:ascii="Calibri" w:hAnsi="Calibri" w:cs="Arial"/>
          <w:sz w:val="20"/>
          <w:szCs w:val="24"/>
        </w:rPr>
        <w:t xml:space="preserve">The scope of the process is to automate </w:t>
      </w:r>
      <w:r w:rsidR="00124CB4">
        <w:rPr>
          <w:rFonts w:ascii="Calibri" w:hAnsi="Calibri" w:cs="Arial"/>
          <w:sz w:val="20"/>
          <w:szCs w:val="24"/>
        </w:rPr>
        <w:t xml:space="preserve">the </w:t>
      </w:r>
      <w:r w:rsidR="005609FE">
        <w:rPr>
          <w:rFonts w:ascii="Calibri" w:hAnsi="Calibri" w:cs="Arial"/>
          <w:sz w:val="20"/>
          <w:szCs w:val="24"/>
        </w:rPr>
        <w:t xml:space="preserve">workflow and process the </w:t>
      </w:r>
      <w:r w:rsidR="00B12073">
        <w:rPr>
          <w:rFonts w:ascii="Calibri" w:hAnsi="Calibri" w:cs="Arial"/>
          <w:sz w:val="20"/>
          <w:szCs w:val="24"/>
        </w:rPr>
        <w:t>account onboarding applications being submitted from the digital application.</w:t>
      </w:r>
    </w:p>
    <w:p w14:paraId="51D64C4B" w14:textId="77777777" w:rsidR="00BF478C" w:rsidRPr="00ED38CA" w:rsidRDefault="00BF478C" w:rsidP="00BF478C">
      <w:pPr>
        <w:pStyle w:val="template"/>
        <w:ind w:left="720"/>
        <w:jc w:val="both"/>
        <w:rPr>
          <w:rFonts w:ascii="Calibri" w:hAnsi="Calibri"/>
          <w:i w:val="0"/>
          <w:iCs/>
          <w:sz w:val="20"/>
        </w:rPr>
      </w:pPr>
    </w:p>
    <w:p w14:paraId="2539C9DE" w14:textId="77777777" w:rsidR="00BF478C" w:rsidRPr="00ED38CA" w:rsidRDefault="00BF478C" w:rsidP="00BF478C">
      <w:pPr>
        <w:pStyle w:val="Heading2"/>
        <w:tabs>
          <w:tab w:val="clear" w:pos="360"/>
          <w:tab w:val="left" w:pos="720"/>
        </w:tabs>
        <w:ind w:left="720" w:hanging="720"/>
        <w:rPr>
          <w:rFonts w:ascii="Calibri" w:hAnsi="Calibri"/>
        </w:rPr>
      </w:pPr>
      <w:bookmarkStart w:id="13" w:name="_Document_Conventions"/>
      <w:bookmarkStart w:id="14" w:name="_Toc106302874"/>
      <w:bookmarkEnd w:id="13"/>
      <w:r w:rsidRPr="00ED38CA">
        <w:rPr>
          <w:rFonts w:ascii="Calibri" w:hAnsi="Calibri"/>
        </w:rPr>
        <w:t>Document Conventions</w:t>
      </w:r>
      <w:bookmarkEnd w:id="14"/>
    </w:p>
    <w:p w14:paraId="3501FD5A" w14:textId="77777777" w:rsidR="00BF478C" w:rsidRPr="00373378" w:rsidRDefault="00BF478C" w:rsidP="0011095C">
      <w:pPr>
        <w:pStyle w:val="ListParagraph"/>
        <w:numPr>
          <w:ilvl w:val="0"/>
          <w:numId w:val="2"/>
        </w:numPr>
        <w:suppressAutoHyphens w:val="0"/>
        <w:spacing w:line="360" w:lineRule="auto"/>
        <w:jc w:val="both"/>
        <w:rPr>
          <w:rFonts w:ascii="Calibri" w:hAnsi="Calibri" w:cs="Arial"/>
          <w:sz w:val="20"/>
        </w:rPr>
      </w:pPr>
      <w:r w:rsidRPr="00373378">
        <w:rPr>
          <w:rFonts w:ascii="Calibri" w:hAnsi="Calibri" w:cs="Arial"/>
          <w:sz w:val="20"/>
        </w:rPr>
        <w:t xml:space="preserve">The document has used bold words to highlight the user requirements. </w:t>
      </w:r>
    </w:p>
    <w:p w14:paraId="286125E9" w14:textId="77777777" w:rsidR="00BF478C" w:rsidRPr="00373378" w:rsidRDefault="00BF478C" w:rsidP="0011095C">
      <w:pPr>
        <w:pStyle w:val="ListParagraph"/>
        <w:numPr>
          <w:ilvl w:val="0"/>
          <w:numId w:val="2"/>
        </w:numPr>
        <w:suppressAutoHyphens w:val="0"/>
        <w:spacing w:line="360" w:lineRule="auto"/>
        <w:jc w:val="both"/>
        <w:rPr>
          <w:rFonts w:ascii="Calibri" w:hAnsi="Calibri" w:cs="Arial"/>
          <w:sz w:val="20"/>
        </w:rPr>
      </w:pPr>
      <w:r w:rsidRPr="00373378">
        <w:rPr>
          <w:rFonts w:ascii="Calibri" w:hAnsi="Calibri" w:cs="Arial"/>
          <w:sz w:val="20"/>
        </w:rPr>
        <w:t>The document has used short forms for some commonly abbreviated terms. Such abbreviated terms are expanded at the first occurrence of usage.</w:t>
      </w:r>
    </w:p>
    <w:p w14:paraId="31F828AC" w14:textId="77777777" w:rsidR="00BF478C" w:rsidRPr="00373378" w:rsidRDefault="00BF478C" w:rsidP="0011095C">
      <w:pPr>
        <w:pStyle w:val="ListParagraph"/>
        <w:numPr>
          <w:ilvl w:val="0"/>
          <w:numId w:val="2"/>
        </w:numPr>
        <w:suppressAutoHyphens w:val="0"/>
        <w:spacing w:line="360" w:lineRule="auto"/>
        <w:jc w:val="both"/>
        <w:rPr>
          <w:rFonts w:ascii="Calibri" w:hAnsi="Calibri" w:cs="Arial"/>
          <w:sz w:val="20"/>
        </w:rPr>
      </w:pPr>
      <w:r w:rsidRPr="00373378">
        <w:rPr>
          <w:rFonts w:ascii="Calibri" w:hAnsi="Calibri" w:cs="Arial"/>
          <w:sz w:val="20"/>
        </w:rPr>
        <w:t xml:space="preserve">Word(s) used as a phrase, are surrounded with single quotes (‘’) for distinction. </w:t>
      </w:r>
    </w:p>
    <w:p w14:paraId="183D1DD6" w14:textId="77777777" w:rsidR="00BF478C" w:rsidRPr="00373378" w:rsidRDefault="00BF478C" w:rsidP="0011095C">
      <w:pPr>
        <w:pStyle w:val="ListParagraph"/>
        <w:numPr>
          <w:ilvl w:val="0"/>
          <w:numId w:val="2"/>
        </w:numPr>
        <w:suppressAutoHyphens w:val="0"/>
        <w:spacing w:line="360" w:lineRule="auto"/>
        <w:jc w:val="both"/>
        <w:rPr>
          <w:rFonts w:ascii="Calibri" w:hAnsi="Calibri" w:cs="Arial"/>
          <w:sz w:val="20"/>
        </w:rPr>
      </w:pPr>
      <w:r w:rsidRPr="00373378">
        <w:rPr>
          <w:rFonts w:ascii="Calibri" w:hAnsi="Calibri" w:cs="Arial"/>
          <w:sz w:val="20"/>
        </w:rPr>
        <w:lastRenderedPageBreak/>
        <w:t>Sections / Text highlighted Yellow represents ‘Required Information’.</w:t>
      </w:r>
    </w:p>
    <w:p w14:paraId="7BAE5BED" w14:textId="77777777" w:rsidR="00BF478C" w:rsidRPr="00ED38CA" w:rsidRDefault="00BF478C" w:rsidP="00BF478C">
      <w:pPr>
        <w:spacing w:line="360" w:lineRule="auto"/>
        <w:jc w:val="both"/>
        <w:rPr>
          <w:rFonts w:ascii="Calibri" w:hAnsi="Calibri" w:cs="Arial"/>
          <w:sz w:val="20"/>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1422"/>
        <w:gridCol w:w="1419"/>
      </w:tblGrid>
      <w:tr w:rsidR="00BF478C" w:rsidRPr="00ED38CA" w14:paraId="095DF0B5" w14:textId="77777777" w:rsidTr="00CF18C5">
        <w:trPr>
          <w:trHeight w:val="389"/>
          <w:jc w:val="center"/>
        </w:trPr>
        <w:tc>
          <w:tcPr>
            <w:tcW w:w="1440" w:type="dxa"/>
            <w:vAlign w:val="center"/>
          </w:tcPr>
          <w:p w14:paraId="6B099459" w14:textId="77777777" w:rsidR="00BF478C" w:rsidRPr="00ED38CA" w:rsidRDefault="00BF478C" w:rsidP="00CF18C5">
            <w:pPr>
              <w:pStyle w:val="template"/>
              <w:spacing w:line="360" w:lineRule="auto"/>
              <w:jc w:val="center"/>
              <w:rPr>
                <w:rFonts w:ascii="Calibri" w:hAnsi="Calibri"/>
                <w:b/>
                <w:i w:val="0"/>
                <w:sz w:val="20"/>
              </w:rPr>
            </w:pPr>
            <w:r w:rsidRPr="00ED38CA">
              <w:rPr>
                <w:rFonts w:ascii="Calibri" w:hAnsi="Calibri"/>
                <w:b/>
                <w:i w:val="0"/>
                <w:sz w:val="20"/>
              </w:rPr>
              <w:t>Items</w:t>
            </w:r>
          </w:p>
        </w:tc>
        <w:tc>
          <w:tcPr>
            <w:tcW w:w="1422" w:type="dxa"/>
            <w:vAlign w:val="center"/>
          </w:tcPr>
          <w:p w14:paraId="698D00E8" w14:textId="77777777" w:rsidR="00BF478C" w:rsidRPr="00ED38CA" w:rsidRDefault="00BF478C" w:rsidP="00CF18C5">
            <w:pPr>
              <w:pStyle w:val="template"/>
              <w:spacing w:line="360" w:lineRule="auto"/>
              <w:jc w:val="center"/>
              <w:rPr>
                <w:rFonts w:ascii="Calibri" w:hAnsi="Calibri"/>
                <w:b/>
                <w:i w:val="0"/>
                <w:sz w:val="20"/>
              </w:rPr>
            </w:pPr>
            <w:r w:rsidRPr="00ED38CA">
              <w:rPr>
                <w:rFonts w:ascii="Calibri" w:hAnsi="Calibri"/>
                <w:b/>
                <w:i w:val="0"/>
                <w:sz w:val="20"/>
              </w:rPr>
              <w:t>Font Type</w:t>
            </w:r>
          </w:p>
        </w:tc>
        <w:tc>
          <w:tcPr>
            <w:tcW w:w="1419" w:type="dxa"/>
            <w:vAlign w:val="center"/>
          </w:tcPr>
          <w:p w14:paraId="6168B7BE" w14:textId="77777777" w:rsidR="00BF478C" w:rsidRPr="00ED38CA" w:rsidRDefault="00BF478C" w:rsidP="00CF18C5">
            <w:pPr>
              <w:pStyle w:val="template"/>
              <w:spacing w:line="360" w:lineRule="auto"/>
              <w:jc w:val="center"/>
              <w:rPr>
                <w:rFonts w:ascii="Calibri" w:hAnsi="Calibri"/>
                <w:b/>
                <w:i w:val="0"/>
                <w:sz w:val="20"/>
              </w:rPr>
            </w:pPr>
            <w:r w:rsidRPr="00ED38CA">
              <w:rPr>
                <w:rFonts w:ascii="Calibri" w:hAnsi="Calibri"/>
                <w:b/>
                <w:i w:val="0"/>
                <w:sz w:val="20"/>
              </w:rPr>
              <w:t>Font Size</w:t>
            </w:r>
          </w:p>
        </w:tc>
      </w:tr>
      <w:tr w:rsidR="00BF478C" w:rsidRPr="00ED38CA" w14:paraId="700A3D72" w14:textId="77777777" w:rsidTr="00CF18C5">
        <w:trPr>
          <w:trHeight w:val="389"/>
          <w:jc w:val="center"/>
        </w:trPr>
        <w:tc>
          <w:tcPr>
            <w:tcW w:w="1440" w:type="dxa"/>
            <w:vAlign w:val="center"/>
          </w:tcPr>
          <w:p w14:paraId="73E80CD1" w14:textId="77777777" w:rsidR="00BF478C" w:rsidRPr="00ED38CA" w:rsidRDefault="00BF478C" w:rsidP="00CF18C5">
            <w:pPr>
              <w:pStyle w:val="template"/>
              <w:spacing w:line="360" w:lineRule="auto"/>
              <w:jc w:val="center"/>
              <w:rPr>
                <w:rFonts w:ascii="Calibri" w:hAnsi="Calibri"/>
                <w:i w:val="0"/>
                <w:sz w:val="20"/>
              </w:rPr>
            </w:pPr>
            <w:r w:rsidRPr="00ED38CA">
              <w:rPr>
                <w:rFonts w:ascii="Calibri" w:hAnsi="Calibri"/>
                <w:i w:val="0"/>
                <w:sz w:val="20"/>
              </w:rPr>
              <w:t>Headings 1</w:t>
            </w:r>
          </w:p>
        </w:tc>
        <w:tc>
          <w:tcPr>
            <w:tcW w:w="1422" w:type="dxa"/>
            <w:vAlign w:val="center"/>
          </w:tcPr>
          <w:p w14:paraId="2840AF8E" w14:textId="77777777" w:rsidR="00BF478C" w:rsidRPr="00ED38CA" w:rsidRDefault="00BF478C" w:rsidP="00CF18C5">
            <w:pPr>
              <w:pStyle w:val="template"/>
              <w:spacing w:line="360" w:lineRule="auto"/>
              <w:jc w:val="center"/>
              <w:rPr>
                <w:rFonts w:ascii="Calibri" w:hAnsi="Calibri"/>
                <w:i w:val="0"/>
                <w:sz w:val="20"/>
              </w:rPr>
            </w:pPr>
            <w:r w:rsidRPr="00ED38CA">
              <w:rPr>
                <w:rFonts w:ascii="Calibri" w:hAnsi="Calibri"/>
                <w:i w:val="0"/>
                <w:sz w:val="20"/>
              </w:rPr>
              <w:t>Calibri</w:t>
            </w:r>
          </w:p>
        </w:tc>
        <w:tc>
          <w:tcPr>
            <w:tcW w:w="1419" w:type="dxa"/>
            <w:vAlign w:val="center"/>
          </w:tcPr>
          <w:p w14:paraId="549B975A" w14:textId="77777777" w:rsidR="00BF478C" w:rsidRPr="00ED38CA" w:rsidRDefault="00BF478C" w:rsidP="00CF18C5">
            <w:pPr>
              <w:pStyle w:val="template"/>
              <w:spacing w:line="360" w:lineRule="auto"/>
              <w:jc w:val="center"/>
              <w:rPr>
                <w:rFonts w:ascii="Calibri" w:hAnsi="Calibri"/>
                <w:i w:val="0"/>
                <w:sz w:val="20"/>
              </w:rPr>
            </w:pPr>
            <w:r w:rsidRPr="00ED38CA">
              <w:rPr>
                <w:rFonts w:ascii="Calibri" w:hAnsi="Calibri"/>
                <w:i w:val="0"/>
                <w:sz w:val="20"/>
              </w:rPr>
              <w:t>18</w:t>
            </w:r>
          </w:p>
        </w:tc>
      </w:tr>
      <w:tr w:rsidR="00BF478C" w:rsidRPr="00ED38CA" w14:paraId="0C610C1C" w14:textId="77777777" w:rsidTr="00CF18C5">
        <w:trPr>
          <w:trHeight w:val="389"/>
          <w:jc w:val="center"/>
        </w:trPr>
        <w:tc>
          <w:tcPr>
            <w:tcW w:w="1440" w:type="dxa"/>
            <w:vAlign w:val="center"/>
          </w:tcPr>
          <w:p w14:paraId="53E431E1" w14:textId="77777777" w:rsidR="00BF478C" w:rsidRPr="00ED38CA" w:rsidRDefault="00BF478C" w:rsidP="00CF18C5">
            <w:pPr>
              <w:pStyle w:val="template"/>
              <w:spacing w:line="360" w:lineRule="auto"/>
              <w:jc w:val="center"/>
              <w:rPr>
                <w:rFonts w:ascii="Calibri" w:hAnsi="Calibri"/>
                <w:i w:val="0"/>
                <w:sz w:val="20"/>
              </w:rPr>
            </w:pPr>
            <w:r w:rsidRPr="00ED38CA">
              <w:rPr>
                <w:rFonts w:ascii="Calibri" w:hAnsi="Calibri"/>
                <w:i w:val="0"/>
                <w:sz w:val="20"/>
              </w:rPr>
              <w:t>Headings 2</w:t>
            </w:r>
          </w:p>
        </w:tc>
        <w:tc>
          <w:tcPr>
            <w:tcW w:w="1422" w:type="dxa"/>
            <w:vAlign w:val="center"/>
          </w:tcPr>
          <w:p w14:paraId="745A5B21" w14:textId="77777777" w:rsidR="00BF478C" w:rsidRPr="00ED38CA" w:rsidRDefault="00BF478C" w:rsidP="00CF18C5">
            <w:pPr>
              <w:pStyle w:val="template"/>
              <w:spacing w:line="360" w:lineRule="auto"/>
              <w:jc w:val="center"/>
              <w:rPr>
                <w:rFonts w:ascii="Calibri" w:hAnsi="Calibri"/>
                <w:i w:val="0"/>
                <w:sz w:val="20"/>
              </w:rPr>
            </w:pPr>
            <w:r w:rsidRPr="00ED38CA">
              <w:rPr>
                <w:rFonts w:ascii="Calibri" w:hAnsi="Calibri"/>
                <w:i w:val="0"/>
                <w:sz w:val="20"/>
              </w:rPr>
              <w:t>Calibri</w:t>
            </w:r>
          </w:p>
        </w:tc>
        <w:tc>
          <w:tcPr>
            <w:tcW w:w="1419" w:type="dxa"/>
            <w:vAlign w:val="center"/>
          </w:tcPr>
          <w:p w14:paraId="4966EB63" w14:textId="77777777" w:rsidR="00BF478C" w:rsidRPr="00ED38CA" w:rsidRDefault="00BF478C" w:rsidP="00CF18C5">
            <w:pPr>
              <w:pStyle w:val="template"/>
              <w:spacing w:line="360" w:lineRule="auto"/>
              <w:jc w:val="center"/>
              <w:rPr>
                <w:rFonts w:ascii="Calibri" w:hAnsi="Calibri"/>
                <w:i w:val="0"/>
                <w:sz w:val="20"/>
              </w:rPr>
            </w:pPr>
            <w:r w:rsidRPr="00ED38CA">
              <w:rPr>
                <w:rFonts w:ascii="Calibri" w:hAnsi="Calibri"/>
                <w:i w:val="0"/>
                <w:sz w:val="20"/>
              </w:rPr>
              <w:t>14</w:t>
            </w:r>
          </w:p>
        </w:tc>
      </w:tr>
      <w:tr w:rsidR="00BF478C" w:rsidRPr="00ED38CA" w14:paraId="6AA81498" w14:textId="77777777" w:rsidTr="00CF18C5">
        <w:trPr>
          <w:trHeight w:val="389"/>
          <w:jc w:val="center"/>
        </w:trPr>
        <w:tc>
          <w:tcPr>
            <w:tcW w:w="1440" w:type="dxa"/>
            <w:vAlign w:val="center"/>
          </w:tcPr>
          <w:p w14:paraId="021A4B2B" w14:textId="77777777" w:rsidR="00BF478C" w:rsidRPr="00ED38CA" w:rsidRDefault="00BF478C" w:rsidP="00CF18C5">
            <w:pPr>
              <w:pStyle w:val="template"/>
              <w:spacing w:line="360" w:lineRule="auto"/>
              <w:jc w:val="center"/>
              <w:rPr>
                <w:rFonts w:ascii="Calibri" w:hAnsi="Calibri"/>
                <w:i w:val="0"/>
                <w:sz w:val="20"/>
              </w:rPr>
            </w:pPr>
            <w:r w:rsidRPr="00ED38CA">
              <w:rPr>
                <w:rFonts w:ascii="Calibri" w:hAnsi="Calibri"/>
                <w:i w:val="0"/>
                <w:sz w:val="20"/>
              </w:rPr>
              <w:t>Headings 3</w:t>
            </w:r>
          </w:p>
        </w:tc>
        <w:tc>
          <w:tcPr>
            <w:tcW w:w="1422" w:type="dxa"/>
            <w:vAlign w:val="center"/>
          </w:tcPr>
          <w:p w14:paraId="45C25E8D" w14:textId="77777777" w:rsidR="00BF478C" w:rsidRPr="00ED38CA" w:rsidRDefault="00BF478C" w:rsidP="00CF18C5">
            <w:pPr>
              <w:pStyle w:val="template"/>
              <w:spacing w:line="360" w:lineRule="auto"/>
              <w:jc w:val="center"/>
              <w:rPr>
                <w:rFonts w:ascii="Calibri" w:hAnsi="Calibri"/>
                <w:i w:val="0"/>
                <w:sz w:val="20"/>
              </w:rPr>
            </w:pPr>
            <w:r w:rsidRPr="00ED38CA">
              <w:rPr>
                <w:rFonts w:ascii="Calibri" w:hAnsi="Calibri"/>
                <w:i w:val="0"/>
                <w:sz w:val="20"/>
              </w:rPr>
              <w:t>Calibri</w:t>
            </w:r>
          </w:p>
        </w:tc>
        <w:tc>
          <w:tcPr>
            <w:tcW w:w="1419" w:type="dxa"/>
            <w:vAlign w:val="center"/>
          </w:tcPr>
          <w:p w14:paraId="4CB22E53" w14:textId="77777777" w:rsidR="00BF478C" w:rsidRPr="00ED38CA" w:rsidRDefault="00BF478C" w:rsidP="00CF18C5">
            <w:pPr>
              <w:pStyle w:val="template"/>
              <w:spacing w:line="360" w:lineRule="auto"/>
              <w:jc w:val="center"/>
              <w:rPr>
                <w:rFonts w:ascii="Calibri" w:hAnsi="Calibri"/>
                <w:i w:val="0"/>
                <w:sz w:val="20"/>
              </w:rPr>
            </w:pPr>
            <w:r w:rsidRPr="00ED38CA">
              <w:rPr>
                <w:rFonts w:ascii="Calibri" w:hAnsi="Calibri"/>
                <w:i w:val="0"/>
                <w:sz w:val="20"/>
              </w:rPr>
              <w:t>12</w:t>
            </w:r>
          </w:p>
        </w:tc>
      </w:tr>
      <w:tr w:rsidR="00BF478C" w:rsidRPr="00ED38CA" w14:paraId="3902D98A" w14:textId="77777777" w:rsidTr="00CF18C5">
        <w:trPr>
          <w:trHeight w:val="389"/>
          <w:jc w:val="center"/>
        </w:trPr>
        <w:tc>
          <w:tcPr>
            <w:tcW w:w="1440" w:type="dxa"/>
            <w:vAlign w:val="center"/>
          </w:tcPr>
          <w:p w14:paraId="4D2B0161" w14:textId="77777777" w:rsidR="00BF478C" w:rsidRPr="00ED38CA" w:rsidRDefault="00BF478C" w:rsidP="00CF18C5">
            <w:pPr>
              <w:pStyle w:val="template"/>
              <w:spacing w:line="360" w:lineRule="auto"/>
              <w:jc w:val="center"/>
              <w:rPr>
                <w:rFonts w:ascii="Calibri" w:hAnsi="Calibri"/>
                <w:i w:val="0"/>
                <w:sz w:val="20"/>
              </w:rPr>
            </w:pPr>
            <w:r w:rsidRPr="00ED38CA">
              <w:rPr>
                <w:rFonts w:ascii="Calibri" w:hAnsi="Calibri"/>
                <w:i w:val="0"/>
                <w:sz w:val="20"/>
              </w:rPr>
              <w:t>Body</w:t>
            </w:r>
          </w:p>
        </w:tc>
        <w:tc>
          <w:tcPr>
            <w:tcW w:w="1422" w:type="dxa"/>
            <w:vAlign w:val="center"/>
          </w:tcPr>
          <w:p w14:paraId="05E0D13D" w14:textId="77777777" w:rsidR="00BF478C" w:rsidRPr="00ED38CA" w:rsidRDefault="00BF478C" w:rsidP="00CF18C5">
            <w:pPr>
              <w:pStyle w:val="template"/>
              <w:spacing w:line="360" w:lineRule="auto"/>
              <w:jc w:val="center"/>
              <w:rPr>
                <w:rFonts w:ascii="Calibri" w:hAnsi="Calibri"/>
                <w:i w:val="0"/>
                <w:sz w:val="20"/>
              </w:rPr>
            </w:pPr>
            <w:r w:rsidRPr="00ED38CA">
              <w:rPr>
                <w:rFonts w:ascii="Calibri" w:hAnsi="Calibri"/>
                <w:i w:val="0"/>
                <w:sz w:val="20"/>
              </w:rPr>
              <w:t>Calibri</w:t>
            </w:r>
          </w:p>
        </w:tc>
        <w:tc>
          <w:tcPr>
            <w:tcW w:w="1419" w:type="dxa"/>
            <w:vAlign w:val="center"/>
          </w:tcPr>
          <w:p w14:paraId="1CC7D353" w14:textId="77777777" w:rsidR="00BF478C" w:rsidRPr="00ED38CA" w:rsidRDefault="00BF478C" w:rsidP="00CF18C5">
            <w:pPr>
              <w:pStyle w:val="template"/>
              <w:spacing w:line="360" w:lineRule="auto"/>
              <w:jc w:val="center"/>
              <w:rPr>
                <w:rFonts w:ascii="Calibri" w:hAnsi="Calibri"/>
                <w:i w:val="0"/>
                <w:sz w:val="20"/>
              </w:rPr>
            </w:pPr>
            <w:r w:rsidRPr="00ED38CA">
              <w:rPr>
                <w:rFonts w:ascii="Calibri" w:hAnsi="Calibri"/>
                <w:i w:val="0"/>
                <w:sz w:val="20"/>
              </w:rPr>
              <w:t>10</w:t>
            </w:r>
          </w:p>
        </w:tc>
      </w:tr>
    </w:tbl>
    <w:p w14:paraId="3D605A6D" w14:textId="77777777" w:rsidR="00BF478C" w:rsidRPr="00ED38CA" w:rsidRDefault="00BF478C" w:rsidP="00BF478C">
      <w:pPr>
        <w:spacing w:line="360" w:lineRule="auto"/>
        <w:ind w:left="1440"/>
        <w:jc w:val="both"/>
        <w:rPr>
          <w:rFonts w:ascii="Calibri" w:hAnsi="Calibri"/>
          <w:szCs w:val="24"/>
        </w:rPr>
      </w:pPr>
    </w:p>
    <w:p w14:paraId="3479D287" w14:textId="77777777" w:rsidR="00BF478C" w:rsidRPr="00ED38CA" w:rsidRDefault="00BF478C" w:rsidP="00BF478C">
      <w:pPr>
        <w:pStyle w:val="template"/>
        <w:ind w:left="720"/>
        <w:jc w:val="both"/>
        <w:rPr>
          <w:rFonts w:ascii="Calibri" w:hAnsi="Calibri"/>
          <w:sz w:val="20"/>
        </w:rPr>
      </w:pPr>
    </w:p>
    <w:p w14:paraId="408E5118" w14:textId="77777777" w:rsidR="00BF478C" w:rsidRPr="00ED38CA" w:rsidRDefault="00BF478C" w:rsidP="00BF478C">
      <w:pPr>
        <w:pStyle w:val="Heading2"/>
        <w:tabs>
          <w:tab w:val="clear" w:pos="360"/>
          <w:tab w:val="left" w:pos="720"/>
        </w:tabs>
        <w:ind w:left="720" w:hanging="720"/>
        <w:rPr>
          <w:rFonts w:ascii="Calibri" w:hAnsi="Calibri"/>
        </w:rPr>
      </w:pPr>
      <w:bookmarkStart w:id="15" w:name="_Intended_Audience"/>
      <w:bookmarkStart w:id="16" w:name="_Toc106302875"/>
      <w:bookmarkEnd w:id="15"/>
      <w:r w:rsidRPr="00ED38CA">
        <w:rPr>
          <w:rFonts w:ascii="Calibri" w:hAnsi="Calibri"/>
        </w:rPr>
        <w:t>Intended Audience</w:t>
      </w:r>
      <w:bookmarkEnd w:id="16"/>
    </w:p>
    <w:p w14:paraId="2EC9ED92" w14:textId="77FAF03E" w:rsidR="00BF478C" w:rsidRPr="00373378" w:rsidRDefault="00BF478C" w:rsidP="0011095C">
      <w:pPr>
        <w:pStyle w:val="ListParagraph"/>
        <w:numPr>
          <w:ilvl w:val="0"/>
          <w:numId w:val="2"/>
        </w:numPr>
        <w:suppressAutoHyphens w:val="0"/>
        <w:spacing w:line="360" w:lineRule="auto"/>
        <w:jc w:val="both"/>
        <w:rPr>
          <w:rFonts w:ascii="Calibri" w:hAnsi="Calibri" w:cs="Arial"/>
          <w:sz w:val="20"/>
        </w:rPr>
      </w:pPr>
      <w:r w:rsidRPr="00373378">
        <w:rPr>
          <w:rFonts w:ascii="Calibri" w:hAnsi="Calibri" w:cs="Arial"/>
          <w:sz w:val="20"/>
        </w:rPr>
        <w:t xml:space="preserve">The document is intended to be a guide for Business Users, Developers, Project Leader, Project Manager, Architecture </w:t>
      </w:r>
      <w:r w:rsidR="00F54CA7" w:rsidRPr="00373378">
        <w:rPr>
          <w:rFonts w:ascii="Calibri" w:hAnsi="Calibri" w:cs="Arial"/>
          <w:sz w:val="20"/>
        </w:rPr>
        <w:t>Teams,</w:t>
      </w:r>
      <w:r w:rsidRPr="00373378">
        <w:rPr>
          <w:rFonts w:ascii="Calibri" w:hAnsi="Calibri" w:cs="Arial"/>
          <w:sz w:val="20"/>
        </w:rPr>
        <w:t xml:space="preserve"> and Testers. </w:t>
      </w:r>
    </w:p>
    <w:p w14:paraId="13ABCA71" w14:textId="261ADE2C" w:rsidR="00BF478C" w:rsidRPr="00373378" w:rsidRDefault="00BF478C" w:rsidP="0011095C">
      <w:pPr>
        <w:pStyle w:val="ListParagraph"/>
        <w:numPr>
          <w:ilvl w:val="0"/>
          <w:numId w:val="2"/>
        </w:numPr>
        <w:suppressAutoHyphens w:val="0"/>
        <w:spacing w:line="360" w:lineRule="auto"/>
        <w:jc w:val="both"/>
        <w:rPr>
          <w:rFonts w:ascii="Calibri" w:hAnsi="Calibri" w:cs="Arial"/>
          <w:sz w:val="20"/>
        </w:rPr>
      </w:pPr>
      <w:r w:rsidRPr="00373378">
        <w:rPr>
          <w:rFonts w:ascii="Calibri" w:hAnsi="Calibri" w:cs="Arial"/>
          <w:sz w:val="20"/>
        </w:rPr>
        <w:t>The goal of this document is to finalize the requirements of '</w:t>
      </w:r>
      <w:r w:rsidR="00F54CA7">
        <w:rPr>
          <w:rFonts w:ascii="Calibri" w:hAnsi="Calibri" w:cs="Arial"/>
          <w:sz w:val="20"/>
        </w:rPr>
        <w:t>Digital Onboarding-Accounts</w:t>
      </w:r>
      <w:r w:rsidRPr="00373378">
        <w:rPr>
          <w:rFonts w:ascii="Calibri" w:hAnsi="Calibri" w:cs="Arial"/>
          <w:sz w:val="20"/>
        </w:rPr>
        <w:t>' Process at RAK Bank.</w:t>
      </w:r>
    </w:p>
    <w:p w14:paraId="408200B5" w14:textId="77777777" w:rsidR="00BF478C" w:rsidRPr="00373378" w:rsidRDefault="00BF478C" w:rsidP="0011095C">
      <w:pPr>
        <w:pStyle w:val="ListParagraph"/>
        <w:numPr>
          <w:ilvl w:val="0"/>
          <w:numId w:val="2"/>
        </w:numPr>
        <w:suppressAutoHyphens w:val="0"/>
        <w:spacing w:line="360" w:lineRule="auto"/>
        <w:jc w:val="both"/>
        <w:rPr>
          <w:rFonts w:ascii="Calibri" w:hAnsi="Calibri" w:cs="Arial"/>
          <w:sz w:val="20"/>
        </w:rPr>
      </w:pPr>
      <w:r w:rsidRPr="00373378">
        <w:rPr>
          <w:rFonts w:ascii="Calibri" w:hAnsi="Calibri" w:cs="Arial"/>
          <w:sz w:val="20"/>
        </w:rPr>
        <w:t xml:space="preserve">The document will be the base document for ‘System Integration Testing’ and ‘User Acceptance Testing’. </w:t>
      </w:r>
    </w:p>
    <w:p w14:paraId="5661E74F" w14:textId="77777777" w:rsidR="00BF478C" w:rsidRPr="00ED38CA" w:rsidRDefault="00BF478C" w:rsidP="00BF478C">
      <w:pPr>
        <w:pStyle w:val="template"/>
        <w:ind w:left="720"/>
        <w:jc w:val="both"/>
        <w:rPr>
          <w:rFonts w:ascii="Calibri" w:hAnsi="Calibri"/>
          <w:sz w:val="20"/>
        </w:rPr>
      </w:pPr>
    </w:p>
    <w:p w14:paraId="04F3AD73" w14:textId="77777777" w:rsidR="00BF478C" w:rsidRPr="00ED38CA" w:rsidRDefault="00BF478C" w:rsidP="00BF478C">
      <w:pPr>
        <w:pStyle w:val="Heading2"/>
        <w:tabs>
          <w:tab w:val="clear" w:pos="360"/>
          <w:tab w:val="left" w:pos="720"/>
        </w:tabs>
        <w:ind w:left="720" w:hanging="720"/>
        <w:rPr>
          <w:rFonts w:ascii="Calibri" w:hAnsi="Calibri"/>
        </w:rPr>
      </w:pPr>
      <w:bookmarkStart w:id="17" w:name="_References"/>
      <w:bookmarkStart w:id="18" w:name="_Toc106302876"/>
      <w:bookmarkEnd w:id="17"/>
      <w:r w:rsidRPr="00ED38CA">
        <w:rPr>
          <w:rFonts w:ascii="Calibri" w:hAnsi="Calibri"/>
        </w:rPr>
        <w:t>References</w:t>
      </w:r>
      <w:bookmarkEnd w:id="18"/>
    </w:p>
    <w:p w14:paraId="1351CFE6" w14:textId="77777777" w:rsidR="00BF478C" w:rsidRPr="00ED38CA" w:rsidRDefault="00BF478C" w:rsidP="00BF478C">
      <w:pPr>
        <w:spacing w:line="360" w:lineRule="auto"/>
        <w:ind w:left="180"/>
        <w:jc w:val="both"/>
        <w:rPr>
          <w:rFonts w:ascii="Calibri" w:hAnsi="Calibri" w:cs="Arial"/>
          <w:sz w:val="20"/>
        </w:rPr>
      </w:pPr>
      <w:r w:rsidRPr="00ED38CA">
        <w:rPr>
          <w:rFonts w:ascii="Calibri" w:hAnsi="Calibri" w:cs="Arial"/>
          <w:sz w:val="20"/>
        </w:rPr>
        <w:t xml:space="preserve">NA </w:t>
      </w:r>
    </w:p>
    <w:p w14:paraId="44A16A18" w14:textId="77777777" w:rsidR="00BF478C" w:rsidRPr="00ED38CA" w:rsidRDefault="00BF478C" w:rsidP="00BF478C">
      <w:pPr>
        <w:rPr>
          <w:rFonts w:ascii="Calibri" w:hAnsi="Calibri"/>
        </w:rPr>
      </w:pPr>
      <w:r w:rsidRPr="00ED38CA">
        <w:rPr>
          <w:rFonts w:ascii="Calibri" w:hAnsi="Calibri"/>
        </w:rPr>
        <w:br w:type="page"/>
      </w:r>
    </w:p>
    <w:p w14:paraId="7F6FF5C1" w14:textId="77777777" w:rsidR="00BF478C" w:rsidRPr="00ED38CA" w:rsidRDefault="00BF478C" w:rsidP="00BF478C">
      <w:pPr>
        <w:pStyle w:val="Heading1"/>
        <w:tabs>
          <w:tab w:val="left" w:pos="0"/>
        </w:tabs>
        <w:spacing w:before="0"/>
        <w:rPr>
          <w:rFonts w:ascii="Calibri" w:hAnsi="Calibri"/>
        </w:rPr>
      </w:pPr>
      <w:bookmarkStart w:id="19" w:name="_Overall_Description"/>
      <w:bookmarkStart w:id="20" w:name="_Toc106302877"/>
      <w:bookmarkEnd w:id="19"/>
      <w:r w:rsidRPr="00ED38CA">
        <w:rPr>
          <w:rFonts w:ascii="Calibri" w:hAnsi="Calibri"/>
        </w:rPr>
        <w:lastRenderedPageBreak/>
        <w:t>Overall Description</w:t>
      </w:r>
      <w:bookmarkEnd w:id="20"/>
    </w:p>
    <w:p w14:paraId="0533E18E" w14:textId="77777777" w:rsidR="00BF478C" w:rsidRPr="00ED38CA" w:rsidRDefault="00BF478C" w:rsidP="00BF478C">
      <w:pPr>
        <w:pStyle w:val="Heading2"/>
        <w:tabs>
          <w:tab w:val="clear" w:pos="360"/>
          <w:tab w:val="left" w:pos="720"/>
        </w:tabs>
        <w:ind w:left="720" w:hanging="720"/>
        <w:rPr>
          <w:rFonts w:ascii="Calibri" w:hAnsi="Calibri"/>
        </w:rPr>
      </w:pPr>
      <w:bookmarkStart w:id="21" w:name="_Solution_Perspective"/>
      <w:bookmarkStart w:id="22" w:name="_Toc106302878"/>
      <w:bookmarkEnd w:id="21"/>
      <w:r w:rsidRPr="00ED38CA">
        <w:rPr>
          <w:rFonts w:ascii="Calibri" w:hAnsi="Calibri"/>
        </w:rPr>
        <w:t>Solution Perspective</w:t>
      </w:r>
      <w:bookmarkEnd w:id="22"/>
    </w:p>
    <w:p w14:paraId="3260C28E" w14:textId="55E137C7" w:rsidR="00BF478C" w:rsidRPr="00ED38CA" w:rsidRDefault="00BF478C" w:rsidP="00BF478C">
      <w:pPr>
        <w:spacing w:line="360" w:lineRule="auto"/>
        <w:jc w:val="both"/>
        <w:rPr>
          <w:rFonts w:ascii="Calibri" w:hAnsi="Calibri" w:cs="Arial"/>
          <w:sz w:val="20"/>
        </w:rPr>
      </w:pPr>
      <w:r w:rsidRPr="00ED38CA">
        <w:rPr>
          <w:rFonts w:ascii="Calibri" w:hAnsi="Calibri" w:cs="Arial"/>
          <w:sz w:val="20"/>
        </w:rPr>
        <w:t xml:space="preserve">The key requirement of RAK Bank is to automate </w:t>
      </w:r>
      <w:r>
        <w:rPr>
          <w:rFonts w:ascii="Calibri" w:hAnsi="Calibri" w:cs="Arial"/>
          <w:sz w:val="20"/>
        </w:rPr>
        <w:t xml:space="preserve">the </w:t>
      </w:r>
      <w:r w:rsidR="00F54CA7">
        <w:rPr>
          <w:rFonts w:ascii="Calibri" w:hAnsi="Calibri" w:cs="Arial"/>
          <w:sz w:val="20"/>
        </w:rPr>
        <w:t>back-end</w:t>
      </w:r>
      <w:r>
        <w:rPr>
          <w:rFonts w:ascii="Calibri" w:hAnsi="Calibri" w:cs="Arial"/>
          <w:sz w:val="20"/>
        </w:rPr>
        <w:t xml:space="preserve"> processing once request is received </w:t>
      </w:r>
      <w:r w:rsidR="00B12073">
        <w:rPr>
          <w:rFonts w:ascii="Calibri" w:hAnsi="Calibri" w:cs="Arial"/>
          <w:sz w:val="20"/>
        </w:rPr>
        <w:t>from the digital application</w:t>
      </w:r>
      <w:r w:rsidR="00086E6E">
        <w:rPr>
          <w:rFonts w:ascii="Calibri" w:hAnsi="Calibri" w:cs="Arial"/>
          <w:sz w:val="20"/>
        </w:rPr>
        <w:t xml:space="preserve"> for account </w:t>
      </w:r>
      <w:r w:rsidR="00F54CA7">
        <w:rPr>
          <w:rFonts w:ascii="Calibri" w:hAnsi="Calibri" w:cs="Arial"/>
          <w:sz w:val="20"/>
        </w:rPr>
        <w:t>onboarding</w:t>
      </w:r>
      <w:r>
        <w:rPr>
          <w:rFonts w:ascii="Calibri" w:hAnsi="Calibri" w:cs="Arial"/>
          <w:sz w:val="20"/>
        </w:rPr>
        <w:t xml:space="preserve">. </w:t>
      </w:r>
      <w:r w:rsidRPr="00ED38CA">
        <w:rPr>
          <w:rFonts w:ascii="Calibri" w:hAnsi="Calibri" w:cs="Arial"/>
          <w:sz w:val="20"/>
        </w:rPr>
        <w:t>Following were some of the challenges faced by the users in the current As-Is process:</w:t>
      </w:r>
    </w:p>
    <w:p w14:paraId="45147D61" w14:textId="2BBB7F6C" w:rsidR="00BF478C" w:rsidRPr="00ED38CA" w:rsidRDefault="007F5460" w:rsidP="0011095C">
      <w:pPr>
        <w:pStyle w:val="ListParagraph"/>
        <w:numPr>
          <w:ilvl w:val="0"/>
          <w:numId w:val="2"/>
        </w:numPr>
        <w:suppressAutoHyphens w:val="0"/>
        <w:spacing w:line="360" w:lineRule="auto"/>
        <w:jc w:val="both"/>
        <w:rPr>
          <w:rFonts w:ascii="Calibri" w:hAnsi="Calibri" w:cs="Arial"/>
          <w:sz w:val="20"/>
        </w:rPr>
      </w:pPr>
      <w:r>
        <w:rPr>
          <w:rFonts w:ascii="Calibri" w:hAnsi="Calibri" w:cs="Arial"/>
          <w:sz w:val="20"/>
        </w:rPr>
        <w:t xml:space="preserve">Workflow </w:t>
      </w:r>
      <w:r w:rsidR="00761A2E">
        <w:rPr>
          <w:rFonts w:ascii="Calibri" w:hAnsi="Calibri" w:cs="Arial"/>
          <w:sz w:val="20"/>
        </w:rPr>
        <w:t xml:space="preserve">for </w:t>
      </w:r>
      <w:r w:rsidR="00B76C08">
        <w:rPr>
          <w:rFonts w:ascii="Calibri" w:hAnsi="Calibri" w:cs="Arial"/>
          <w:sz w:val="20"/>
        </w:rPr>
        <w:t>Non-STP cases approval at backend</w:t>
      </w:r>
    </w:p>
    <w:p w14:paraId="3E1ACA21" w14:textId="2889610F" w:rsidR="00BF478C" w:rsidRDefault="00B76C08" w:rsidP="0011095C">
      <w:pPr>
        <w:pStyle w:val="ListParagraph"/>
        <w:numPr>
          <w:ilvl w:val="0"/>
          <w:numId w:val="2"/>
        </w:numPr>
        <w:suppressAutoHyphens w:val="0"/>
        <w:spacing w:line="360" w:lineRule="auto"/>
        <w:jc w:val="both"/>
        <w:rPr>
          <w:rFonts w:ascii="Calibri" w:hAnsi="Calibri" w:cs="Arial"/>
          <w:sz w:val="20"/>
        </w:rPr>
      </w:pPr>
      <w:r>
        <w:rPr>
          <w:rFonts w:ascii="Calibri" w:hAnsi="Calibri" w:cs="Arial"/>
          <w:sz w:val="20"/>
        </w:rPr>
        <w:t>Tracking the Debit card/ Cheque book delivery</w:t>
      </w:r>
    </w:p>
    <w:p w14:paraId="23C9BDC0" w14:textId="1E8A684E" w:rsidR="0004049C" w:rsidRPr="009B0345" w:rsidRDefault="009B0345" w:rsidP="0011095C">
      <w:pPr>
        <w:pStyle w:val="ListParagraph"/>
        <w:numPr>
          <w:ilvl w:val="0"/>
          <w:numId w:val="2"/>
        </w:numPr>
        <w:suppressAutoHyphens w:val="0"/>
        <w:spacing w:line="360" w:lineRule="auto"/>
        <w:jc w:val="both"/>
        <w:rPr>
          <w:rFonts w:ascii="Calibri" w:hAnsi="Calibri" w:cs="Arial"/>
          <w:sz w:val="20"/>
        </w:rPr>
      </w:pPr>
      <w:r w:rsidRPr="009B0345">
        <w:rPr>
          <w:rFonts w:ascii="Calibri" w:hAnsi="Calibri" w:cs="Arial"/>
          <w:sz w:val="20"/>
        </w:rPr>
        <w:t>Signature upload to the core banking</w:t>
      </w:r>
    </w:p>
    <w:p w14:paraId="554ECB6B" w14:textId="0A9DDFA2" w:rsidR="00BF478C" w:rsidRPr="00ED38CA" w:rsidRDefault="00BF478C" w:rsidP="00BF478C">
      <w:pPr>
        <w:spacing w:line="360" w:lineRule="auto"/>
        <w:jc w:val="both"/>
        <w:rPr>
          <w:rFonts w:ascii="Calibri" w:hAnsi="Calibri" w:cs="Arial"/>
          <w:sz w:val="20"/>
        </w:rPr>
      </w:pPr>
      <w:r w:rsidRPr="00ED38CA">
        <w:rPr>
          <w:rFonts w:ascii="Calibri" w:hAnsi="Calibri" w:cs="Arial"/>
          <w:sz w:val="20"/>
        </w:rPr>
        <w:t xml:space="preserve">The solution should offer capability to monitor TAT (Turn Around Time) through online dashboards, provide a unified interface to users, </w:t>
      </w:r>
      <w:r w:rsidR="00F54CA7" w:rsidRPr="00ED38CA">
        <w:rPr>
          <w:rFonts w:ascii="Calibri" w:hAnsi="Calibri" w:cs="Arial"/>
          <w:sz w:val="20"/>
        </w:rPr>
        <w:t>rule-based</w:t>
      </w:r>
      <w:r w:rsidRPr="00ED38CA">
        <w:rPr>
          <w:rFonts w:ascii="Calibri" w:hAnsi="Calibri" w:cs="Arial"/>
          <w:sz w:val="20"/>
        </w:rPr>
        <w:t xml:space="preserve"> work allocation and complete monitoring and measurement of process performance coupled with capability to send alerts and raise alarms based on events.</w:t>
      </w:r>
    </w:p>
    <w:p w14:paraId="4ADEB2B8" w14:textId="77777777" w:rsidR="00BF478C" w:rsidRPr="00ED38CA" w:rsidRDefault="00BF478C" w:rsidP="00BF478C">
      <w:pPr>
        <w:pStyle w:val="template"/>
        <w:ind w:left="720"/>
        <w:jc w:val="both"/>
        <w:rPr>
          <w:rFonts w:ascii="Calibri" w:hAnsi="Calibri"/>
          <w:sz w:val="20"/>
        </w:rPr>
      </w:pPr>
    </w:p>
    <w:p w14:paraId="5C7B176E" w14:textId="77777777" w:rsidR="00BF478C" w:rsidRPr="00ED38CA" w:rsidRDefault="00BF478C" w:rsidP="00BF478C">
      <w:pPr>
        <w:pStyle w:val="Heading2"/>
        <w:tabs>
          <w:tab w:val="clear" w:pos="360"/>
          <w:tab w:val="left" w:pos="720"/>
        </w:tabs>
        <w:ind w:left="720" w:hanging="720"/>
        <w:rPr>
          <w:rFonts w:ascii="Calibri" w:hAnsi="Calibri"/>
        </w:rPr>
      </w:pPr>
      <w:bookmarkStart w:id="23" w:name="_Solution_Features"/>
      <w:bookmarkStart w:id="24" w:name="_Toc106302879"/>
      <w:bookmarkEnd w:id="23"/>
      <w:r w:rsidRPr="00ED38CA">
        <w:rPr>
          <w:rFonts w:ascii="Calibri" w:hAnsi="Calibri"/>
        </w:rPr>
        <w:t>Solution Features</w:t>
      </w:r>
      <w:bookmarkEnd w:id="24"/>
    </w:p>
    <w:p w14:paraId="793EC7F3" w14:textId="77777777" w:rsidR="00BF478C" w:rsidRPr="00ED38CA" w:rsidRDefault="00BF478C" w:rsidP="00BF478C">
      <w:pPr>
        <w:spacing w:line="360" w:lineRule="auto"/>
        <w:jc w:val="both"/>
        <w:rPr>
          <w:rFonts w:ascii="Calibri" w:hAnsi="Calibri" w:cs="Arial"/>
          <w:sz w:val="20"/>
        </w:rPr>
      </w:pPr>
      <w:r w:rsidRPr="00ED38CA">
        <w:rPr>
          <w:rFonts w:ascii="Calibri" w:hAnsi="Calibri" w:cs="Arial"/>
          <w:sz w:val="20"/>
        </w:rPr>
        <w:t>The new process aims to achieve operational efficiencies by saving user’s time and cost effectiveness for the bank by provision of following features in the system:</w:t>
      </w:r>
    </w:p>
    <w:p w14:paraId="5585871F" w14:textId="2A82223E" w:rsidR="00BF478C" w:rsidRPr="00ED38CA" w:rsidRDefault="00BF478C" w:rsidP="0011095C">
      <w:pPr>
        <w:pStyle w:val="ListParagraph"/>
        <w:numPr>
          <w:ilvl w:val="0"/>
          <w:numId w:val="3"/>
        </w:numPr>
        <w:suppressAutoHyphens w:val="0"/>
        <w:spacing w:line="360" w:lineRule="auto"/>
        <w:jc w:val="both"/>
        <w:rPr>
          <w:rFonts w:ascii="Calibri" w:hAnsi="Calibri" w:cs="Arial"/>
          <w:sz w:val="20"/>
        </w:rPr>
      </w:pPr>
      <w:r w:rsidRPr="00ED38CA">
        <w:rPr>
          <w:rFonts w:ascii="Calibri" w:hAnsi="Calibri" w:cs="Arial"/>
          <w:sz w:val="20"/>
        </w:rPr>
        <w:t>‘Decision History’ window would address the problem of viewing audit trails as this would contain the entire history of the previous work</w:t>
      </w:r>
      <w:r w:rsidR="00CF18C5">
        <w:rPr>
          <w:rFonts w:ascii="Calibri" w:hAnsi="Calibri" w:cs="Arial"/>
          <w:sz w:val="20"/>
        </w:rPr>
        <w:t xml:space="preserve"> </w:t>
      </w:r>
      <w:r w:rsidRPr="00ED38CA">
        <w:rPr>
          <w:rFonts w:ascii="Calibri" w:hAnsi="Calibri" w:cs="Arial"/>
          <w:sz w:val="20"/>
        </w:rPr>
        <w:t>steps – Decisions Taken, Date-Time, Remarks, Reject Reasons, if any.</w:t>
      </w:r>
    </w:p>
    <w:p w14:paraId="7E9D8633" w14:textId="56F9580F" w:rsidR="00BF478C" w:rsidRPr="00ED38CA" w:rsidRDefault="00BF478C" w:rsidP="0011095C">
      <w:pPr>
        <w:pStyle w:val="ListParagraph"/>
        <w:numPr>
          <w:ilvl w:val="0"/>
          <w:numId w:val="3"/>
        </w:numPr>
        <w:suppressAutoHyphens w:val="0"/>
        <w:spacing w:line="360" w:lineRule="auto"/>
        <w:jc w:val="both"/>
        <w:rPr>
          <w:rFonts w:ascii="Calibri" w:hAnsi="Calibri" w:cs="Arial"/>
          <w:sz w:val="20"/>
        </w:rPr>
      </w:pPr>
      <w:r w:rsidRPr="00ED38CA">
        <w:rPr>
          <w:rFonts w:ascii="Calibri" w:hAnsi="Calibri" w:cs="Arial"/>
          <w:sz w:val="20"/>
        </w:rPr>
        <w:t xml:space="preserve">System integration calls would help user access </w:t>
      </w:r>
      <w:r w:rsidR="003E40EC">
        <w:rPr>
          <w:rFonts w:ascii="Calibri" w:hAnsi="Calibri" w:cs="Arial"/>
          <w:sz w:val="20"/>
        </w:rPr>
        <w:t xml:space="preserve">and </w:t>
      </w:r>
      <w:r w:rsidR="0011095C">
        <w:rPr>
          <w:rFonts w:ascii="Calibri" w:hAnsi="Calibri" w:cs="Arial"/>
          <w:sz w:val="20"/>
        </w:rPr>
        <w:t>update the details in various surround systems</w:t>
      </w:r>
      <w:r w:rsidRPr="00ED38CA">
        <w:rPr>
          <w:rFonts w:ascii="Calibri" w:hAnsi="Calibri" w:cs="Arial"/>
          <w:sz w:val="20"/>
        </w:rPr>
        <w:t>.</w:t>
      </w:r>
    </w:p>
    <w:p w14:paraId="3393AB20" w14:textId="77777777" w:rsidR="00BF478C" w:rsidRPr="00ED38CA" w:rsidRDefault="00BF478C" w:rsidP="0011095C">
      <w:pPr>
        <w:pStyle w:val="ListParagraph"/>
        <w:numPr>
          <w:ilvl w:val="0"/>
          <w:numId w:val="3"/>
        </w:numPr>
        <w:suppressAutoHyphens w:val="0"/>
        <w:spacing w:line="360" w:lineRule="auto"/>
        <w:jc w:val="both"/>
        <w:rPr>
          <w:rFonts w:ascii="Calibri" w:hAnsi="Calibri" w:cs="Arial"/>
          <w:sz w:val="20"/>
        </w:rPr>
      </w:pPr>
      <w:r w:rsidRPr="00ED38CA">
        <w:rPr>
          <w:rFonts w:ascii="Calibri" w:hAnsi="Calibri" w:cs="Arial"/>
          <w:sz w:val="20"/>
        </w:rPr>
        <w:t>Reports of total requests processed can be viewed in user’s customized dashboards.</w:t>
      </w:r>
    </w:p>
    <w:p w14:paraId="4318B361" w14:textId="77777777" w:rsidR="00BF478C" w:rsidRPr="00ED38CA" w:rsidRDefault="00BF478C" w:rsidP="00BF478C">
      <w:pPr>
        <w:pStyle w:val="template"/>
        <w:ind w:left="720"/>
        <w:jc w:val="both"/>
        <w:rPr>
          <w:rFonts w:ascii="Calibri" w:hAnsi="Calibri"/>
          <w:sz w:val="20"/>
        </w:rPr>
      </w:pPr>
    </w:p>
    <w:p w14:paraId="25A67864" w14:textId="77777777" w:rsidR="00BF478C" w:rsidRDefault="00BF478C" w:rsidP="00BF478C">
      <w:pPr>
        <w:suppressAutoHyphens w:val="0"/>
        <w:spacing w:line="240" w:lineRule="auto"/>
        <w:rPr>
          <w:rFonts w:ascii="Calibri" w:hAnsi="Calibri"/>
          <w:b/>
          <w:sz w:val="28"/>
        </w:rPr>
      </w:pPr>
      <w:bookmarkStart w:id="25" w:name="_User_Classes_and"/>
      <w:bookmarkEnd w:id="25"/>
      <w:r>
        <w:rPr>
          <w:rFonts w:ascii="Calibri" w:hAnsi="Calibri"/>
        </w:rPr>
        <w:br w:type="page"/>
      </w:r>
    </w:p>
    <w:p w14:paraId="7E655A3C" w14:textId="77777777" w:rsidR="00BF478C" w:rsidRPr="00ED38CA" w:rsidRDefault="00BF478C" w:rsidP="00BF478C">
      <w:pPr>
        <w:pStyle w:val="Heading2"/>
        <w:tabs>
          <w:tab w:val="clear" w:pos="360"/>
        </w:tabs>
        <w:ind w:left="0"/>
        <w:rPr>
          <w:rFonts w:ascii="Calibri" w:hAnsi="Calibri"/>
        </w:rPr>
      </w:pPr>
      <w:bookmarkStart w:id="26" w:name="_Toc106302880"/>
      <w:r w:rsidRPr="00ED38CA">
        <w:rPr>
          <w:rFonts w:ascii="Calibri" w:hAnsi="Calibri"/>
        </w:rPr>
        <w:lastRenderedPageBreak/>
        <w:t>User Classes and Characteristics</w:t>
      </w:r>
      <w:bookmarkEnd w:id="26"/>
    </w:p>
    <w:p w14:paraId="11439BB2" w14:textId="62F3EB9F" w:rsidR="00BF478C" w:rsidRPr="00ED38CA" w:rsidRDefault="00BF478C" w:rsidP="00BF478C">
      <w:pPr>
        <w:spacing w:line="360" w:lineRule="auto"/>
        <w:jc w:val="both"/>
        <w:rPr>
          <w:rFonts w:ascii="Calibri" w:hAnsi="Calibri"/>
          <w:sz w:val="20"/>
        </w:rPr>
      </w:pPr>
      <w:r w:rsidRPr="00ED38CA">
        <w:rPr>
          <w:rFonts w:ascii="Calibri" w:hAnsi="Calibri" w:cs="Arial"/>
          <w:sz w:val="20"/>
        </w:rPr>
        <w:t xml:space="preserve">User group detailed in the table below are derived as part of process discovery exercise. </w:t>
      </w:r>
      <w:r w:rsidR="0011095C">
        <w:rPr>
          <w:rFonts w:ascii="Calibri" w:hAnsi="Calibri" w:cs="Arial"/>
          <w:sz w:val="20"/>
        </w:rPr>
        <w:t>IBPS</w:t>
      </w:r>
      <w:r w:rsidRPr="00ED38CA">
        <w:rPr>
          <w:rFonts w:ascii="Calibri" w:hAnsi="Calibri" w:cs="Arial"/>
          <w:sz w:val="20"/>
        </w:rPr>
        <w:t xml:space="preserve"> allows creation of new user groups, in case new groups are required in future </w:t>
      </w:r>
    </w:p>
    <w:tbl>
      <w:tblPr>
        <w:tblpPr w:leftFromText="180" w:rightFromText="180" w:vertAnchor="text" w:horzAnchor="page" w:tblpX="1783" w:tblpY="31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1"/>
        <w:gridCol w:w="1569"/>
        <w:gridCol w:w="6850"/>
      </w:tblGrid>
      <w:tr w:rsidR="00BF478C" w:rsidRPr="00ED38CA" w14:paraId="702301C6" w14:textId="77777777" w:rsidTr="00CF18C5">
        <w:tc>
          <w:tcPr>
            <w:tcW w:w="498" w:type="pct"/>
          </w:tcPr>
          <w:p w14:paraId="69B8C4B8" w14:textId="77777777" w:rsidR="00BF478C" w:rsidRPr="00ED38CA" w:rsidRDefault="00BF478C" w:rsidP="00CF18C5">
            <w:pPr>
              <w:spacing w:line="360" w:lineRule="auto"/>
              <w:jc w:val="both"/>
              <w:rPr>
                <w:rFonts w:ascii="Calibri" w:hAnsi="Calibri" w:cs="Arial"/>
                <w:b/>
                <w:sz w:val="20"/>
              </w:rPr>
            </w:pPr>
            <w:r w:rsidRPr="00ED38CA">
              <w:rPr>
                <w:rFonts w:ascii="Calibri" w:hAnsi="Calibri" w:cs="Arial"/>
                <w:b/>
                <w:sz w:val="20"/>
              </w:rPr>
              <w:t>S. No.</w:t>
            </w:r>
          </w:p>
        </w:tc>
        <w:tc>
          <w:tcPr>
            <w:tcW w:w="839" w:type="pct"/>
          </w:tcPr>
          <w:p w14:paraId="705FA480" w14:textId="77777777" w:rsidR="00BF478C" w:rsidRPr="00ED38CA" w:rsidRDefault="00BF478C" w:rsidP="00CF18C5">
            <w:pPr>
              <w:spacing w:line="360" w:lineRule="auto"/>
              <w:jc w:val="both"/>
              <w:rPr>
                <w:rFonts w:ascii="Calibri" w:hAnsi="Calibri" w:cs="Arial"/>
                <w:b/>
                <w:sz w:val="20"/>
              </w:rPr>
            </w:pPr>
            <w:r w:rsidRPr="00ED38CA">
              <w:rPr>
                <w:rFonts w:ascii="Calibri" w:hAnsi="Calibri" w:cs="Arial"/>
                <w:b/>
                <w:sz w:val="20"/>
              </w:rPr>
              <w:t>Group Name</w:t>
            </w:r>
          </w:p>
        </w:tc>
        <w:tc>
          <w:tcPr>
            <w:tcW w:w="3663" w:type="pct"/>
          </w:tcPr>
          <w:p w14:paraId="2036C4A7" w14:textId="77777777" w:rsidR="00BF478C" w:rsidRPr="00ED38CA" w:rsidRDefault="00BF478C" w:rsidP="00CF18C5">
            <w:pPr>
              <w:spacing w:line="360" w:lineRule="auto"/>
              <w:jc w:val="center"/>
              <w:rPr>
                <w:rFonts w:ascii="Calibri" w:hAnsi="Calibri" w:cs="Arial"/>
                <w:b/>
                <w:sz w:val="20"/>
              </w:rPr>
            </w:pPr>
            <w:r w:rsidRPr="00ED38CA">
              <w:rPr>
                <w:rFonts w:ascii="Calibri" w:hAnsi="Calibri" w:cs="Arial"/>
                <w:b/>
                <w:sz w:val="20"/>
              </w:rPr>
              <w:t>Description</w:t>
            </w:r>
          </w:p>
        </w:tc>
      </w:tr>
      <w:tr w:rsidR="00BF478C" w:rsidRPr="00ED38CA" w14:paraId="526608BB" w14:textId="77777777" w:rsidTr="00CF18C5">
        <w:tc>
          <w:tcPr>
            <w:tcW w:w="498" w:type="pct"/>
          </w:tcPr>
          <w:p w14:paraId="0A07F13C" w14:textId="77777777" w:rsidR="00BF478C" w:rsidRPr="00ED38CA" w:rsidRDefault="00BF478C" w:rsidP="0011095C">
            <w:pPr>
              <w:numPr>
                <w:ilvl w:val="0"/>
                <w:numId w:val="4"/>
              </w:numPr>
              <w:spacing w:after="120" w:line="360" w:lineRule="auto"/>
              <w:ind w:left="360"/>
              <w:jc w:val="both"/>
              <w:rPr>
                <w:rFonts w:ascii="Calibri" w:hAnsi="Calibri" w:cs="Arial"/>
                <w:sz w:val="20"/>
              </w:rPr>
            </w:pPr>
          </w:p>
        </w:tc>
        <w:tc>
          <w:tcPr>
            <w:tcW w:w="839" w:type="pct"/>
          </w:tcPr>
          <w:p w14:paraId="6DBE3847" w14:textId="0B09FFAB" w:rsidR="00BF478C" w:rsidRPr="00ED38CA" w:rsidRDefault="00FF633C" w:rsidP="00CF18C5">
            <w:pPr>
              <w:spacing w:line="360" w:lineRule="auto"/>
              <w:jc w:val="both"/>
              <w:rPr>
                <w:rFonts w:ascii="Calibri" w:hAnsi="Calibri" w:cs="Arial"/>
                <w:sz w:val="20"/>
              </w:rPr>
            </w:pPr>
            <w:r>
              <w:rPr>
                <w:rFonts w:ascii="Calibri" w:hAnsi="Calibri" w:cs="Arial"/>
                <w:sz w:val="20"/>
              </w:rPr>
              <w:t>Compliance</w:t>
            </w:r>
          </w:p>
        </w:tc>
        <w:tc>
          <w:tcPr>
            <w:tcW w:w="3663" w:type="pct"/>
          </w:tcPr>
          <w:p w14:paraId="45CC65FA" w14:textId="77777777" w:rsidR="00FF633C" w:rsidRPr="00ED38CA" w:rsidRDefault="00FF633C" w:rsidP="00FF633C">
            <w:pPr>
              <w:spacing w:line="360" w:lineRule="auto"/>
              <w:jc w:val="both"/>
              <w:rPr>
                <w:rFonts w:ascii="Calibri" w:hAnsi="Calibri" w:cs="Arial"/>
                <w:sz w:val="20"/>
              </w:rPr>
            </w:pPr>
            <w:r w:rsidRPr="00ED38CA">
              <w:rPr>
                <w:rFonts w:ascii="Calibri" w:hAnsi="Calibri" w:cs="Arial"/>
                <w:sz w:val="20"/>
              </w:rPr>
              <w:t xml:space="preserve">Users of this group will have access rights on following queues:  </w:t>
            </w:r>
          </w:p>
          <w:p w14:paraId="4D71009C" w14:textId="5615F882" w:rsidR="00FF633C" w:rsidRPr="00ED38CA" w:rsidRDefault="00FF633C" w:rsidP="00FF633C">
            <w:pPr>
              <w:numPr>
                <w:ilvl w:val="0"/>
                <w:numId w:val="5"/>
              </w:numPr>
              <w:spacing w:line="240" w:lineRule="auto"/>
              <w:jc w:val="both"/>
              <w:rPr>
                <w:rFonts w:ascii="Calibri" w:hAnsi="Calibri" w:cs="Arial"/>
                <w:b/>
                <w:sz w:val="20"/>
              </w:rPr>
            </w:pPr>
            <w:r>
              <w:rPr>
                <w:rFonts w:ascii="Calibri" w:hAnsi="Calibri" w:cs="Arial"/>
                <w:b/>
                <w:sz w:val="20"/>
              </w:rPr>
              <w:t>Compliance</w:t>
            </w:r>
          </w:p>
          <w:p w14:paraId="3581DF73" w14:textId="033143E2" w:rsidR="00BF478C" w:rsidRPr="00ED38CA" w:rsidRDefault="00FF633C" w:rsidP="00FF633C">
            <w:pPr>
              <w:spacing w:line="360" w:lineRule="auto"/>
              <w:jc w:val="both"/>
              <w:rPr>
                <w:rFonts w:ascii="Calibri" w:hAnsi="Calibri" w:cs="Arial"/>
                <w:sz w:val="20"/>
              </w:rPr>
            </w:pPr>
            <w:r w:rsidRPr="00ED38CA">
              <w:rPr>
                <w:rFonts w:ascii="Calibri" w:hAnsi="Calibri" w:cs="Arial"/>
                <w:bCs/>
                <w:sz w:val="20"/>
              </w:rPr>
              <w:t>This group will be created without filters.</w:t>
            </w:r>
          </w:p>
        </w:tc>
      </w:tr>
      <w:tr w:rsidR="00BF478C" w:rsidRPr="00ED38CA" w14:paraId="70B2AEED" w14:textId="77777777" w:rsidTr="00CF18C5">
        <w:tc>
          <w:tcPr>
            <w:tcW w:w="498" w:type="pct"/>
          </w:tcPr>
          <w:p w14:paraId="2F69D27D" w14:textId="77777777" w:rsidR="00BF478C" w:rsidRPr="00ED38CA" w:rsidRDefault="00BF478C" w:rsidP="0011095C">
            <w:pPr>
              <w:numPr>
                <w:ilvl w:val="0"/>
                <w:numId w:val="4"/>
              </w:numPr>
              <w:spacing w:after="120" w:line="360" w:lineRule="auto"/>
              <w:ind w:left="360"/>
              <w:jc w:val="both"/>
              <w:rPr>
                <w:rFonts w:ascii="Calibri" w:hAnsi="Calibri" w:cs="Arial"/>
                <w:sz w:val="20"/>
              </w:rPr>
            </w:pPr>
          </w:p>
        </w:tc>
        <w:tc>
          <w:tcPr>
            <w:tcW w:w="839" w:type="pct"/>
          </w:tcPr>
          <w:p w14:paraId="09BCD61D" w14:textId="547F9516" w:rsidR="00BF478C" w:rsidRPr="00ED38CA" w:rsidRDefault="00FF633C" w:rsidP="00CF18C5">
            <w:pPr>
              <w:spacing w:line="360" w:lineRule="auto"/>
              <w:jc w:val="both"/>
              <w:rPr>
                <w:rFonts w:ascii="Calibri" w:hAnsi="Calibri" w:cs="Arial"/>
                <w:sz w:val="20"/>
              </w:rPr>
            </w:pPr>
            <w:r>
              <w:rPr>
                <w:rFonts w:ascii="Calibri" w:hAnsi="Calibri" w:cs="Arial"/>
                <w:sz w:val="20"/>
              </w:rPr>
              <w:t>Compliance WC</w:t>
            </w:r>
          </w:p>
        </w:tc>
        <w:tc>
          <w:tcPr>
            <w:tcW w:w="3663" w:type="pct"/>
          </w:tcPr>
          <w:p w14:paraId="2C6EBBB3" w14:textId="77777777" w:rsidR="00BF478C" w:rsidRPr="00ED38CA" w:rsidRDefault="00BF478C" w:rsidP="00CF18C5">
            <w:pPr>
              <w:spacing w:line="360" w:lineRule="auto"/>
              <w:jc w:val="both"/>
              <w:rPr>
                <w:rFonts w:ascii="Calibri" w:hAnsi="Calibri" w:cs="Arial"/>
                <w:sz w:val="20"/>
              </w:rPr>
            </w:pPr>
            <w:r w:rsidRPr="00ED38CA">
              <w:rPr>
                <w:rFonts w:ascii="Calibri" w:hAnsi="Calibri" w:cs="Arial"/>
                <w:sz w:val="20"/>
              </w:rPr>
              <w:t xml:space="preserve">Users of this group will have access rights on following queues:  </w:t>
            </w:r>
          </w:p>
          <w:p w14:paraId="2F239F77" w14:textId="7B38798E" w:rsidR="00BF478C" w:rsidRPr="00ED38CA" w:rsidRDefault="00FF633C" w:rsidP="0011095C">
            <w:pPr>
              <w:numPr>
                <w:ilvl w:val="0"/>
                <w:numId w:val="5"/>
              </w:numPr>
              <w:spacing w:line="240" w:lineRule="auto"/>
              <w:jc w:val="both"/>
              <w:rPr>
                <w:rFonts w:ascii="Calibri" w:hAnsi="Calibri" w:cs="Arial"/>
                <w:b/>
                <w:sz w:val="20"/>
              </w:rPr>
            </w:pPr>
            <w:proofErr w:type="spellStart"/>
            <w:r>
              <w:rPr>
                <w:rFonts w:ascii="Calibri" w:hAnsi="Calibri" w:cs="Arial"/>
                <w:b/>
                <w:sz w:val="20"/>
              </w:rPr>
              <w:t>Compliance_WC</w:t>
            </w:r>
            <w:proofErr w:type="spellEnd"/>
          </w:p>
          <w:p w14:paraId="04A95F1E" w14:textId="77777777" w:rsidR="00BF478C" w:rsidRPr="00ED38CA" w:rsidRDefault="00BF478C" w:rsidP="00CF18C5">
            <w:pPr>
              <w:spacing w:line="360" w:lineRule="auto"/>
              <w:jc w:val="both"/>
              <w:rPr>
                <w:rFonts w:ascii="Calibri" w:hAnsi="Calibri" w:cs="Arial"/>
                <w:sz w:val="20"/>
              </w:rPr>
            </w:pPr>
            <w:r w:rsidRPr="00ED38CA">
              <w:rPr>
                <w:rFonts w:ascii="Calibri" w:hAnsi="Calibri" w:cs="Arial"/>
                <w:bCs/>
                <w:sz w:val="20"/>
              </w:rPr>
              <w:t>This group will be created without filters.</w:t>
            </w:r>
          </w:p>
        </w:tc>
      </w:tr>
      <w:tr w:rsidR="00BF478C" w:rsidRPr="00ED38CA" w14:paraId="174D96E6" w14:textId="77777777" w:rsidTr="00CF18C5">
        <w:tc>
          <w:tcPr>
            <w:tcW w:w="498" w:type="pct"/>
          </w:tcPr>
          <w:p w14:paraId="11EDC0AC" w14:textId="77777777" w:rsidR="00BF478C" w:rsidRPr="00ED38CA" w:rsidRDefault="00BF478C" w:rsidP="0011095C">
            <w:pPr>
              <w:numPr>
                <w:ilvl w:val="0"/>
                <w:numId w:val="4"/>
              </w:numPr>
              <w:spacing w:after="120" w:line="360" w:lineRule="auto"/>
              <w:ind w:left="360"/>
              <w:jc w:val="both"/>
              <w:rPr>
                <w:rFonts w:ascii="Calibri" w:hAnsi="Calibri" w:cs="Arial"/>
                <w:sz w:val="20"/>
              </w:rPr>
            </w:pPr>
          </w:p>
        </w:tc>
        <w:tc>
          <w:tcPr>
            <w:tcW w:w="839" w:type="pct"/>
          </w:tcPr>
          <w:p w14:paraId="690542A6" w14:textId="2C36AC3E" w:rsidR="00BF478C" w:rsidRDefault="000A1448" w:rsidP="00CF18C5">
            <w:pPr>
              <w:spacing w:line="360" w:lineRule="auto"/>
              <w:rPr>
                <w:rFonts w:ascii="Calibri" w:hAnsi="Calibri" w:cs="Arial"/>
                <w:sz w:val="20"/>
              </w:rPr>
            </w:pPr>
            <w:r>
              <w:rPr>
                <w:rFonts w:ascii="Calibri" w:hAnsi="Calibri" w:cs="Arial"/>
                <w:sz w:val="20"/>
              </w:rPr>
              <w:t>Additional Customer Details</w:t>
            </w:r>
          </w:p>
          <w:p w14:paraId="09DAD50A" w14:textId="77777777" w:rsidR="00BF478C" w:rsidRPr="00ED38CA" w:rsidRDefault="00BF478C" w:rsidP="00CF18C5">
            <w:pPr>
              <w:spacing w:line="360" w:lineRule="auto"/>
              <w:rPr>
                <w:rFonts w:ascii="Calibri" w:hAnsi="Calibri" w:cs="Arial"/>
                <w:sz w:val="20"/>
              </w:rPr>
            </w:pPr>
          </w:p>
        </w:tc>
        <w:tc>
          <w:tcPr>
            <w:tcW w:w="3663" w:type="pct"/>
          </w:tcPr>
          <w:p w14:paraId="2B2BA857" w14:textId="77777777" w:rsidR="00BF478C" w:rsidRPr="00ED38CA" w:rsidRDefault="00BF478C" w:rsidP="00CF18C5">
            <w:pPr>
              <w:spacing w:line="360" w:lineRule="auto"/>
              <w:jc w:val="both"/>
              <w:rPr>
                <w:rFonts w:ascii="Calibri" w:hAnsi="Calibri" w:cs="Arial"/>
                <w:sz w:val="20"/>
              </w:rPr>
            </w:pPr>
            <w:r w:rsidRPr="00ED38CA">
              <w:rPr>
                <w:rFonts w:ascii="Calibri" w:hAnsi="Calibri" w:cs="Arial"/>
                <w:sz w:val="20"/>
              </w:rPr>
              <w:t xml:space="preserve">Users of this group will have access rights on following queues:  </w:t>
            </w:r>
          </w:p>
          <w:p w14:paraId="44E5E4ED" w14:textId="7E06B5F3" w:rsidR="00BF478C" w:rsidRPr="00ED38CA" w:rsidRDefault="000A1448" w:rsidP="0011095C">
            <w:pPr>
              <w:numPr>
                <w:ilvl w:val="0"/>
                <w:numId w:val="5"/>
              </w:numPr>
              <w:spacing w:line="240" w:lineRule="auto"/>
              <w:jc w:val="both"/>
              <w:rPr>
                <w:rFonts w:ascii="Calibri" w:hAnsi="Calibri" w:cs="Arial"/>
                <w:b/>
                <w:sz w:val="20"/>
              </w:rPr>
            </w:pPr>
            <w:proofErr w:type="spellStart"/>
            <w:r>
              <w:rPr>
                <w:rFonts w:ascii="Calibri" w:hAnsi="Calibri" w:cs="Arial"/>
                <w:b/>
                <w:sz w:val="20"/>
              </w:rPr>
              <w:t>Additional</w:t>
            </w:r>
            <w:r w:rsidR="0096317D">
              <w:rPr>
                <w:rFonts w:ascii="Calibri" w:hAnsi="Calibri" w:cs="Arial"/>
                <w:b/>
                <w:sz w:val="20"/>
              </w:rPr>
              <w:t>_</w:t>
            </w:r>
            <w:r>
              <w:rPr>
                <w:rFonts w:ascii="Calibri" w:hAnsi="Calibri" w:cs="Arial"/>
                <w:b/>
                <w:sz w:val="20"/>
              </w:rPr>
              <w:t>Cust</w:t>
            </w:r>
            <w:r w:rsidR="0096317D">
              <w:rPr>
                <w:rFonts w:ascii="Calibri" w:hAnsi="Calibri" w:cs="Arial"/>
                <w:b/>
                <w:sz w:val="20"/>
              </w:rPr>
              <w:t>omer_Details</w:t>
            </w:r>
            <w:proofErr w:type="spellEnd"/>
          </w:p>
          <w:p w14:paraId="428C3156" w14:textId="2A3BA2C5" w:rsidR="00BF478C" w:rsidRPr="00ED38CA" w:rsidRDefault="00BF478C" w:rsidP="00CF18C5">
            <w:pPr>
              <w:spacing w:line="360" w:lineRule="auto"/>
              <w:jc w:val="both"/>
              <w:rPr>
                <w:rFonts w:ascii="Calibri" w:hAnsi="Calibri" w:cs="Arial"/>
                <w:sz w:val="20"/>
              </w:rPr>
            </w:pPr>
            <w:r w:rsidRPr="00ED38CA">
              <w:rPr>
                <w:rFonts w:ascii="Calibri" w:hAnsi="Calibri" w:cs="Arial"/>
                <w:bCs/>
                <w:sz w:val="20"/>
              </w:rPr>
              <w:t>This group will be created with</w:t>
            </w:r>
            <w:r w:rsidR="00FF633C">
              <w:rPr>
                <w:rFonts w:ascii="Calibri" w:hAnsi="Calibri" w:cs="Arial"/>
                <w:bCs/>
                <w:sz w:val="20"/>
              </w:rPr>
              <w:t>out filters</w:t>
            </w:r>
            <w:r>
              <w:rPr>
                <w:rFonts w:ascii="Calibri" w:hAnsi="Calibri" w:cs="Arial"/>
                <w:bCs/>
                <w:sz w:val="20"/>
              </w:rPr>
              <w:t xml:space="preserve">. </w:t>
            </w:r>
          </w:p>
        </w:tc>
      </w:tr>
      <w:tr w:rsidR="00BF478C" w:rsidRPr="00ED38CA" w14:paraId="384DE6D2" w14:textId="77777777" w:rsidTr="00CF18C5">
        <w:tc>
          <w:tcPr>
            <w:tcW w:w="498" w:type="pct"/>
          </w:tcPr>
          <w:p w14:paraId="1487EC29" w14:textId="77777777" w:rsidR="00BF478C" w:rsidRPr="00ED38CA" w:rsidRDefault="00BF478C" w:rsidP="0011095C">
            <w:pPr>
              <w:numPr>
                <w:ilvl w:val="0"/>
                <w:numId w:val="4"/>
              </w:numPr>
              <w:spacing w:after="120" w:line="360" w:lineRule="auto"/>
              <w:ind w:left="360"/>
              <w:jc w:val="both"/>
              <w:rPr>
                <w:rFonts w:ascii="Calibri" w:hAnsi="Calibri" w:cs="Arial"/>
                <w:sz w:val="20"/>
              </w:rPr>
            </w:pPr>
          </w:p>
        </w:tc>
        <w:tc>
          <w:tcPr>
            <w:tcW w:w="839" w:type="pct"/>
          </w:tcPr>
          <w:p w14:paraId="3D7BA00F" w14:textId="3AE9DBC2" w:rsidR="00BF478C" w:rsidRPr="00ED38CA" w:rsidRDefault="00FF633C" w:rsidP="00CF18C5">
            <w:pPr>
              <w:spacing w:line="360" w:lineRule="auto"/>
              <w:rPr>
                <w:rFonts w:ascii="Calibri" w:hAnsi="Calibri" w:cs="Arial"/>
                <w:sz w:val="20"/>
              </w:rPr>
            </w:pPr>
            <w:r>
              <w:rPr>
                <w:rFonts w:ascii="Calibri" w:hAnsi="Calibri" w:cs="Arial"/>
                <w:sz w:val="20"/>
              </w:rPr>
              <w:t>Operations</w:t>
            </w:r>
          </w:p>
        </w:tc>
        <w:tc>
          <w:tcPr>
            <w:tcW w:w="3663" w:type="pct"/>
          </w:tcPr>
          <w:p w14:paraId="4AB83E02" w14:textId="77777777" w:rsidR="00BF478C" w:rsidRPr="00ED38CA" w:rsidRDefault="00BF478C" w:rsidP="00CF18C5">
            <w:pPr>
              <w:spacing w:line="360" w:lineRule="auto"/>
              <w:jc w:val="both"/>
              <w:rPr>
                <w:rFonts w:ascii="Calibri" w:hAnsi="Calibri" w:cs="Arial"/>
                <w:sz w:val="20"/>
              </w:rPr>
            </w:pPr>
            <w:r w:rsidRPr="00ED38CA">
              <w:rPr>
                <w:rFonts w:ascii="Calibri" w:hAnsi="Calibri" w:cs="Arial"/>
                <w:sz w:val="20"/>
              </w:rPr>
              <w:t xml:space="preserve">Users of this group will have access rights on following queues:  </w:t>
            </w:r>
          </w:p>
          <w:p w14:paraId="192FB569" w14:textId="0E53ACDE" w:rsidR="00BF478C" w:rsidRPr="00ED38CA" w:rsidRDefault="00FF633C" w:rsidP="0011095C">
            <w:pPr>
              <w:numPr>
                <w:ilvl w:val="0"/>
                <w:numId w:val="5"/>
              </w:numPr>
              <w:spacing w:line="240" w:lineRule="auto"/>
              <w:jc w:val="both"/>
              <w:rPr>
                <w:rFonts w:ascii="Calibri" w:hAnsi="Calibri" w:cs="Arial"/>
                <w:b/>
                <w:sz w:val="20"/>
              </w:rPr>
            </w:pPr>
            <w:r>
              <w:rPr>
                <w:rFonts w:ascii="Calibri" w:hAnsi="Calibri" w:cs="Arial"/>
                <w:b/>
                <w:sz w:val="20"/>
              </w:rPr>
              <w:t>Operations</w:t>
            </w:r>
          </w:p>
          <w:p w14:paraId="564F3916" w14:textId="77777777" w:rsidR="00BF478C" w:rsidRPr="00ED38CA" w:rsidRDefault="00BF478C" w:rsidP="00CF18C5">
            <w:pPr>
              <w:spacing w:line="360" w:lineRule="auto"/>
              <w:jc w:val="both"/>
              <w:rPr>
                <w:rFonts w:ascii="Calibri" w:hAnsi="Calibri" w:cs="Arial"/>
                <w:sz w:val="20"/>
              </w:rPr>
            </w:pPr>
            <w:r w:rsidRPr="00ED38CA">
              <w:rPr>
                <w:rFonts w:ascii="Calibri" w:hAnsi="Calibri" w:cs="Arial"/>
                <w:bCs/>
                <w:sz w:val="20"/>
              </w:rPr>
              <w:t>This group will be created without filters.</w:t>
            </w:r>
          </w:p>
        </w:tc>
      </w:tr>
      <w:tr w:rsidR="00BF478C" w:rsidRPr="00ED38CA" w14:paraId="4292E134" w14:textId="77777777" w:rsidTr="00CF18C5">
        <w:tc>
          <w:tcPr>
            <w:tcW w:w="498" w:type="pct"/>
          </w:tcPr>
          <w:p w14:paraId="215D600B" w14:textId="77777777" w:rsidR="00BF478C" w:rsidRPr="00ED38CA" w:rsidRDefault="00BF478C" w:rsidP="0011095C">
            <w:pPr>
              <w:numPr>
                <w:ilvl w:val="0"/>
                <w:numId w:val="4"/>
              </w:numPr>
              <w:spacing w:after="120" w:line="360" w:lineRule="auto"/>
              <w:ind w:left="360"/>
              <w:jc w:val="both"/>
              <w:rPr>
                <w:rFonts w:ascii="Calibri" w:hAnsi="Calibri" w:cs="Arial"/>
                <w:sz w:val="20"/>
              </w:rPr>
            </w:pPr>
          </w:p>
        </w:tc>
        <w:tc>
          <w:tcPr>
            <w:tcW w:w="839" w:type="pct"/>
          </w:tcPr>
          <w:p w14:paraId="163A5559" w14:textId="77777777" w:rsidR="00BF478C" w:rsidRPr="00ED38CA" w:rsidRDefault="00BF478C" w:rsidP="00CF18C5">
            <w:pPr>
              <w:spacing w:line="360" w:lineRule="auto"/>
              <w:jc w:val="both"/>
              <w:rPr>
                <w:rFonts w:ascii="Calibri" w:hAnsi="Calibri" w:cs="Arial"/>
                <w:sz w:val="20"/>
              </w:rPr>
            </w:pPr>
            <w:r w:rsidRPr="00ED38CA">
              <w:rPr>
                <w:rFonts w:ascii="Calibri" w:hAnsi="Calibri" w:cs="Arial"/>
                <w:sz w:val="20"/>
              </w:rPr>
              <w:t>Read Only</w:t>
            </w:r>
          </w:p>
        </w:tc>
        <w:tc>
          <w:tcPr>
            <w:tcW w:w="3663" w:type="pct"/>
          </w:tcPr>
          <w:p w14:paraId="56E8F885" w14:textId="77777777" w:rsidR="00BF478C" w:rsidRPr="00ED38CA" w:rsidRDefault="00BF478C" w:rsidP="00CF18C5">
            <w:pPr>
              <w:spacing w:line="360" w:lineRule="auto"/>
              <w:jc w:val="both"/>
              <w:rPr>
                <w:rFonts w:ascii="Calibri" w:hAnsi="Calibri" w:cs="Arial"/>
                <w:sz w:val="20"/>
              </w:rPr>
            </w:pPr>
            <w:r w:rsidRPr="00ED38CA">
              <w:rPr>
                <w:rFonts w:ascii="Calibri" w:hAnsi="Calibri" w:cs="Arial"/>
                <w:sz w:val="20"/>
              </w:rPr>
              <w:t>Users of this group will be able to view the work-item in read</w:t>
            </w:r>
            <w:r>
              <w:rPr>
                <w:rFonts w:ascii="Calibri" w:hAnsi="Calibri" w:cs="Arial"/>
                <w:sz w:val="20"/>
              </w:rPr>
              <w:t xml:space="preserve"> </w:t>
            </w:r>
            <w:r w:rsidRPr="00ED38CA">
              <w:rPr>
                <w:rFonts w:ascii="Calibri" w:hAnsi="Calibri" w:cs="Arial"/>
                <w:sz w:val="20"/>
              </w:rPr>
              <w:t xml:space="preserve">only mode. </w:t>
            </w:r>
          </w:p>
        </w:tc>
      </w:tr>
    </w:tbl>
    <w:p w14:paraId="17D66E65" w14:textId="77777777" w:rsidR="00BF478C" w:rsidRPr="00ED38CA" w:rsidRDefault="00BF478C" w:rsidP="00BF478C">
      <w:pPr>
        <w:pStyle w:val="template"/>
        <w:ind w:left="720"/>
        <w:jc w:val="both"/>
        <w:rPr>
          <w:rFonts w:ascii="Calibri" w:hAnsi="Calibri"/>
          <w:sz w:val="20"/>
        </w:rPr>
      </w:pPr>
    </w:p>
    <w:p w14:paraId="1855DEC1" w14:textId="77777777" w:rsidR="00BF478C" w:rsidRPr="00ED38CA" w:rsidRDefault="00BF478C" w:rsidP="00BF478C">
      <w:pPr>
        <w:pStyle w:val="template"/>
        <w:ind w:left="720"/>
        <w:jc w:val="both"/>
        <w:rPr>
          <w:rFonts w:ascii="Calibri" w:hAnsi="Calibri"/>
          <w:sz w:val="20"/>
        </w:rPr>
      </w:pPr>
    </w:p>
    <w:p w14:paraId="314F3F39" w14:textId="77777777" w:rsidR="00BF478C" w:rsidRPr="00ED38CA" w:rsidRDefault="00BF478C" w:rsidP="00BF478C">
      <w:pPr>
        <w:pStyle w:val="template"/>
        <w:ind w:left="720"/>
        <w:jc w:val="both"/>
        <w:rPr>
          <w:rFonts w:ascii="Calibri" w:hAnsi="Calibri"/>
          <w:sz w:val="20"/>
        </w:rPr>
      </w:pPr>
    </w:p>
    <w:p w14:paraId="48392E85" w14:textId="77777777" w:rsidR="00BF478C" w:rsidRPr="00ED38CA" w:rsidRDefault="00BF478C" w:rsidP="00BF478C">
      <w:pPr>
        <w:pStyle w:val="template"/>
        <w:ind w:left="720"/>
        <w:jc w:val="both"/>
        <w:rPr>
          <w:rFonts w:ascii="Calibri" w:hAnsi="Calibri"/>
          <w:sz w:val="20"/>
        </w:rPr>
      </w:pPr>
    </w:p>
    <w:p w14:paraId="54BA82BA" w14:textId="77777777" w:rsidR="00BF478C" w:rsidRPr="00ED38CA" w:rsidRDefault="00BF478C" w:rsidP="00BF478C">
      <w:pPr>
        <w:pStyle w:val="Heading2"/>
        <w:tabs>
          <w:tab w:val="clear" w:pos="360"/>
        </w:tabs>
        <w:ind w:left="0"/>
        <w:rPr>
          <w:rFonts w:ascii="Calibri" w:hAnsi="Calibri"/>
        </w:rPr>
      </w:pPr>
      <w:bookmarkStart w:id="27" w:name="_Operating_Environment"/>
      <w:bookmarkStart w:id="28" w:name="_Toc106302881"/>
      <w:bookmarkEnd w:id="27"/>
      <w:r w:rsidRPr="00ED38CA">
        <w:rPr>
          <w:rFonts w:ascii="Calibri" w:hAnsi="Calibri"/>
        </w:rPr>
        <w:t>Operating Environment</w:t>
      </w:r>
      <w:bookmarkEnd w:id="28"/>
    </w:p>
    <w:p w14:paraId="1235EE51" w14:textId="77777777" w:rsidR="00BF478C" w:rsidRPr="00ED38CA" w:rsidRDefault="00BF478C" w:rsidP="00BF478C">
      <w:pPr>
        <w:pStyle w:val="template"/>
        <w:ind w:left="360"/>
        <w:jc w:val="both"/>
        <w:rPr>
          <w:rFonts w:ascii="Calibri" w:hAnsi="Calibri"/>
          <w:i w:val="0"/>
          <w:sz w:val="20"/>
        </w:rPr>
      </w:pPr>
      <w:r w:rsidRPr="00ED38CA">
        <w:rPr>
          <w:rFonts w:ascii="Calibri" w:hAnsi="Calibri"/>
          <w:i w:val="0"/>
          <w:sz w:val="20"/>
        </w:rPr>
        <w:t>Existing environment will be used for UAT and Production</w:t>
      </w:r>
    </w:p>
    <w:p w14:paraId="3A045D9C" w14:textId="77777777" w:rsidR="00BF478C" w:rsidRPr="00ED38CA" w:rsidRDefault="00BF478C" w:rsidP="00BF478C">
      <w:pPr>
        <w:pStyle w:val="Heading2"/>
        <w:tabs>
          <w:tab w:val="clear" w:pos="360"/>
        </w:tabs>
        <w:ind w:left="0"/>
        <w:rPr>
          <w:rFonts w:ascii="Calibri" w:hAnsi="Calibri"/>
        </w:rPr>
      </w:pPr>
      <w:bookmarkStart w:id="29" w:name="_Deliverables"/>
      <w:bookmarkStart w:id="30" w:name="_Toc106302882"/>
      <w:bookmarkEnd w:id="29"/>
      <w:r w:rsidRPr="00ED38CA">
        <w:rPr>
          <w:rFonts w:ascii="Calibri" w:hAnsi="Calibri"/>
        </w:rPr>
        <w:t>Deliverables</w:t>
      </w:r>
      <w:bookmarkEnd w:id="30"/>
      <w:r w:rsidRPr="00ED38CA" w:rsidDel="00521BD8">
        <w:rPr>
          <w:rFonts w:ascii="Calibri" w:hAnsi="Calibri"/>
        </w:rPr>
        <w:t xml:space="preserve"> </w:t>
      </w:r>
    </w:p>
    <w:p w14:paraId="54880EC0" w14:textId="77777777" w:rsidR="00BF478C" w:rsidRPr="00ED38CA" w:rsidRDefault="00BF478C" w:rsidP="00BF478C">
      <w:pPr>
        <w:pStyle w:val="template"/>
        <w:ind w:left="360"/>
        <w:jc w:val="both"/>
        <w:rPr>
          <w:rFonts w:ascii="Calibri" w:hAnsi="Calibri"/>
          <w:i w:val="0"/>
          <w:sz w:val="20"/>
        </w:rPr>
      </w:pPr>
      <w:r w:rsidRPr="00ED38CA">
        <w:rPr>
          <w:rFonts w:ascii="Calibri" w:hAnsi="Calibri"/>
          <w:i w:val="0"/>
          <w:sz w:val="20"/>
        </w:rPr>
        <w:t xml:space="preserve">The following will be deliverable: </w:t>
      </w:r>
    </w:p>
    <w:p w14:paraId="02AAB6DE" w14:textId="77777777" w:rsidR="00BF478C" w:rsidRPr="00ED38CA" w:rsidRDefault="00BF478C" w:rsidP="0011095C">
      <w:pPr>
        <w:pStyle w:val="ListParagraph"/>
        <w:numPr>
          <w:ilvl w:val="0"/>
          <w:numId w:val="3"/>
        </w:numPr>
        <w:suppressAutoHyphens w:val="0"/>
        <w:spacing w:line="360" w:lineRule="auto"/>
        <w:jc w:val="both"/>
        <w:rPr>
          <w:rFonts w:ascii="Calibri" w:hAnsi="Calibri" w:cs="Arial"/>
          <w:sz w:val="20"/>
        </w:rPr>
      </w:pPr>
      <w:r w:rsidRPr="00ED38CA">
        <w:rPr>
          <w:rFonts w:ascii="Calibri" w:hAnsi="Calibri" w:cs="Arial"/>
          <w:sz w:val="20"/>
        </w:rPr>
        <w:t>Release based on the requirement specified in the document</w:t>
      </w:r>
    </w:p>
    <w:p w14:paraId="6A361154" w14:textId="77777777" w:rsidR="00BF478C" w:rsidRPr="00ED38CA" w:rsidRDefault="00BF478C" w:rsidP="00BF478C">
      <w:pPr>
        <w:pStyle w:val="Heading2"/>
        <w:tabs>
          <w:tab w:val="clear" w:pos="360"/>
        </w:tabs>
        <w:ind w:left="0"/>
        <w:rPr>
          <w:rFonts w:ascii="Calibri" w:hAnsi="Calibri"/>
        </w:rPr>
      </w:pPr>
      <w:bookmarkStart w:id="31" w:name="_Assumptions_and_Dependencies"/>
      <w:bookmarkStart w:id="32" w:name="_Toc106302883"/>
      <w:bookmarkEnd w:id="31"/>
      <w:r w:rsidRPr="00ED38CA">
        <w:rPr>
          <w:rFonts w:ascii="Calibri" w:hAnsi="Calibri"/>
        </w:rPr>
        <w:t>Assumptions and Dependencies and Constraints</w:t>
      </w:r>
      <w:bookmarkEnd w:id="32"/>
    </w:p>
    <w:p w14:paraId="3EC5B67A" w14:textId="67C377C6" w:rsidR="00496929" w:rsidRPr="00001A94" w:rsidRDefault="00496929" w:rsidP="00496929">
      <w:pPr>
        <w:pStyle w:val="template"/>
        <w:numPr>
          <w:ilvl w:val="0"/>
          <w:numId w:val="25"/>
        </w:numPr>
        <w:spacing w:before="100" w:beforeAutospacing="1" w:after="100" w:afterAutospacing="1" w:line="276" w:lineRule="auto"/>
        <w:jc w:val="both"/>
        <w:rPr>
          <w:rFonts w:asciiTheme="minorHAnsi" w:hAnsiTheme="minorHAnsi" w:cstheme="minorHAnsi"/>
          <w:i w:val="0"/>
          <w:sz w:val="20"/>
        </w:rPr>
      </w:pPr>
      <w:r w:rsidRPr="00001A94">
        <w:rPr>
          <w:rFonts w:asciiTheme="minorHAnsi" w:hAnsiTheme="minorHAnsi" w:cstheme="minorHAnsi"/>
          <w:i w:val="0"/>
          <w:sz w:val="20"/>
        </w:rPr>
        <w:t xml:space="preserve">The requirement specifications mentioned in Scope Document are based on discussions with various teams/ departments /business users of </w:t>
      </w:r>
      <w:proofErr w:type="spellStart"/>
      <w:r w:rsidRPr="00001A94">
        <w:rPr>
          <w:rFonts w:asciiTheme="minorHAnsi" w:hAnsiTheme="minorHAnsi" w:cstheme="minorHAnsi"/>
          <w:i w:val="0"/>
          <w:sz w:val="20"/>
        </w:rPr>
        <w:t>RAKBank</w:t>
      </w:r>
      <w:proofErr w:type="spellEnd"/>
    </w:p>
    <w:p w14:paraId="50D6DC44" w14:textId="4829F3AD" w:rsidR="00CC1AD3" w:rsidRPr="00001A94" w:rsidRDefault="00CC1AD3" w:rsidP="00496929">
      <w:pPr>
        <w:pStyle w:val="template"/>
        <w:numPr>
          <w:ilvl w:val="0"/>
          <w:numId w:val="25"/>
        </w:numPr>
        <w:spacing w:before="100" w:beforeAutospacing="1" w:after="100" w:afterAutospacing="1" w:line="276" w:lineRule="auto"/>
        <w:jc w:val="both"/>
        <w:rPr>
          <w:rFonts w:asciiTheme="minorHAnsi" w:hAnsiTheme="minorHAnsi" w:cstheme="minorHAnsi"/>
          <w:i w:val="0"/>
          <w:sz w:val="20"/>
        </w:rPr>
      </w:pPr>
      <w:r w:rsidRPr="00001A94">
        <w:rPr>
          <w:rFonts w:asciiTheme="minorHAnsi" w:hAnsiTheme="minorHAnsi" w:cstheme="minorHAnsi"/>
          <w:i w:val="0"/>
          <w:sz w:val="20"/>
        </w:rPr>
        <w:t>This implementation</w:t>
      </w:r>
      <w:r w:rsidR="00CF18C5">
        <w:rPr>
          <w:rFonts w:asciiTheme="minorHAnsi" w:hAnsiTheme="minorHAnsi" w:cstheme="minorHAnsi"/>
          <w:i w:val="0"/>
          <w:sz w:val="20"/>
        </w:rPr>
        <w:t xml:space="preserve"> will be done on top of Newgen I</w:t>
      </w:r>
      <w:r w:rsidRPr="00001A94">
        <w:rPr>
          <w:rFonts w:asciiTheme="minorHAnsi" w:hAnsiTheme="minorHAnsi" w:cstheme="minorHAnsi"/>
          <w:i w:val="0"/>
          <w:sz w:val="20"/>
        </w:rPr>
        <w:t>BPS/</w:t>
      </w:r>
      <w:proofErr w:type="spellStart"/>
      <w:r w:rsidRPr="00001A94">
        <w:rPr>
          <w:rFonts w:asciiTheme="minorHAnsi" w:hAnsiTheme="minorHAnsi" w:cstheme="minorHAnsi"/>
          <w:i w:val="0"/>
          <w:sz w:val="20"/>
        </w:rPr>
        <w:t>OmniDocs</w:t>
      </w:r>
      <w:proofErr w:type="spellEnd"/>
      <w:r w:rsidRPr="00001A94">
        <w:rPr>
          <w:rFonts w:asciiTheme="minorHAnsi" w:hAnsiTheme="minorHAnsi" w:cstheme="minorHAnsi"/>
          <w:i w:val="0"/>
          <w:sz w:val="20"/>
        </w:rPr>
        <w:t xml:space="preserve"> product suite, thus the im</w:t>
      </w:r>
      <w:r w:rsidR="00CF18C5">
        <w:rPr>
          <w:rFonts w:asciiTheme="minorHAnsi" w:hAnsiTheme="minorHAnsi" w:cstheme="minorHAnsi"/>
          <w:i w:val="0"/>
          <w:sz w:val="20"/>
        </w:rPr>
        <w:t>plementation has dependency on I</w:t>
      </w:r>
      <w:r w:rsidRPr="00001A94">
        <w:rPr>
          <w:rFonts w:asciiTheme="minorHAnsi" w:hAnsiTheme="minorHAnsi" w:cstheme="minorHAnsi"/>
          <w:i w:val="0"/>
          <w:sz w:val="20"/>
        </w:rPr>
        <w:t>BPS /</w:t>
      </w:r>
      <w:proofErr w:type="spellStart"/>
      <w:r w:rsidRPr="00001A94">
        <w:rPr>
          <w:rFonts w:asciiTheme="minorHAnsi" w:hAnsiTheme="minorHAnsi" w:cstheme="minorHAnsi"/>
          <w:i w:val="0"/>
          <w:sz w:val="20"/>
        </w:rPr>
        <w:t>OmniDocs</w:t>
      </w:r>
      <w:proofErr w:type="spellEnd"/>
      <w:r w:rsidRPr="00001A94">
        <w:rPr>
          <w:rFonts w:asciiTheme="minorHAnsi" w:hAnsiTheme="minorHAnsi" w:cstheme="minorHAnsi"/>
          <w:i w:val="0"/>
          <w:sz w:val="20"/>
        </w:rPr>
        <w:t xml:space="preserve"> product suite</w:t>
      </w:r>
    </w:p>
    <w:p w14:paraId="703E64DD" w14:textId="1CB8DC7D" w:rsidR="00225CB5" w:rsidRPr="00001A94" w:rsidRDefault="00225CB5" w:rsidP="00F75DA3">
      <w:pPr>
        <w:pStyle w:val="template"/>
        <w:numPr>
          <w:ilvl w:val="0"/>
          <w:numId w:val="25"/>
        </w:numPr>
        <w:spacing w:before="100" w:beforeAutospacing="1" w:after="100" w:afterAutospacing="1" w:line="276" w:lineRule="auto"/>
        <w:jc w:val="both"/>
        <w:rPr>
          <w:rFonts w:asciiTheme="minorHAnsi" w:hAnsiTheme="minorHAnsi" w:cstheme="minorHAnsi"/>
          <w:i w:val="0"/>
          <w:sz w:val="20"/>
        </w:rPr>
      </w:pPr>
      <w:r w:rsidRPr="00001A94">
        <w:rPr>
          <w:rFonts w:asciiTheme="minorHAnsi" w:hAnsiTheme="minorHAnsi" w:cstheme="minorHAnsi"/>
          <w:i w:val="0"/>
          <w:sz w:val="20"/>
        </w:rPr>
        <w:t>The workflow will be implemented in English language only. There would not be any data entry or screens in any other languages.</w:t>
      </w:r>
    </w:p>
    <w:p w14:paraId="1743158C" w14:textId="5F269CF0" w:rsidR="00BF478C" w:rsidRPr="00560599" w:rsidRDefault="00EB385F" w:rsidP="00BF478C">
      <w:pPr>
        <w:pStyle w:val="template"/>
        <w:numPr>
          <w:ilvl w:val="0"/>
          <w:numId w:val="25"/>
        </w:numPr>
        <w:spacing w:before="100" w:beforeAutospacing="1" w:after="100" w:afterAutospacing="1" w:line="276" w:lineRule="auto"/>
        <w:ind w:left="720"/>
        <w:jc w:val="both"/>
        <w:rPr>
          <w:rFonts w:ascii="Calibri" w:hAnsi="Calibri"/>
          <w:i w:val="0"/>
          <w:sz w:val="20"/>
        </w:rPr>
      </w:pPr>
      <w:r w:rsidRPr="00560599">
        <w:rPr>
          <w:rFonts w:asciiTheme="minorHAnsi" w:hAnsiTheme="minorHAnsi" w:cstheme="minorHAnsi"/>
          <w:i w:val="0"/>
          <w:sz w:val="20"/>
        </w:rPr>
        <w:lastRenderedPageBreak/>
        <w:t>Any new requirement, addition or modification in the current requirements as mentioned in current document will be treated as changes</w:t>
      </w:r>
    </w:p>
    <w:p w14:paraId="039E63A5" w14:textId="29BD1ABC" w:rsidR="00BF478C" w:rsidRPr="00ED38CA" w:rsidRDefault="00447BEA" w:rsidP="00560599">
      <w:pPr>
        <w:pStyle w:val="Heading1"/>
      </w:pPr>
      <w:bookmarkStart w:id="33" w:name="_Toc106302884"/>
      <w:r>
        <w:rPr>
          <w:noProof/>
        </w:rPr>
        <w:object w:dxaOrig="1440" w:dyaOrig="1440" w14:anchorId="5A561E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46.5pt;margin-top:36.8pt;width:69.85pt;height:45.25pt;z-index:251663360;mso-position-horizontal-relative:text;mso-position-vertical-relative:text">
            <v:imagedata r:id="rId17" o:title=""/>
          </v:shape>
          <o:OLEObject Type="Embed" ProgID="Package" ShapeID="_x0000_s1031" DrawAspect="Icon" ObjectID="_1719248536" r:id="rId18"/>
        </w:object>
      </w:r>
      <w:r w:rsidR="00BF478C" w:rsidRPr="00ED38CA">
        <w:t>Work-Flow Requirement</w:t>
      </w:r>
      <w:bookmarkEnd w:id="33"/>
    </w:p>
    <w:p w14:paraId="40509657" w14:textId="14095742" w:rsidR="00C5245D" w:rsidRDefault="00C5245D"/>
    <w:p w14:paraId="456548DB" w14:textId="2120491B" w:rsidR="008F1A23" w:rsidRDefault="008F1A23"/>
    <w:p w14:paraId="6EA15A9D" w14:textId="26A8832D" w:rsidR="005E0237" w:rsidRDefault="005E0237"/>
    <w:p w14:paraId="02BDCAFC" w14:textId="77777777" w:rsidR="005E0237" w:rsidRDefault="005E0237"/>
    <w:p w14:paraId="204F847F" w14:textId="77777777" w:rsidR="008F1A23" w:rsidRPr="00ED38CA" w:rsidRDefault="008F1A23" w:rsidP="00882DBF">
      <w:pPr>
        <w:numPr>
          <w:ilvl w:val="0"/>
          <w:numId w:val="2"/>
        </w:numPr>
        <w:spacing w:line="360" w:lineRule="auto"/>
        <w:jc w:val="both"/>
        <w:rPr>
          <w:rFonts w:ascii="Calibri" w:hAnsi="Calibri" w:cs="Arial"/>
          <w:sz w:val="20"/>
        </w:rPr>
      </w:pPr>
      <w:r>
        <w:rPr>
          <w:rFonts w:ascii="Calibri" w:hAnsi="Calibri" w:cs="Arial"/>
          <w:sz w:val="20"/>
        </w:rPr>
        <w:t>Initiation: Work-item will be created based on WI creation call</w:t>
      </w:r>
    </w:p>
    <w:p w14:paraId="259AB6BC" w14:textId="16BE58C1" w:rsidR="008F1A23" w:rsidRDefault="008F1A23" w:rsidP="00882DBF">
      <w:pPr>
        <w:numPr>
          <w:ilvl w:val="0"/>
          <w:numId w:val="2"/>
        </w:numPr>
        <w:spacing w:line="360" w:lineRule="auto"/>
        <w:jc w:val="both"/>
        <w:rPr>
          <w:rFonts w:ascii="Calibri" w:hAnsi="Calibri" w:cs="Arial"/>
          <w:sz w:val="20"/>
        </w:rPr>
      </w:pPr>
      <w:r>
        <w:rPr>
          <w:rFonts w:ascii="Calibri" w:hAnsi="Calibri" w:cs="Arial"/>
          <w:sz w:val="20"/>
        </w:rPr>
        <w:t xml:space="preserve">Attach Document: attach the documents to work-item </w:t>
      </w:r>
    </w:p>
    <w:p w14:paraId="3B60FF6C" w14:textId="76288FF6" w:rsidR="008F1A23" w:rsidRDefault="00B05BBF" w:rsidP="00882DBF">
      <w:pPr>
        <w:numPr>
          <w:ilvl w:val="0"/>
          <w:numId w:val="2"/>
        </w:numPr>
        <w:spacing w:line="360" w:lineRule="auto"/>
        <w:jc w:val="both"/>
        <w:rPr>
          <w:rFonts w:ascii="Calibri" w:hAnsi="Calibri" w:cs="Arial"/>
          <w:sz w:val="20"/>
        </w:rPr>
      </w:pPr>
      <w:r>
        <w:rPr>
          <w:rFonts w:ascii="Calibri" w:hAnsi="Calibri" w:cs="Arial"/>
          <w:sz w:val="20"/>
        </w:rPr>
        <w:t>Operations</w:t>
      </w:r>
      <w:r w:rsidR="008F1A23">
        <w:rPr>
          <w:rFonts w:ascii="Calibri" w:hAnsi="Calibri" w:cs="Arial"/>
          <w:sz w:val="20"/>
        </w:rPr>
        <w:t>: update</w:t>
      </w:r>
      <w:r>
        <w:rPr>
          <w:rFonts w:ascii="Calibri" w:hAnsi="Calibri" w:cs="Arial"/>
          <w:sz w:val="20"/>
        </w:rPr>
        <w:t>s</w:t>
      </w:r>
      <w:r w:rsidR="008F1A23">
        <w:rPr>
          <w:rFonts w:ascii="Calibri" w:hAnsi="Calibri" w:cs="Arial"/>
          <w:sz w:val="20"/>
        </w:rPr>
        <w:t xml:space="preserve"> UID match on the work-item</w:t>
      </w:r>
    </w:p>
    <w:p w14:paraId="0D27D4B2" w14:textId="1677FE4B" w:rsidR="00B05BBF" w:rsidRDefault="00D823E0" w:rsidP="00882DBF">
      <w:pPr>
        <w:numPr>
          <w:ilvl w:val="0"/>
          <w:numId w:val="2"/>
        </w:numPr>
        <w:spacing w:line="360" w:lineRule="auto"/>
        <w:jc w:val="both"/>
        <w:rPr>
          <w:rFonts w:ascii="Calibri" w:hAnsi="Calibri" w:cs="Arial"/>
          <w:sz w:val="20"/>
        </w:rPr>
      </w:pPr>
      <w:proofErr w:type="spellStart"/>
      <w:r>
        <w:rPr>
          <w:rFonts w:ascii="Calibri" w:hAnsi="Calibri" w:cs="Arial"/>
          <w:sz w:val="20"/>
        </w:rPr>
        <w:t>Compliance_WC</w:t>
      </w:r>
      <w:proofErr w:type="spellEnd"/>
      <w:r>
        <w:rPr>
          <w:rFonts w:ascii="Calibri" w:hAnsi="Calibri" w:cs="Arial"/>
          <w:sz w:val="20"/>
        </w:rPr>
        <w:t>: Checks for FIRCO True match</w:t>
      </w:r>
    </w:p>
    <w:p w14:paraId="14634C87" w14:textId="5583C723" w:rsidR="00D823E0" w:rsidRDefault="003970CF" w:rsidP="00882DBF">
      <w:pPr>
        <w:numPr>
          <w:ilvl w:val="0"/>
          <w:numId w:val="2"/>
        </w:numPr>
        <w:spacing w:line="360" w:lineRule="auto"/>
        <w:jc w:val="both"/>
        <w:rPr>
          <w:rFonts w:ascii="Calibri" w:hAnsi="Calibri" w:cs="Arial"/>
          <w:sz w:val="20"/>
        </w:rPr>
      </w:pPr>
      <w:r>
        <w:rPr>
          <w:rFonts w:ascii="Calibri" w:hAnsi="Calibri" w:cs="Arial"/>
          <w:sz w:val="20"/>
        </w:rPr>
        <w:t>Compliance: Analyzes for High-risk cases</w:t>
      </w:r>
    </w:p>
    <w:p w14:paraId="3B7B5D8F" w14:textId="36B0DF70" w:rsidR="00804E37" w:rsidRPr="00ED38CA" w:rsidRDefault="0096317D" w:rsidP="00882DBF">
      <w:pPr>
        <w:numPr>
          <w:ilvl w:val="0"/>
          <w:numId w:val="2"/>
        </w:numPr>
        <w:spacing w:line="360" w:lineRule="auto"/>
        <w:jc w:val="both"/>
        <w:rPr>
          <w:rFonts w:ascii="Calibri" w:hAnsi="Calibri" w:cs="Arial"/>
          <w:sz w:val="20"/>
        </w:rPr>
      </w:pPr>
      <w:r>
        <w:rPr>
          <w:rFonts w:ascii="Calibri" w:hAnsi="Calibri" w:cs="Arial"/>
          <w:sz w:val="20"/>
        </w:rPr>
        <w:t>Additional Customer Details</w:t>
      </w:r>
      <w:r w:rsidR="00804E37">
        <w:rPr>
          <w:rFonts w:ascii="Calibri" w:hAnsi="Calibri" w:cs="Arial"/>
          <w:sz w:val="20"/>
        </w:rPr>
        <w:t>: Middle layer for Compliance and Customer communications</w:t>
      </w:r>
    </w:p>
    <w:p w14:paraId="1333A3C2" w14:textId="026BB3F0" w:rsidR="008F1A23" w:rsidRDefault="00044CF5" w:rsidP="00882DBF">
      <w:pPr>
        <w:numPr>
          <w:ilvl w:val="0"/>
          <w:numId w:val="2"/>
        </w:numPr>
        <w:spacing w:line="360" w:lineRule="auto"/>
        <w:jc w:val="both"/>
        <w:rPr>
          <w:rFonts w:ascii="Calibri" w:hAnsi="Calibri" w:cs="Arial"/>
          <w:sz w:val="20"/>
        </w:rPr>
      </w:pPr>
      <w:r>
        <w:rPr>
          <w:rFonts w:ascii="Calibri" w:hAnsi="Calibri" w:cs="Arial"/>
          <w:sz w:val="20"/>
        </w:rPr>
        <w:t>DEH</w:t>
      </w:r>
      <w:r w:rsidR="008F1A23">
        <w:rPr>
          <w:rFonts w:ascii="Calibri" w:hAnsi="Calibri" w:cs="Arial"/>
          <w:sz w:val="20"/>
        </w:rPr>
        <w:t xml:space="preserve"> Update: to </w:t>
      </w:r>
      <w:r>
        <w:rPr>
          <w:rFonts w:ascii="Calibri" w:hAnsi="Calibri" w:cs="Arial"/>
          <w:sz w:val="20"/>
        </w:rPr>
        <w:t>notify the status to DEH</w:t>
      </w:r>
    </w:p>
    <w:p w14:paraId="3F1E14EE" w14:textId="2D04352A" w:rsidR="008F1A23" w:rsidRPr="00ED38CA" w:rsidRDefault="008F1A23" w:rsidP="00882DBF">
      <w:pPr>
        <w:numPr>
          <w:ilvl w:val="0"/>
          <w:numId w:val="2"/>
        </w:numPr>
        <w:spacing w:line="360" w:lineRule="auto"/>
        <w:jc w:val="both"/>
        <w:rPr>
          <w:rFonts w:ascii="Calibri" w:hAnsi="Calibri" w:cs="Arial"/>
          <w:sz w:val="20"/>
        </w:rPr>
      </w:pPr>
      <w:r w:rsidRPr="00ED38CA">
        <w:rPr>
          <w:rFonts w:ascii="Calibri" w:hAnsi="Calibri" w:cs="Arial"/>
          <w:sz w:val="20"/>
        </w:rPr>
        <w:t xml:space="preserve">System </w:t>
      </w:r>
      <w:r>
        <w:rPr>
          <w:rFonts w:ascii="Calibri" w:hAnsi="Calibri" w:cs="Arial"/>
          <w:sz w:val="20"/>
        </w:rPr>
        <w:t xml:space="preserve">WI </w:t>
      </w:r>
      <w:r w:rsidRPr="00ED38CA">
        <w:rPr>
          <w:rFonts w:ascii="Calibri" w:hAnsi="Calibri" w:cs="Arial"/>
          <w:sz w:val="20"/>
        </w:rPr>
        <w:t>Update</w:t>
      </w:r>
      <w:r>
        <w:rPr>
          <w:rFonts w:ascii="Calibri" w:hAnsi="Calibri" w:cs="Arial"/>
          <w:sz w:val="20"/>
        </w:rPr>
        <w:t xml:space="preserve">: wait for </w:t>
      </w:r>
      <w:r w:rsidR="006C0F50">
        <w:rPr>
          <w:rFonts w:ascii="Calibri" w:hAnsi="Calibri" w:cs="Arial"/>
          <w:sz w:val="20"/>
        </w:rPr>
        <w:t>DEH</w:t>
      </w:r>
      <w:r>
        <w:rPr>
          <w:rFonts w:ascii="Calibri" w:hAnsi="Calibri" w:cs="Arial"/>
          <w:sz w:val="20"/>
        </w:rPr>
        <w:t xml:space="preserve"> to update on customer </w:t>
      </w:r>
      <w:r w:rsidR="00CF225A">
        <w:rPr>
          <w:rFonts w:ascii="Calibri" w:hAnsi="Calibri" w:cs="Arial"/>
          <w:sz w:val="20"/>
        </w:rPr>
        <w:t>additional details/ event for the journey</w:t>
      </w:r>
    </w:p>
    <w:p w14:paraId="0015C4EF" w14:textId="2809BC28" w:rsidR="008F1A23" w:rsidRDefault="00071177" w:rsidP="00882DBF">
      <w:pPr>
        <w:numPr>
          <w:ilvl w:val="0"/>
          <w:numId w:val="2"/>
        </w:numPr>
        <w:spacing w:line="360" w:lineRule="auto"/>
        <w:jc w:val="both"/>
        <w:rPr>
          <w:ins w:id="34" w:author="Shashank Taneja [2]" w:date="2022-07-13T19:31:00Z"/>
          <w:rFonts w:ascii="Calibri" w:hAnsi="Calibri" w:cs="Arial"/>
          <w:sz w:val="20"/>
        </w:rPr>
      </w:pPr>
      <w:proofErr w:type="spellStart"/>
      <w:r>
        <w:rPr>
          <w:rFonts w:ascii="Calibri" w:hAnsi="Calibri" w:cs="Arial"/>
          <w:sz w:val="20"/>
        </w:rPr>
        <w:t>Dispatch</w:t>
      </w:r>
      <w:r w:rsidR="008F1A23">
        <w:rPr>
          <w:rFonts w:ascii="Calibri" w:hAnsi="Calibri" w:cs="Arial"/>
          <w:sz w:val="20"/>
        </w:rPr>
        <w:t>:</w:t>
      </w:r>
      <w:del w:id="35" w:author="Shashank Taneja [2]" w:date="2022-07-13T19:27:00Z">
        <w:r w:rsidR="008F1A23" w:rsidDel="00D6596B">
          <w:rPr>
            <w:rFonts w:ascii="Calibri" w:hAnsi="Calibri" w:cs="Arial"/>
            <w:sz w:val="20"/>
          </w:rPr>
          <w:delText xml:space="preserve"> </w:delText>
        </w:r>
      </w:del>
      <w:ins w:id="36" w:author="Shashank Taneja [2]" w:date="2022-07-13T19:27:00Z">
        <w:r w:rsidR="00D6596B">
          <w:rPr>
            <w:rFonts w:ascii="Calibri" w:hAnsi="Calibri" w:cs="Arial"/>
            <w:sz w:val="20"/>
          </w:rPr>
          <w:t>This</w:t>
        </w:r>
        <w:proofErr w:type="spellEnd"/>
        <w:r w:rsidR="00D6596B">
          <w:rPr>
            <w:rFonts w:ascii="Calibri" w:hAnsi="Calibri" w:cs="Arial"/>
            <w:sz w:val="20"/>
          </w:rPr>
          <w:t xml:space="preserve"> will be system </w:t>
        </w:r>
        <w:proofErr w:type="spellStart"/>
        <w:r w:rsidR="00D6596B">
          <w:rPr>
            <w:rFonts w:ascii="Calibri" w:hAnsi="Calibri" w:cs="Arial"/>
            <w:sz w:val="20"/>
          </w:rPr>
          <w:t>Workstep</w:t>
        </w:r>
        <w:proofErr w:type="spellEnd"/>
        <w:r w:rsidR="00D6596B">
          <w:rPr>
            <w:rFonts w:ascii="Calibri" w:hAnsi="Calibri" w:cs="Arial"/>
            <w:sz w:val="20"/>
          </w:rPr>
          <w:t xml:space="preserve"> where AWB gen</w:t>
        </w:r>
      </w:ins>
      <w:ins w:id="37" w:author="Shashank Taneja [2]" w:date="2022-07-13T19:28:00Z">
        <w:r w:rsidR="00D6596B">
          <w:rPr>
            <w:rFonts w:ascii="Calibri" w:hAnsi="Calibri" w:cs="Arial"/>
            <w:sz w:val="20"/>
          </w:rPr>
          <w:t>eration will be done post receiving file from Prime and CBS</w:t>
        </w:r>
      </w:ins>
      <w:del w:id="38" w:author="Shashank Taneja [2]" w:date="2022-07-13T19:27:00Z">
        <w:r w:rsidR="008F1A23" w:rsidDel="00D6596B">
          <w:rPr>
            <w:rFonts w:ascii="Calibri" w:hAnsi="Calibri" w:cs="Arial"/>
            <w:sz w:val="20"/>
          </w:rPr>
          <w:delText xml:space="preserve">User to </w:delText>
        </w:r>
        <w:r w:rsidDel="00D6596B">
          <w:rPr>
            <w:rFonts w:ascii="Calibri" w:hAnsi="Calibri" w:cs="Arial"/>
            <w:sz w:val="20"/>
          </w:rPr>
          <w:delText>update the Courier Tracking details</w:delText>
        </w:r>
      </w:del>
      <w:ins w:id="39" w:author="Jimmy Joseph" w:date="2022-06-20T16:16:00Z">
        <w:r w:rsidR="00EA45EE">
          <w:rPr>
            <w:rFonts w:ascii="Calibri" w:hAnsi="Calibri" w:cs="Arial"/>
            <w:sz w:val="20"/>
          </w:rPr>
          <w:tab/>
          <w:t>Which system, this should be automated</w:t>
        </w:r>
      </w:ins>
    </w:p>
    <w:p w14:paraId="1D2E757C" w14:textId="4FCE2CEA" w:rsidR="00447BEA" w:rsidRPr="00ED38CA" w:rsidRDefault="00447BEA" w:rsidP="00882DBF">
      <w:pPr>
        <w:numPr>
          <w:ilvl w:val="0"/>
          <w:numId w:val="2"/>
        </w:numPr>
        <w:spacing w:line="360" w:lineRule="auto"/>
        <w:jc w:val="both"/>
        <w:rPr>
          <w:rFonts w:ascii="Calibri" w:hAnsi="Calibri" w:cs="Arial"/>
          <w:sz w:val="20"/>
        </w:rPr>
      </w:pPr>
      <w:proofErr w:type="spellStart"/>
      <w:ins w:id="40" w:author="Shashank Taneja [2]" w:date="2022-07-13T19:32:00Z">
        <w:r>
          <w:rPr>
            <w:rFonts w:ascii="Calibri" w:hAnsi="Calibri" w:cs="Arial"/>
            <w:sz w:val="20"/>
          </w:rPr>
          <w:t>Hold_Courier</w:t>
        </w:r>
        <w:proofErr w:type="spellEnd"/>
        <w:r>
          <w:rPr>
            <w:rFonts w:ascii="Calibri" w:hAnsi="Calibri" w:cs="Arial"/>
            <w:sz w:val="20"/>
          </w:rPr>
          <w:t xml:space="preserve"> Update: System WS where the WI will wait </w:t>
        </w:r>
        <w:proofErr w:type="gramStart"/>
        <w:r>
          <w:rPr>
            <w:rFonts w:ascii="Calibri" w:hAnsi="Calibri" w:cs="Arial"/>
            <w:sz w:val="20"/>
          </w:rPr>
          <w:t>for  delivery</w:t>
        </w:r>
        <w:proofErr w:type="gramEnd"/>
        <w:r>
          <w:rPr>
            <w:rFonts w:ascii="Calibri" w:hAnsi="Calibri" w:cs="Arial"/>
            <w:sz w:val="20"/>
          </w:rPr>
          <w:t xml:space="preserve"> update from courier vendor.</w:t>
        </w:r>
      </w:ins>
    </w:p>
    <w:p w14:paraId="0BE20D42" w14:textId="18841311" w:rsidR="008F1A23" w:rsidRPr="00ED38CA" w:rsidRDefault="008F1A23" w:rsidP="00882DBF">
      <w:pPr>
        <w:numPr>
          <w:ilvl w:val="0"/>
          <w:numId w:val="2"/>
        </w:numPr>
        <w:spacing w:line="360" w:lineRule="auto"/>
        <w:jc w:val="both"/>
        <w:rPr>
          <w:rFonts w:ascii="Calibri" w:hAnsi="Calibri" w:cs="Arial"/>
          <w:sz w:val="20"/>
        </w:rPr>
      </w:pPr>
      <w:r w:rsidRPr="00ED38CA">
        <w:rPr>
          <w:rFonts w:ascii="Calibri" w:hAnsi="Calibri" w:cs="Arial"/>
          <w:sz w:val="20"/>
        </w:rPr>
        <w:t>Error Handling</w:t>
      </w:r>
      <w:r>
        <w:rPr>
          <w:rFonts w:ascii="Calibri" w:hAnsi="Calibri" w:cs="Arial"/>
          <w:sz w:val="20"/>
        </w:rPr>
        <w:t xml:space="preserve">: Error handling for call failure </w:t>
      </w:r>
      <w:ins w:id="41" w:author="Jimmy Joseph" w:date="2022-06-20T16:16:00Z">
        <w:r w:rsidR="00EA45EE">
          <w:rPr>
            <w:rFonts w:ascii="Calibri" w:hAnsi="Calibri" w:cs="Arial"/>
            <w:sz w:val="20"/>
          </w:rPr>
          <w:t>is this pertaining to card creation failures</w:t>
        </w:r>
      </w:ins>
      <w:ins w:id="42" w:author="Shashank Taneja [2]" w:date="2022-07-13T19:28:00Z">
        <w:r w:rsidR="00D6596B">
          <w:rPr>
            <w:rFonts w:ascii="Calibri" w:hAnsi="Calibri" w:cs="Arial"/>
            <w:sz w:val="20"/>
          </w:rPr>
          <w:t xml:space="preserve">&lt; This queue will only be handling the integration failures within </w:t>
        </w:r>
        <w:proofErr w:type="spellStart"/>
        <w:r w:rsidR="00D6596B">
          <w:rPr>
            <w:rFonts w:ascii="Calibri" w:hAnsi="Calibri" w:cs="Arial"/>
            <w:sz w:val="20"/>
          </w:rPr>
          <w:t>ibps</w:t>
        </w:r>
        <w:proofErr w:type="spellEnd"/>
        <w:r w:rsidR="00D6596B">
          <w:rPr>
            <w:rFonts w:ascii="Calibri" w:hAnsi="Calibri" w:cs="Arial"/>
            <w:sz w:val="20"/>
          </w:rPr>
          <w:t xml:space="preserve">. Card </w:t>
        </w:r>
        <w:proofErr w:type="spellStart"/>
        <w:r w:rsidR="00D6596B">
          <w:rPr>
            <w:rFonts w:ascii="Calibri" w:hAnsi="Calibri" w:cs="Arial"/>
            <w:sz w:val="20"/>
          </w:rPr>
          <w:t>crration</w:t>
        </w:r>
        <w:proofErr w:type="spellEnd"/>
        <w:r w:rsidR="00D6596B">
          <w:rPr>
            <w:rFonts w:ascii="Calibri" w:hAnsi="Calibri" w:cs="Arial"/>
            <w:sz w:val="20"/>
          </w:rPr>
          <w:t xml:space="preserve"> is not being triggered in </w:t>
        </w:r>
        <w:proofErr w:type="spellStart"/>
        <w:r w:rsidR="00D6596B">
          <w:rPr>
            <w:rFonts w:ascii="Calibri" w:hAnsi="Calibri" w:cs="Arial"/>
            <w:sz w:val="20"/>
          </w:rPr>
          <w:t>ibps</w:t>
        </w:r>
        <w:proofErr w:type="spellEnd"/>
        <w:r w:rsidR="00D6596B">
          <w:rPr>
            <w:rFonts w:ascii="Calibri" w:hAnsi="Calibri" w:cs="Arial"/>
            <w:sz w:val="20"/>
          </w:rPr>
          <w:t xml:space="preserve"> workflow</w:t>
        </w:r>
      </w:ins>
    </w:p>
    <w:p w14:paraId="7A23419D" w14:textId="03BEF563" w:rsidR="008F1A23" w:rsidRPr="00ED38CA" w:rsidRDefault="00071177" w:rsidP="00882DBF">
      <w:pPr>
        <w:numPr>
          <w:ilvl w:val="0"/>
          <w:numId w:val="2"/>
        </w:numPr>
        <w:spacing w:line="360" w:lineRule="auto"/>
        <w:jc w:val="both"/>
        <w:rPr>
          <w:rFonts w:ascii="Calibri" w:hAnsi="Calibri" w:cs="Arial"/>
          <w:sz w:val="20"/>
        </w:rPr>
      </w:pPr>
      <w:r>
        <w:rPr>
          <w:rFonts w:ascii="Calibri" w:hAnsi="Calibri" w:cs="Arial"/>
          <w:sz w:val="20"/>
        </w:rPr>
        <w:t>Signature upload</w:t>
      </w:r>
      <w:r w:rsidR="008F1A23">
        <w:rPr>
          <w:rFonts w:ascii="Calibri" w:hAnsi="Calibri" w:cs="Arial"/>
          <w:sz w:val="20"/>
        </w:rPr>
        <w:t xml:space="preserve"> Maker: </w:t>
      </w:r>
      <w:r w:rsidR="00A17C58">
        <w:rPr>
          <w:rFonts w:ascii="Calibri" w:hAnsi="Calibri" w:cs="Arial"/>
          <w:sz w:val="20"/>
        </w:rPr>
        <w:t xml:space="preserve">Scans </w:t>
      </w:r>
      <w:r>
        <w:rPr>
          <w:rFonts w:ascii="Calibri" w:hAnsi="Calibri" w:cs="Arial"/>
          <w:sz w:val="20"/>
        </w:rPr>
        <w:t xml:space="preserve">the signature to be uploaded </w:t>
      </w:r>
      <w:del w:id="43" w:author="Shashank Taneja [2]" w:date="2022-07-13T19:31:00Z">
        <w:r w:rsidDel="00447BEA">
          <w:rPr>
            <w:rFonts w:ascii="Calibri" w:hAnsi="Calibri" w:cs="Arial"/>
            <w:sz w:val="20"/>
          </w:rPr>
          <w:delText>in</w:delText>
        </w:r>
        <w:r w:rsidR="00A17C58" w:rsidDel="00447BEA">
          <w:rPr>
            <w:rFonts w:ascii="Calibri" w:hAnsi="Calibri" w:cs="Arial"/>
            <w:sz w:val="20"/>
          </w:rPr>
          <w:delText xml:space="preserve"> </w:delText>
        </w:r>
      </w:del>
      <w:r w:rsidR="00A17C58">
        <w:rPr>
          <w:rFonts w:ascii="Calibri" w:hAnsi="Calibri" w:cs="Arial"/>
          <w:sz w:val="20"/>
        </w:rPr>
        <w:t>for the account</w:t>
      </w:r>
      <w:r w:rsidR="008F1A23">
        <w:rPr>
          <w:rFonts w:ascii="Calibri" w:hAnsi="Calibri" w:cs="Arial"/>
          <w:sz w:val="20"/>
        </w:rPr>
        <w:t xml:space="preserve"> </w:t>
      </w:r>
    </w:p>
    <w:p w14:paraId="35991D6C" w14:textId="43C2A486" w:rsidR="008F1A23" w:rsidRDefault="00A17C58" w:rsidP="00882DBF">
      <w:pPr>
        <w:numPr>
          <w:ilvl w:val="0"/>
          <w:numId w:val="2"/>
        </w:numPr>
        <w:spacing w:line="360" w:lineRule="auto"/>
        <w:jc w:val="both"/>
        <w:rPr>
          <w:rFonts w:ascii="Calibri" w:hAnsi="Calibri" w:cs="Arial"/>
          <w:sz w:val="20"/>
        </w:rPr>
      </w:pPr>
      <w:r>
        <w:rPr>
          <w:rFonts w:ascii="Calibri" w:hAnsi="Calibri" w:cs="Arial"/>
          <w:sz w:val="20"/>
        </w:rPr>
        <w:t>Signature Upload</w:t>
      </w:r>
      <w:r w:rsidR="008F1A23">
        <w:rPr>
          <w:rFonts w:ascii="Calibri" w:hAnsi="Calibri" w:cs="Arial"/>
          <w:sz w:val="20"/>
        </w:rPr>
        <w:t xml:space="preserve"> Checker: </w:t>
      </w:r>
      <w:r w:rsidR="00185464">
        <w:rPr>
          <w:rFonts w:ascii="Calibri" w:hAnsi="Calibri" w:cs="Arial"/>
          <w:sz w:val="20"/>
        </w:rPr>
        <w:t>verifies</w:t>
      </w:r>
      <w:r w:rsidR="008F1A23">
        <w:rPr>
          <w:rFonts w:ascii="Calibri" w:hAnsi="Calibri" w:cs="Arial"/>
          <w:sz w:val="20"/>
        </w:rPr>
        <w:t xml:space="preserve"> the </w:t>
      </w:r>
      <w:r>
        <w:rPr>
          <w:rFonts w:ascii="Calibri" w:hAnsi="Calibri" w:cs="Arial"/>
          <w:sz w:val="20"/>
        </w:rPr>
        <w:t>signature</w:t>
      </w:r>
      <w:r w:rsidR="00185464">
        <w:rPr>
          <w:rFonts w:ascii="Calibri" w:hAnsi="Calibri" w:cs="Arial"/>
          <w:sz w:val="20"/>
        </w:rPr>
        <w:t xml:space="preserve"> uploaded </w:t>
      </w:r>
      <w:r w:rsidR="008F1A23">
        <w:rPr>
          <w:rFonts w:ascii="Calibri" w:hAnsi="Calibri" w:cs="Arial"/>
          <w:sz w:val="20"/>
        </w:rPr>
        <w:t>by Maker</w:t>
      </w:r>
      <w:ins w:id="44" w:author="Shashank Taneja [2]" w:date="2022-07-13T19:30:00Z">
        <w:r w:rsidR="00447BEA">
          <w:rPr>
            <w:rFonts w:ascii="Calibri" w:hAnsi="Calibri" w:cs="Arial"/>
            <w:sz w:val="20"/>
          </w:rPr>
          <w:t xml:space="preserve"> and uploads it in </w:t>
        </w:r>
        <w:proofErr w:type="spellStart"/>
        <w:r w:rsidR="00447BEA">
          <w:rPr>
            <w:rFonts w:ascii="Calibri" w:hAnsi="Calibri" w:cs="Arial"/>
            <w:sz w:val="20"/>
          </w:rPr>
          <w:t>finacle</w:t>
        </w:r>
      </w:ins>
      <w:proofErr w:type="spellEnd"/>
    </w:p>
    <w:p w14:paraId="7183A260" w14:textId="591CDFCD" w:rsidR="00185464" w:rsidRPr="00ED38CA" w:rsidDel="00447BEA" w:rsidRDefault="00185464" w:rsidP="00882DBF">
      <w:pPr>
        <w:numPr>
          <w:ilvl w:val="0"/>
          <w:numId w:val="2"/>
        </w:numPr>
        <w:spacing w:line="360" w:lineRule="auto"/>
        <w:jc w:val="both"/>
        <w:rPr>
          <w:del w:id="45" w:author="Shashank Taneja [2]" w:date="2022-07-13T19:30:00Z"/>
          <w:rFonts w:ascii="Calibri" w:hAnsi="Calibri" w:cs="Arial"/>
          <w:sz w:val="20"/>
        </w:rPr>
      </w:pPr>
      <w:del w:id="46" w:author="Shashank Taneja [2]" w:date="2022-07-13T19:30:00Z">
        <w:r w:rsidDel="00447BEA">
          <w:rPr>
            <w:rFonts w:ascii="Calibri" w:hAnsi="Calibri" w:cs="Arial"/>
            <w:sz w:val="20"/>
          </w:rPr>
          <w:delText>Signature Upload: Uploads the signature to the account</w:delText>
        </w:r>
      </w:del>
    </w:p>
    <w:p w14:paraId="4E0A759A" w14:textId="77777777" w:rsidR="008F1A23" w:rsidRPr="00ED38CA" w:rsidRDefault="008F1A23" w:rsidP="00882DBF">
      <w:pPr>
        <w:numPr>
          <w:ilvl w:val="0"/>
          <w:numId w:val="2"/>
        </w:numPr>
        <w:spacing w:line="360" w:lineRule="auto"/>
        <w:jc w:val="both"/>
        <w:rPr>
          <w:rFonts w:ascii="Calibri" w:hAnsi="Calibri" w:cs="Arial"/>
          <w:sz w:val="20"/>
        </w:rPr>
      </w:pPr>
      <w:r w:rsidRPr="00ED38CA">
        <w:rPr>
          <w:rFonts w:ascii="Calibri" w:hAnsi="Calibri" w:cs="Arial"/>
          <w:sz w:val="20"/>
        </w:rPr>
        <w:t>System Archive</w:t>
      </w:r>
      <w:r>
        <w:rPr>
          <w:rFonts w:ascii="Calibri" w:hAnsi="Calibri" w:cs="Arial"/>
          <w:sz w:val="20"/>
        </w:rPr>
        <w:t xml:space="preserve">: Archival of CIF documents </w:t>
      </w:r>
    </w:p>
    <w:p w14:paraId="024E65B9" w14:textId="77777777" w:rsidR="008F1A23" w:rsidRPr="00ED38CA" w:rsidRDefault="008F1A23" w:rsidP="00882DBF">
      <w:pPr>
        <w:numPr>
          <w:ilvl w:val="0"/>
          <w:numId w:val="2"/>
        </w:numPr>
        <w:spacing w:line="360" w:lineRule="auto"/>
        <w:jc w:val="both"/>
        <w:rPr>
          <w:rFonts w:ascii="Calibri" w:hAnsi="Calibri" w:cs="Arial"/>
          <w:sz w:val="20"/>
        </w:rPr>
      </w:pPr>
      <w:r w:rsidRPr="00ED38CA">
        <w:rPr>
          <w:rFonts w:ascii="Calibri" w:hAnsi="Calibri" w:cs="Arial"/>
          <w:sz w:val="20"/>
        </w:rPr>
        <w:t>Reject</w:t>
      </w:r>
      <w:r>
        <w:rPr>
          <w:rFonts w:ascii="Calibri" w:hAnsi="Calibri" w:cs="Arial"/>
          <w:sz w:val="20"/>
        </w:rPr>
        <w:t>: finally rejected case</w:t>
      </w:r>
    </w:p>
    <w:p w14:paraId="3D527B43" w14:textId="7F24261C" w:rsidR="008F1A23" w:rsidRPr="007C69D3" w:rsidRDefault="008F1A23" w:rsidP="00882DBF">
      <w:pPr>
        <w:pStyle w:val="ListParagraph"/>
        <w:numPr>
          <w:ilvl w:val="0"/>
          <w:numId w:val="2"/>
        </w:numPr>
        <w:spacing w:line="360" w:lineRule="auto"/>
      </w:pPr>
      <w:r w:rsidRPr="00185464">
        <w:rPr>
          <w:rFonts w:ascii="Calibri" w:hAnsi="Calibri" w:cs="Arial"/>
          <w:sz w:val="20"/>
        </w:rPr>
        <w:t>Exit : finally approved case</w:t>
      </w:r>
    </w:p>
    <w:p w14:paraId="28D70A91" w14:textId="366C6989" w:rsidR="007C69D3" w:rsidRDefault="007C69D3" w:rsidP="007C69D3"/>
    <w:p w14:paraId="781972F9" w14:textId="035CC23B" w:rsidR="007C69D3" w:rsidRDefault="007C69D3" w:rsidP="007C69D3"/>
    <w:p w14:paraId="18940A02" w14:textId="1C44AE04" w:rsidR="007C69D3" w:rsidRPr="001D722E" w:rsidRDefault="0075212D" w:rsidP="007C69D3">
      <w:pPr>
        <w:rPr>
          <w:rFonts w:asciiTheme="minorHAnsi" w:hAnsiTheme="minorHAnsi" w:cstheme="minorHAnsi"/>
          <w:sz w:val="20"/>
        </w:rPr>
      </w:pPr>
      <w:r w:rsidRPr="001D722E">
        <w:rPr>
          <w:rFonts w:asciiTheme="minorHAnsi" w:hAnsiTheme="minorHAnsi" w:cstheme="minorHAnsi"/>
          <w:sz w:val="20"/>
        </w:rPr>
        <w:t xml:space="preserve">Refer Appendix </w:t>
      </w:r>
      <w:r w:rsidR="001D722E" w:rsidRPr="001D722E">
        <w:rPr>
          <w:rFonts w:asciiTheme="minorHAnsi" w:hAnsiTheme="minorHAnsi" w:cstheme="minorHAnsi"/>
          <w:sz w:val="20"/>
        </w:rPr>
        <w:t xml:space="preserve">B for the detailed workflow </w:t>
      </w:r>
      <w:r w:rsidR="001D722E">
        <w:rPr>
          <w:rFonts w:asciiTheme="minorHAnsi" w:hAnsiTheme="minorHAnsi" w:cstheme="minorHAnsi"/>
          <w:sz w:val="20"/>
        </w:rPr>
        <w:t>in IBPS</w:t>
      </w:r>
    </w:p>
    <w:p w14:paraId="12A77AC5" w14:textId="66121721" w:rsidR="009F2608" w:rsidRDefault="009F2608" w:rsidP="009F2608">
      <w:pPr>
        <w:rPr>
          <w:ins w:id="47" w:author="Shashank Taneja [2]" w:date="2022-07-13T19:33:00Z"/>
        </w:rPr>
      </w:pPr>
    </w:p>
    <w:p w14:paraId="339DFE13" w14:textId="77777777" w:rsidR="00447BEA" w:rsidRDefault="00447BEA" w:rsidP="009F2608">
      <w:pPr>
        <w:rPr>
          <w:ins w:id="48" w:author="Shashank Taneja [2]" w:date="2022-07-13T19:33:00Z"/>
        </w:rPr>
      </w:pPr>
    </w:p>
    <w:p w14:paraId="4F28FC6A" w14:textId="77777777" w:rsidR="00447BEA" w:rsidRDefault="00447BEA" w:rsidP="009F2608">
      <w:pPr>
        <w:rPr>
          <w:ins w:id="49" w:author="Shashank Taneja [2]" w:date="2022-07-13T19:33:00Z"/>
        </w:rPr>
      </w:pPr>
    </w:p>
    <w:p w14:paraId="72683C5B" w14:textId="77777777" w:rsidR="00447BEA" w:rsidRDefault="00447BEA" w:rsidP="009F2608">
      <w:pPr>
        <w:rPr>
          <w:ins w:id="50" w:author="Shashank Taneja [2]" w:date="2022-07-13T19:33:00Z"/>
        </w:rPr>
      </w:pPr>
    </w:p>
    <w:p w14:paraId="23E064B3" w14:textId="77777777" w:rsidR="00447BEA" w:rsidRDefault="00447BEA" w:rsidP="009F2608"/>
    <w:p w14:paraId="412A5431" w14:textId="504F648F" w:rsidR="009F2608" w:rsidRPr="00ED38CA" w:rsidRDefault="009F2608" w:rsidP="009F2608">
      <w:pPr>
        <w:pStyle w:val="Heading2"/>
        <w:tabs>
          <w:tab w:val="clear" w:pos="360"/>
        </w:tabs>
        <w:ind w:left="0"/>
        <w:rPr>
          <w:rFonts w:ascii="Calibri" w:hAnsi="Calibri"/>
        </w:rPr>
      </w:pPr>
      <w:bookmarkStart w:id="51" w:name="_Toc80017966"/>
      <w:bookmarkStart w:id="52" w:name="_Toc106302885"/>
      <w:r>
        <w:rPr>
          <w:rFonts w:ascii="Calibri" w:hAnsi="Calibri"/>
        </w:rPr>
        <w:lastRenderedPageBreak/>
        <w:t>Initiation</w:t>
      </w:r>
      <w:bookmarkEnd w:id="51"/>
      <w:bookmarkEnd w:id="52"/>
    </w:p>
    <w:p w14:paraId="1387BBC0" w14:textId="77777777" w:rsidR="009B4944" w:rsidRPr="00ED38CA" w:rsidRDefault="009B4944" w:rsidP="009B4944">
      <w:pPr>
        <w:pStyle w:val="Heading3"/>
        <w:keepNext/>
        <w:keepLines/>
        <w:tabs>
          <w:tab w:val="clear" w:pos="180"/>
          <w:tab w:val="num" w:pos="0"/>
        </w:tabs>
        <w:spacing w:before="40" w:after="0" w:line="360" w:lineRule="auto"/>
        <w:jc w:val="both"/>
        <w:rPr>
          <w:rFonts w:ascii="Calibri" w:hAnsi="Calibri" w:cs="Arial"/>
          <w:b w:val="0"/>
          <w:sz w:val="22"/>
          <w:szCs w:val="26"/>
        </w:rPr>
      </w:pPr>
      <w:bookmarkStart w:id="53" w:name="_Toc484538780"/>
      <w:bookmarkStart w:id="54" w:name="_Toc80017967"/>
      <w:bookmarkStart w:id="55" w:name="_Toc106302886"/>
      <w:r w:rsidRPr="00ED38CA">
        <w:rPr>
          <w:rFonts w:ascii="Calibri" w:hAnsi="Calibri" w:cs="Arial"/>
          <w:b w:val="0"/>
          <w:sz w:val="22"/>
          <w:szCs w:val="26"/>
        </w:rPr>
        <w:t>Description</w:t>
      </w:r>
      <w:bookmarkEnd w:id="53"/>
      <w:bookmarkEnd w:id="54"/>
      <w:bookmarkEnd w:id="55"/>
      <w:r w:rsidRPr="00ED38CA">
        <w:rPr>
          <w:rFonts w:ascii="Calibri" w:hAnsi="Calibri" w:cs="Arial"/>
          <w:b w:val="0"/>
          <w:sz w:val="22"/>
          <w:szCs w:val="26"/>
        </w:rPr>
        <w:t xml:space="preserve"> </w:t>
      </w:r>
    </w:p>
    <w:p w14:paraId="593A811A" w14:textId="665159B0" w:rsidR="009B4944" w:rsidRPr="00933FE3" w:rsidRDefault="009B4944" w:rsidP="009B4944">
      <w:pPr>
        <w:pStyle w:val="ListParagraph"/>
        <w:numPr>
          <w:ilvl w:val="0"/>
          <w:numId w:val="6"/>
        </w:numPr>
        <w:suppressAutoHyphens w:val="0"/>
        <w:spacing w:before="120" w:after="120" w:line="360" w:lineRule="auto"/>
        <w:jc w:val="both"/>
        <w:rPr>
          <w:rFonts w:ascii="Calibri" w:hAnsi="Calibri" w:cs="Arial"/>
          <w:sz w:val="20"/>
        </w:rPr>
      </w:pPr>
      <w:r w:rsidRPr="00933FE3">
        <w:rPr>
          <w:rFonts w:ascii="Calibri" w:hAnsi="Calibri" w:cs="Arial"/>
          <w:sz w:val="20"/>
        </w:rPr>
        <w:t>This will be a system queue (</w:t>
      </w:r>
      <w:r w:rsidR="007C69D3" w:rsidRPr="00933FE3">
        <w:rPr>
          <w:rFonts w:ascii="Calibri" w:hAnsi="Calibri" w:cs="Arial"/>
          <w:sz w:val="20"/>
        </w:rPr>
        <w:t>i.e.,</w:t>
      </w:r>
      <w:r w:rsidRPr="00933FE3">
        <w:rPr>
          <w:rFonts w:ascii="Calibri" w:hAnsi="Calibri" w:cs="Arial"/>
          <w:sz w:val="20"/>
        </w:rPr>
        <w:t xml:space="preserve"> user will not have access to this queue).</w:t>
      </w:r>
    </w:p>
    <w:p w14:paraId="34779FCF" w14:textId="49CE01B4" w:rsidR="009B4944" w:rsidRPr="00933FE3" w:rsidRDefault="009B4944" w:rsidP="009B4944">
      <w:pPr>
        <w:pStyle w:val="ListParagraph"/>
        <w:numPr>
          <w:ilvl w:val="0"/>
          <w:numId w:val="6"/>
        </w:numPr>
        <w:suppressAutoHyphens w:val="0"/>
        <w:spacing w:before="120" w:after="120" w:line="360" w:lineRule="auto"/>
        <w:jc w:val="both"/>
        <w:rPr>
          <w:rFonts w:ascii="Calibri" w:hAnsi="Calibri" w:cs="Arial"/>
          <w:sz w:val="20"/>
        </w:rPr>
      </w:pPr>
      <w:r w:rsidRPr="00933FE3">
        <w:rPr>
          <w:rFonts w:ascii="Calibri" w:hAnsi="Calibri" w:cs="Arial"/>
          <w:sz w:val="20"/>
        </w:rPr>
        <w:t>The system will create work-items at introduction queue</w:t>
      </w:r>
      <w:r>
        <w:rPr>
          <w:rFonts w:ascii="Calibri" w:hAnsi="Calibri" w:cs="Arial"/>
          <w:sz w:val="20"/>
        </w:rPr>
        <w:t xml:space="preserve">, whenever work-item creation call </w:t>
      </w:r>
      <w:r w:rsidRPr="00933FE3">
        <w:rPr>
          <w:rFonts w:ascii="Calibri" w:hAnsi="Calibri" w:cs="Arial"/>
          <w:sz w:val="20"/>
        </w:rPr>
        <w:t xml:space="preserve">is </w:t>
      </w:r>
      <w:r w:rsidR="007C69D3">
        <w:rPr>
          <w:rFonts w:ascii="Calibri" w:hAnsi="Calibri" w:cs="Arial"/>
          <w:sz w:val="20"/>
        </w:rPr>
        <w:t>invoked,</w:t>
      </w:r>
      <w:r>
        <w:rPr>
          <w:rFonts w:ascii="Calibri" w:hAnsi="Calibri" w:cs="Arial"/>
          <w:sz w:val="20"/>
        </w:rPr>
        <w:t xml:space="preserve"> </w:t>
      </w:r>
      <w:r w:rsidRPr="00933FE3">
        <w:rPr>
          <w:rFonts w:ascii="Calibri" w:hAnsi="Calibri" w:cs="Arial"/>
          <w:sz w:val="20"/>
        </w:rPr>
        <w:t xml:space="preserve">and the call is successful. </w:t>
      </w:r>
    </w:p>
    <w:p w14:paraId="1C84980E" w14:textId="77777777" w:rsidR="009B4944" w:rsidRDefault="009B4944" w:rsidP="009B4944">
      <w:pPr>
        <w:pStyle w:val="ListParagraph"/>
        <w:numPr>
          <w:ilvl w:val="0"/>
          <w:numId w:val="6"/>
        </w:numPr>
        <w:suppressAutoHyphens w:val="0"/>
        <w:spacing w:before="120" w:after="120" w:line="360" w:lineRule="auto"/>
        <w:jc w:val="both"/>
        <w:rPr>
          <w:rFonts w:ascii="Calibri" w:hAnsi="Calibri" w:cs="Arial"/>
          <w:sz w:val="20"/>
        </w:rPr>
      </w:pPr>
      <w:r w:rsidRPr="00C81827">
        <w:rPr>
          <w:rFonts w:ascii="Calibri" w:hAnsi="Calibri" w:cs="Arial"/>
          <w:sz w:val="20"/>
        </w:rPr>
        <w:t xml:space="preserve">WI Creation call request will accept the information as agreed in TSD document. </w:t>
      </w:r>
    </w:p>
    <w:p w14:paraId="25CA0A8F" w14:textId="77777777" w:rsidR="009B4944" w:rsidRPr="00C81827" w:rsidRDefault="009B4944" w:rsidP="009B4944">
      <w:pPr>
        <w:pStyle w:val="ListParagraph"/>
        <w:numPr>
          <w:ilvl w:val="0"/>
          <w:numId w:val="6"/>
        </w:numPr>
        <w:suppressAutoHyphens w:val="0"/>
        <w:spacing w:before="120" w:after="120" w:line="360" w:lineRule="auto"/>
        <w:jc w:val="both"/>
        <w:rPr>
          <w:rFonts w:ascii="Calibri" w:hAnsi="Calibri" w:cs="Arial"/>
          <w:sz w:val="20"/>
        </w:rPr>
      </w:pPr>
      <w:r w:rsidRPr="00C81827">
        <w:rPr>
          <w:rFonts w:ascii="Calibri" w:hAnsi="Calibri" w:cs="Arial"/>
          <w:sz w:val="20"/>
        </w:rPr>
        <w:t>WI Creation call response will return following information:</w:t>
      </w:r>
    </w:p>
    <w:p w14:paraId="5303CFA3" w14:textId="77777777" w:rsidR="009B4944" w:rsidRDefault="009B4944" w:rsidP="009B4944">
      <w:pPr>
        <w:pStyle w:val="ListParagraph"/>
        <w:numPr>
          <w:ilvl w:val="1"/>
          <w:numId w:val="6"/>
        </w:numPr>
        <w:suppressAutoHyphens w:val="0"/>
        <w:spacing w:before="120" w:after="120" w:line="360" w:lineRule="auto"/>
        <w:ind w:left="720"/>
        <w:jc w:val="both"/>
        <w:rPr>
          <w:rFonts w:ascii="Calibri" w:hAnsi="Calibri" w:cs="Arial"/>
          <w:sz w:val="20"/>
        </w:rPr>
      </w:pPr>
      <w:r>
        <w:rPr>
          <w:rFonts w:ascii="Calibri" w:hAnsi="Calibri" w:cs="Arial"/>
          <w:sz w:val="20"/>
        </w:rPr>
        <w:t>WI Number</w:t>
      </w:r>
    </w:p>
    <w:p w14:paraId="54418930" w14:textId="77777777" w:rsidR="009B4944" w:rsidRDefault="009B4944" w:rsidP="009B4944">
      <w:pPr>
        <w:pStyle w:val="ListParagraph"/>
        <w:numPr>
          <w:ilvl w:val="1"/>
          <w:numId w:val="6"/>
        </w:numPr>
        <w:suppressAutoHyphens w:val="0"/>
        <w:spacing w:before="120" w:after="120" w:line="360" w:lineRule="auto"/>
        <w:ind w:left="720"/>
        <w:jc w:val="both"/>
        <w:rPr>
          <w:rFonts w:ascii="Calibri" w:hAnsi="Calibri" w:cs="Arial"/>
          <w:sz w:val="20"/>
        </w:rPr>
      </w:pPr>
      <w:r>
        <w:rPr>
          <w:rFonts w:ascii="Calibri" w:hAnsi="Calibri" w:cs="Arial"/>
          <w:sz w:val="20"/>
        </w:rPr>
        <w:t>Success / Failure</w:t>
      </w:r>
    </w:p>
    <w:p w14:paraId="7138E2A2" w14:textId="77777777" w:rsidR="009B4944" w:rsidRDefault="009B4944" w:rsidP="009B4944">
      <w:pPr>
        <w:pStyle w:val="ListParagraph"/>
        <w:numPr>
          <w:ilvl w:val="1"/>
          <w:numId w:val="6"/>
        </w:numPr>
        <w:suppressAutoHyphens w:val="0"/>
        <w:spacing w:before="120" w:after="120" w:line="360" w:lineRule="auto"/>
        <w:ind w:left="720"/>
        <w:jc w:val="both"/>
        <w:rPr>
          <w:rFonts w:ascii="Calibri" w:hAnsi="Calibri" w:cs="Arial"/>
          <w:sz w:val="20"/>
        </w:rPr>
      </w:pPr>
      <w:r>
        <w:rPr>
          <w:rFonts w:ascii="Calibri" w:hAnsi="Calibri" w:cs="Arial"/>
          <w:sz w:val="20"/>
        </w:rPr>
        <w:t>Error Response</w:t>
      </w:r>
    </w:p>
    <w:p w14:paraId="2E5B45C8" w14:textId="77777777" w:rsidR="009B4944" w:rsidRPr="00933FE3" w:rsidRDefault="009B4944" w:rsidP="009B4944">
      <w:pPr>
        <w:pStyle w:val="ListParagraph"/>
        <w:numPr>
          <w:ilvl w:val="0"/>
          <w:numId w:val="6"/>
        </w:numPr>
        <w:suppressAutoHyphens w:val="0"/>
        <w:spacing w:before="120" w:after="120" w:line="360" w:lineRule="auto"/>
        <w:jc w:val="both"/>
        <w:rPr>
          <w:rFonts w:ascii="Calibri" w:hAnsi="Calibri" w:cs="Arial"/>
          <w:sz w:val="20"/>
        </w:rPr>
      </w:pPr>
      <w:r w:rsidRPr="00933FE3">
        <w:rPr>
          <w:rFonts w:ascii="Calibri" w:hAnsi="Calibri" w:cs="Arial"/>
          <w:sz w:val="20"/>
        </w:rPr>
        <w:t xml:space="preserve">The system will populate all the information on the work-item as received from work-item creation </w:t>
      </w:r>
      <w:r>
        <w:rPr>
          <w:rFonts w:ascii="Calibri" w:hAnsi="Calibri" w:cs="Arial"/>
          <w:sz w:val="20"/>
        </w:rPr>
        <w:t>call</w:t>
      </w:r>
      <w:r w:rsidRPr="00933FE3">
        <w:rPr>
          <w:rFonts w:ascii="Calibri" w:hAnsi="Calibri" w:cs="Arial"/>
          <w:sz w:val="20"/>
        </w:rPr>
        <w:t xml:space="preserve">.  </w:t>
      </w:r>
    </w:p>
    <w:p w14:paraId="7E90D6E7" w14:textId="4B0C65BA" w:rsidR="009B4944" w:rsidRDefault="009B4944" w:rsidP="009B4944">
      <w:pPr>
        <w:pStyle w:val="ListParagraph"/>
        <w:numPr>
          <w:ilvl w:val="0"/>
          <w:numId w:val="6"/>
        </w:numPr>
        <w:suppressAutoHyphens w:val="0"/>
        <w:spacing w:before="120" w:after="120" w:line="360" w:lineRule="auto"/>
        <w:jc w:val="both"/>
        <w:rPr>
          <w:rFonts w:ascii="Calibri" w:hAnsi="Calibri" w:cs="Arial"/>
          <w:sz w:val="20"/>
        </w:rPr>
      </w:pPr>
      <w:r w:rsidRPr="00933FE3">
        <w:rPr>
          <w:rFonts w:ascii="Calibri" w:hAnsi="Calibri" w:cs="Arial"/>
          <w:sz w:val="20"/>
        </w:rPr>
        <w:t>The system will then move the work-item to</w:t>
      </w:r>
      <w:r w:rsidR="00EE6145">
        <w:rPr>
          <w:rFonts w:ascii="Calibri" w:hAnsi="Calibri" w:cs="Arial"/>
          <w:sz w:val="20"/>
        </w:rPr>
        <w:t xml:space="preserve"> Attach Documents Queue</w:t>
      </w:r>
    </w:p>
    <w:p w14:paraId="35A780E4" w14:textId="6580C522" w:rsidR="00D2079B" w:rsidRPr="00D2079B" w:rsidRDefault="00D2079B" w:rsidP="00F70002">
      <w:pPr>
        <w:suppressAutoHyphens w:val="0"/>
        <w:spacing w:before="120" w:after="120" w:line="276" w:lineRule="auto"/>
        <w:jc w:val="both"/>
        <w:rPr>
          <w:rFonts w:ascii="Calibri" w:hAnsi="Calibri" w:cs="Arial"/>
          <w:sz w:val="20"/>
        </w:rPr>
      </w:pPr>
      <w:r w:rsidRPr="00DA6B68">
        <w:rPr>
          <w:rFonts w:ascii="Calibri" w:hAnsi="Calibri" w:cs="Arial"/>
          <w:b/>
          <w:bCs/>
          <w:color w:val="FF0000"/>
          <w:szCs w:val="24"/>
        </w:rPr>
        <w:t xml:space="preserve">Please Note: </w:t>
      </w:r>
      <w:r w:rsidRPr="00DA6B68">
        <w:rPr>
          <w:rFonts w:ascii="Calibri" w:hAnsi="Calibri" w:cs="Arial"/>
          <w:color w:val="FF0000"/>
          <w:szCs w:val="24"/>
        </w:rPr>
        <w:t xml:space="preserve">Information regarding Request / Response for WI creation call is </w:t>
      </w:r>
      <w:r w:rsidR="002F568A" w:rsidRPr="00DA6B68">
        <w:rPr>
          <w:rFonts w:ascii="Calibri" w:hAnsi="Calibri" w:cs="Arial"/>
          <w:color w:val="FF0000"/>
          <w:szCs w:val="24"/>
        </w:rPr>
        <w:t>indicative;</w:t>
      </w:r>
      <w:r w:rsidRPr="00DA6B68">
        <w:rPr>
          <w:rFonts w:ascii="Calibri" w:hAnsi="Calibri" w:cs="Arial"/>
          <w:color w:val="FF0000"/>
          <w:szCs w:val="24"/>
        </w:rPr>
        <w:t xml:space="preserve"> the actual details of WI creation call will be mentioned in TSD document. The details mentioned in TSD document will be final for Development / SIT / UAT / Production</w:t>
      </w:r>
    </w:p>
    <w:p w14:paraId="3E581D63" w14:textId="77777777" w:rsidR="00272D68" w:rsidRPr="00ED38CA" w:rsidRDefault="00272D68" w:rsidP="00272D68">
      <w:pPr>
        <w:pStyle w:val="Heading3"/>
        <w:keepNext/>
        <w:keepLines/>
        <w:tabs>
          <w:tab w:val="clear" w:pos="180"/>
          <w:tab w:val="num" w:pos="0"/>
        </w:tabs>
        <w:spacing w:before="40" w:after="0" w:line="360" w:lineRule="auto"/>
        <w:jc w:val="both"/>
        <w:rPr>
          <w:rFonts w:ascii="Calibri" w:hAnsi="Calibri" w:cs="Arial"/>
          <w:b w:val="0"/>
          <w:sz w:val="22"/>
          <w:szCs w:val="26"/>
        </w:rPr>
      </w:pPr>
      <w:bookmarkStart w:id="56" w:name="_Toc484538781"/>
      <w:bookmarkStart w:id="57" w:name="_Toc80017968"/>
      <w:bookmarkStart w:id="58" w:name="_Toc106302887"/>
      <w:r w:rsidRPr="00ED38CA">
        <w:rPr>
          <w:rFonts w:ascii="Calibri" w:hAnsi="Calibri" w:cs="Arial"/>
          <w:b w:val="0"/>
          <w:sz w:val="22"/>
          <w:szCs w:val="26"/>
        </w:rPr>
        <w:t>Access Details:</w:t>
      </w:r>
      <w:bookmarkEnd w:id="56"/>
      <w:bookmarkEnd w:id="57"/>
      <w:bookmarkEnd w:id="58"/>
      <w:r w:rsidRPr="00ED38CA">
        <w:rPr>
          <w:rFonts w:ascii="Calibri" w:hAnsi="Calibri" w:cs="Arial"/>
          <w:b w:val="0"/>
          <w:sz w:val="22"/>
          <w:szCs w:val="26"/>
        </w:rPr>
        <w:t xml:space="preserve"> </w:t>
      </w:r>
    </w:p>
    <w:p w14:paraId="556C3189" w14:textId="77777777" w:rsidR="00272D68" w:rsidRPr="00ED38CA" w:rsidRDefault="00272D68" w:rsidP="00272D68">
      <w:pPr>
        <w:pStyle w:val="ListParagraph"/>
        <w:spacing w:line="360" w:lineRule="auto"/>
        <w:ind w:left="709"/>
        <w:jc w:val="both"/>
        <w:rPr>
          <w:rFonts w:ascii="Calibri" w:hAnsi="Calibri" w:cs="Arial"/>
          <w:sz w:val="20"/>
        </w:rPr>
      </w:pP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1"/>
        <w:gridCol w:w="4320"/>
      </w:tblGrid>
      <w:tr w:rsidR="00272D68" w:rsidRPr="00ED38CA" w14:paraId="478AE3F5" w14:textId="77777777" w:rsidTr="00CF18C5">
        <w:tc>
          <w:tcPr>
            <w:tcW w:w="4434" w:type="dxa"/>
          </w:tcPr>
          <w:p w14:paraId="32B5350E" w14:textId="77777777" w:rsidR="00272D68" w:rsidRPr="00ED38CA" w:rsidRDefault="00272D68"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User Group</w:t>
            </w:r>
          </w:p>
        </w:tc>
        <w:tc>
          <w:tcPr>
            <w:tcW w:w="4433" w:type="dxa"/>
          </w:tcPr>
          <w:p w14:paraId="6CC11D38" w14:textId="77777777" w:rsidR="00272D68" w:rsidRPr="00ED38CA" w:rsidRDefault="00272D68" w:rsidP="00CF18C5">
            <w:pPr>
              <w:pStyle w:val="ListParagraph"/>
              <w:spacing w:line="360" w:lineRule="auto"/>
              <w:ind w:left="43"/>
              <w:jc w:val="both"/>
              <w:rPr>
                <w:rFonts w:ascii="Calibri" w:eastAsia="Calibri" w:hAnsi="Calibri" w:cs="Arial"/>
                <w:sz w:val="20"/>
                <w:szCs w:val="22"/>
              </w:rPr>
            </w:pPr>
            <w:r>
              <w:rPr>
                <w:rFonts w:ascii="Calibri" w:eastAsia="Calibri" w:hAnsi="Calibri" w:cs="Arial"/>
                <w:sz w:val="20"/>
                <w:szCs w:val="22"/>
              </w:rPr>
              <w:t xml:space="preserve">The queue will be accessed by System user. </w:t>
            </w:r>
          </w:p>
        </w:tc>
      </w:tr>
      <w:tr w:rsidR="00272D68" w:rsidRPr="00ED38CA" w14:paraId="67FB8F45" w14:textId="77777777" w:rsidTr="00CF18C5">
        <w:tc>
          <w:tcPr>
            <w:tcW w:w="4434" w:type="dxa"/>
          </w:tcPr>
          <w:p w14:paraId="3657F629" w14:textId="77777777" w:rsidR="00272D68" w:rsidRPr="00ED38CA" w:rsidRDefault="00272D68"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 xml:space="preserve">Filters </w:t>
            </w:r>
          </w:p>
        </w:tc>
        <w:tc>
          <w:tcPr>
            <w:tcW w:w="4433" w:type="dxa"/>
          </w:tcPr>
          <w:p w14:paraId="678B59A9" w14:textId="77777777" w:rsidR="00272D68" w:rsidRPr="00ED38CA" w:rsidRDefault="00272D68"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NA</w:t>
            </w:r>
          </w:p>
        </w:tc>
      </w:tr>
      <w:tr w:rsidR="00272D68" w:rsidRPr="00ED38CA" w14:paraId="41282A0E" w14:textId="77777777" w:rsidTr="00CF18C5">
        <w:tc>
          <w:tcPr>
            <w:tcW w:w="4434" w:type="dxa"/>
          </w:tcPr>
          <w:p w14:paraId="38B432F7" w14:textId="77777777" w:rsidR="00272D68" w:rsidRPr="00ED38CA" w:rsidRDefault="00272D68"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Assignment</w:t>
            </w:r>
          </w:p>
        </w:tc>
        <w:tc>
          <w:tcPr>
            <w:tcW w:w="4433" w:type="dxa"/>
          </w:tcPr>
          <w:p w14:paraId="741412F5" w14:textId="77777777" w:rsidR="00272D68" w:rsidRPr="00ED38CA" w:rsidRDefault="00272D68"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 xml:space="preserve">No Assignment </w:t>
            </w:r>
          </w:p>
        </w:tc>
      </w:tr>
      <w:tr w:rsidR="00272D68" w:rsidRPr="00ED38CA" w14:paraId="2B06EEC3" w14:textId="77777777" w:rsidTr="00CF18C5">
        <w:tc>
          <w:tcPr>
            <w:tcW w:w="4434" w:type="dxa"/>
          </w:tcPr>
          <w:p w14:paraId="3CE2280A" w14:textId="77777777" w:rsidR="00272D68" w:rsidRPr="00ED38CA" w:rsidRDefault="00272D68"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Default Sorting (work-item listing)</w:t>
            </w:r>
          </w:p>
        </w:tc>
        <w:tc>
          <w:tcPr>
            <w:tcW w:w="4433" w:type="dxa"/>
          </w:tcPr>
          <w:p w14:paraId="4B26D003" w14:textId="77777777" w:rsidR="00272D68" w:rsidRPr="00ED38CA" w:rsidRDefault="00272D68"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 xml:space="preserve">Entry Date and Time Ascending order, </w:t>
            </w:r>
          </w:p>
        </w:tc>
      </w:tr>
      <w:tr w:rsidR="00272D68" w:rsidRPr="00ED38CA" w14:paraId="5B060C81" w14:textId="77777777" w:rsidTr="00CF18C5">
        <w:tc>
          <w:tcPr>
            <w:tcW w:w="4434" w:type="dxa"/>
          </w:tcPr>
          <w:p w14:paraId="4402895A" w14:textId="77777777" w:rsidR="00272D68" w:rsidRPr="00ED38CA" w:rsidRDefault="00272D68"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Additional display columns</w:t>
            </w:r>
          </w:p>
        </w:tc>
        <w:tc>
          <w:tcPr>
            <w:tcW w:w="4433" w:type="dxa"/>
          </w:tcPr>
          <w:p w14:paraId="305C2BB8" w14:textId="77777777" w:rsidR="00272D68" w:rsidRPr="00ED38CA" w:rsidRDefault="00272D68"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None</w:t>
            </w:r>
          </w:p>
        </w:tc>
      </w:tr>
    </w:tbl>
    <w:p w14:paraId="5F0E42ED" w14:textId="22ADC5D1" w:rsidR="009F2608" w:rsidRDefault="009F2608" w:rsidP="009F2608"/>
    <w:p w14:paraId="67076914" w14:textId="22571F4D" w:rsidR="00BA4808" w:rsidRDefault="00BA4808" w:rsidP="009F2608"/>
    <w:p w14:paraId="7A2CB4EE" w14:textId="18B4ECFF" w:rsidR="00BA4808" w:rsidRDefault="00BA4808" w:rsidP="00BA4808">
      <w:pPr>
        <w:pStyle w:val="Heading2"/>
        <w:tabs>
          <w:tab w:val="clear" w:pos="360"/>
        </w:tabs>
        <w:ind w:left="0"/>
        <w:rPr>
          <w:rFonts w:ascii="Calibri" w:hAnsi="Calibri"/>
        </w:rPr>
      </w:pPr>
      <w:bookmarkStart w:id="59" w:name="_Toc80017970"/>
      <w:bookmarkStart w:id="60" w:name="_Toc106302888"/>
      <w:r>
        <w:rPr>
          <w:rFonts w:ascii="Calibri" w:hAnsi="Calibri"/>
        </w:rPr>
        <w:t>Attach Document</w:t>
      </w:r>
      <w:bookmarkEnd w:id="59"/>
      <w:bookmarkEnd w:id="60"/>
    </w:p>
    <w:p w14:paraId="6A2D792B" w14:textId="77777777" w:rsidR="00737757" w:rsidRPr="00ED38CA" w:rsidRDefault="00737757" w:rsidP="00737757">
      <w:pPr>
        <w:pStyle w:val="Heading3"/>
        <w:keepNext/>
        <w:keepLines/>
        <w:tabs>
          <w:tab w:val="clear" w:pos="180"/>
          <w:tab w:val="num" w:pos="0"/>
        </w:tabs>
        <w:spacing w:before="40" w:after="0" w:line="360" w:lineRule="auto"/>
        <w:jc w:val="both"/>
        <w:rPr>
          <w:rFonts w:ascii="Calibri" w:hAnsi="Calibri" w:cs="Arial"/>
          <w:b w:val="0"/>
          <w:sz w:val="22"/>
          <w:szCs w:val="26"/>
        </w:rPr>
      </w:pPr>
      <w:bookmarkStart w:id="61" w:name="_Toc80017971"/>
      <w:bookmarkStart w:id="62" w:name="_Toc106302889"/>
      <w:r w:rsidRPr="00ED38CA">
        <w:rPr>
          <w:rFonts w:ascii="Calibri" w:hAnsi="Calibri" w:cs="Arial"/>
          <w:b w:val="0"/>
          <w:sz w:val="22"/>
          <w:szCs w:val="26"/>
        </w:rPr>
        <w:t>Description</w:t>
      </w:r>
      <w:bookmarkEnd w:id="61"/>
      <w:bookmarkEnd w:id="62"/>
      <w:r w:rsidRPr="00ED38CA">
        <w:rPr>
          <w:rFonts w:ascii="Calibri" w:hAnsi="Calibri" w:cs="Arial"/>
          <w:b w:val="0"/>
          <w:sz w:val="22"/>
          <w:szCs w:val="26"/>
        </w:rPr>
        <w:t xml:space="preserve"> </w:t>
      </w:r>
    </w:p>
    <w:p w14:paraId="6D8E5FA1" w14:textId="68DBE02D" w:rsidR="00737757" w:rsidRPr="00933FE3" w:rsidRDefault="00737757" w:rsidP="00737757">
      <w:pPr>
        <w:pStyle w:val="ListParagraph"/>
        <w:numPr>
          <w:ilvl w:val="0"/>
          <w:numId w:val="7"/>
        </w:numPr>
        <w:suppressAutoHyphens w:val="0"/>
        <w:spacing w:before="120" w:after="120" w:line="360" w:lineRule="auto"/>
        <w:jc w:val="both"/>
        <w:rPr>
          <w:rFonts w:ascii="Calibri" w:hAnsi="Calibri" w:cs="Arial"/>
          <w:sz w:val="20"/>
        </w:rPr>
      </w:pPr>
      <w:r>
        <w:rPr>
          <w:rFonts w:ascii="Calibri" w:hAnsi="Calibri" w:cs="Arial"/>
          <w:sz w:val="20"/>
        </w:rPr>
        <w:t>This</w:t>
      </w:r>
      <w:r w:rsidRPr="00933FE3">
        <w:rPr>
          <w:rFonts w:ascii="Calibri" w:hAnsi="Calibri" w:cs="Arial"/>
          <w:sz w:val="20"/>
        </w:rPr>
        <w:t xml:space="preserve"> will be a system queue (</w:t>
      </w:r>
      <w:r w:rsidR="007B0F1D" w:rsidRPr="00933FE3">
        <w:rPr>
          <w:rFonts w:ascii="Calibri" w:hAnsi="Calibri" w:cs="Arial"/>
          <w:sz w:val="20"/>
        </w:rPr>
        <w:t>i.e.,</w:t>
      </w:r>
      <w:r w:rsidRPr="00933FE3">
        <w:rPr>
          <w:rFonts w:ascii="Calibri" w:hAnsi="Calibri" w:cs="Arial"/>
          <w:sz w:val="20"/>
        </w:rPr>
        <w:t xml:space="preserve"> users will not have excess to this queue).</w:t>
      </w:r>
    </w:p>
    <w:p w14:paraId="09F78ABE" w14:textId="7B846AB6" w:rsidR="00737757" w:rsidRPr="00933FE3" w:rsidRDefault="00737757" w:rsidP="00737757">
      <w:pPr>
        <w:pStyle w:val="ListParagraph"/>
        <w:numPr>
          <w:ilvl w:val="0"/>
          <w:numId w:val="7"/>
        </w:numPr>
        <w:suppressAutoHyphens w:val="0"/>
        <w:spacing w:before="120" w:after="120" w:line="360" w:lineRule="auto"/>
        <w:jc w:val="both"/>
        <w:rPr>
          <w:rFonts w:ascii="Calibri" w:hAnsi="Calibri" w:cs="Arial"/>
          <w:sz w:val="20"/>
        </w:rPr>
      </w:pPr>
      <w:r>
        <w:rPr>
          <w:rFonts w:ascii="Calibri" w:hAnsi="Calibri" w:cs="Arial"/>
          <w:sz w:val="20"/>
        </w:rPr>
        <w:t xml:space="preserve">Attach </w:t>
      </w:r>
      <w:r w:rsidRPr="00933FE3">
        <w:rPr>
          <w:rFonts w:ascii="Calibri" w:hAnsi="Calibri" w:cs="Arial"/>
          <w:sz w:val="20"/>
        </w:rPr>
        <w:t xml:space="preserve">Document utility will have access to this queue. </w:t>
      </w:r>
    </w:p>
    <w:p w14:paraId="78925A2F" w14:textId="77777777" w:rsidR="00737757" w:rsidRPr="00933FE3" w:rsidRDefault="00737757" w:rsidP="00737757">
      <w:pPr>
        <w:pStyle w:val="ListParagraph"/>
        <w:numPr>
          <w:ilvl w:val="0"/>
          <w:numId w:val="7"/>
        </w:numPr>
        <w:suppressAutoHyphens w:val="0"/>
        <w:spacing w:before="120" w:after="120" w:line="360" w:lineRule="auto"/>
        <w:jc w:val="both"/>
        <w:rPr>
          <w:rFonts w:ascii="Calibri" w:hAnsi="Calibri" w:cs="Arial"/>
          <w:sz w:val="20"/>
        </w:rPr>
      </w:pPr>
      <w:r w:rsidRPr="00933FE3">
        <w:rPr>
          <w:rFonts w:ascii="Calibri" w:hAnsi="Calibri" w:cs="Arial"/>
          <w:sz w:val="20"/>
        </w:rPr>
        <w:t>The utility will keep polling on a folder location to check for documents related to the work-item:</w:t>
      </w:r>
    </w:p>
    <w:p w14:paraId="219AC200" w14:textId="77777777" w:rsidR="00737757" w:rsidRPr="00933FE3" w:rsidRDefault="00737757" w:rsidP="00737757">
      <w:pPr>
        <w:pStyle w:val="ListParagraph"/>
        <w:numPr>
          <w:ilvl w:val="1"/>
          <w:numId w:val="7"/>
        </w:numPr>
        <w:suppressAutoHyphens w:val="0"/>
        <w:spacing w:before="120" w:after="120" w:line="360" w:lineRule="auto"/>
        <w:ind w:left="720"/>
        <w:jc w:val="both"/>
        <w:rPr>
          <w:rFonts w:ascii="Calibri" w:hAnsi="Calibri" w:cs="Arial"/>
          <w:sz w:val="20"/>
        </w:rPr>
      </w:pPr>
      <w:r w:rsidRPr="00933FE3">
        <w:rPr>
          <w:rFonts w:ascii="Calibri" w:hAnsi="Calibri" w:cs="Arial"/>
          <w:sz w:val="20"/>
        </w:rPr>
        <w:t>Utility will keep polling with a polling interval of 15 min.</w:t>
      </w:r>
      <w:r>
        <w:rPr>
          <w:rFonts w:ascii="Calibri" w:hAnsi="Calibri" w:cs="Arial"/>
          <w:sz w:val="20"/>
        </w:rPr>
        <w:t xml:space="preserve"> The polling interval will be a parameter. </w:t>
      </w:r>
    </w:p>
    <w:p w14:paraId="49113678" w14:textId="77777777" w:rsidR="00737757" w:rsidRPr="00933FE3" w:rsidRDefault="00737757" w:rsidP="00737757">
      <w:pPr>
        <w:pStyle w:val="ListParagraph"/>
        <w:numPr>
          <w:ilvl w:val="1"/>
          <w:numId w:val="7"/>
        </w:numPr>
        <w:suppressAutoHyphens w:val="0"/>
        <w:spacing w:before="120" w:after="120" w:line="360" w:lineRule="auto"/>
        <w:ind w:left="720"/>
        <w:jc w:val="both"/>
        <w:rPr>
          <w:rFonts w:ascii="Calibri" w:hAnsi="Calibri" w:cs="Arial"/>
          <w:sz w:val="20"/>
        </w:rPr>
      </w:pPr>
      <w:r w:rsidRPr="00933FE3">
        <w:rPr>
          <w:rFonts w:ascii="Calibri" w:hAnsi="Calibri" w:cs="Arial"/>
          <w:sz w:val="20"/>
        </w:rPr>
        <w:t xml:space="preserve">Utility will search for </w:t>
      </w:r>
      <w:r>
        <w:rPr>
          <w:rFonts w:ascii="Calibri" w:hAnsi="Calibri" w:cs="Arial"/>
          <w:sz w:val="20"/>
        </w:rPr>
        <w:t>folder</w:t>
      </w:r>
      <w:r w:rsidRPr="00933FE3">
        <w:rPr>
          <w:rFonts w:ascii="Calibri" w:hAnsi="Calibri" w:cs="Arial"/>
          <w:sz w:val="20"/>
        </w:rPr>
        <w:t xml:space="preserve"> based on </w:t>
      </w:r>
      <w:r>
        <w:rPr>
          <w:rFonts w:ascii="Calibri" w:hAnsi="Calibri" w:cs="Arial"/>
          <w:sz w:val="20"/>
        </w:rPr>
        <w:t>work-item No</w:t>
      </w:r>
      <w:r w:rsidRPr="00933FE3">
        <w:rPr>
          <w:rFonts w:ascii="Calibri" w:hAnsi="Calibri" w:cs="Arial"/>
          <w:sz w:val="20"/>
        </w:rPr>
        <w:t xml:space="preserve"> </w:t>
      </w:r>
      <w:r>
        <w:rPr>
          <w:rFonts w:ascii="Calibri" w:hAnsi="Calibri" w:cs="Arial"/>
          <w:sz w:val="20"/>
        </w:rPr>
        <w:t xml:space="preserve">in a specified location on the Application server. </w:t>
      </w:r>
    </w:p>
    <w:p w14:paraId="647F15D5" w14:textId="6C95748C" w:rsidR="00737757" w:rsidRDefault="00737757" w:rsidP="002F7421">
      <w:pPr>
        <w:pStyle w:val="ListParagraph"/>
        <w:numPr>
          <w:ilvl w:val="1"/>
          <w:numId w:val="7"/>
        </w:numPr>
        <w:suppressAutoHyphens w:val="0"/>
        <w:spacing w:before="120" w:after="120" w:line="360" w:lineRule="auto"/>
        <w:ind w:left="720"/>
        <w:jc w:val="both"/>
        <w:rPr>
          <w:rFonts w:ascii="Calibri" w:hAnsi="Calibri" w:cs="Arial"/>
          <w:sz w:val="20"/>
        </w:rPr>
      </w:pPr>
      <w:r w:rsidRPr="00933FE3">
        <w:rPr>
          <w:rFonts w:ascii="Calibri" w:hAnsi="Calibri" w:cs="Arial"/>
          <w:sz w:val="20"/>
        </w:rPr>
        <w:t xml:space="preserve">All the documents will have </w:t>
      </w:r>
      <w:r>
        <w:rPr>
          <w:rFonts w:ascii="Calibri" w:hAnsi="Calibri" w:cs="Arial"/>
          <w:sz w:val="20"/>
        </w:rPr>
        <w:t xml:space="preserve">document type </w:t>
      </w:r>
    </w:p>
    <w:p w14:paraId="7A757D71" w14:textId="77777777" w:rsidR="00737757" w:rsidRDefault="00737757" w:rsidP="00737757">
      <w:pPr>
        <w:pStyle w:val="ListParagraph"/>
        <w:numPr>
          <w:ilvl w:val="1"/>
          <w:numId w:val="7"/>
        </w:numPr>
        <w:suppressAutoHyphens w:val="0"/>
        <w:spacing w:before="120" w:after="120" w:line="360" w:lineRule="auto"/>
        <w:ind w:left="720"/>
        <w:jc w:val="both"/>
        <w:rPr>
          <w:rFonts w:ascii="Calibri" w:hAnsi="Calibri" w:cs="Arial"/>
          <w:sz w:val="20"/>
        </w:rPr>
      </w:pPr>
      <w:r w:rsidRPr="00933FE3">
        <w:rPr>
          <w:rFonts w:ascii="Calibri" w:hAnsi="Calibri" w:cs="Arial"/>
          <w:sz w:val="20"/>
        </w:rPr>
        <w:lastRenderedPageBreak/>
        <w:t>Utility will attach documents to the work-item</w:t>
      </w:r>
    </w:p>
    <w:p w14:paraId="085A5BEE" w14:textId="77777777" w:rsidR="00737757" w:rsidRDefault="00737757" w:rsidP="00737757">
      <w:pPr>
        <w:pStyle w:val="ListParagraph"/>
        <w:numPr>
          <w:ilvl w:val="1"/>
          <w:numId w:val="7"/>
        </w:numPr>
        <w:suppressAutoHyphens w:val="0"/>
        <w:spacing w:before="120" w:after="120" w:line="360" w:lineRule="auto"/>
        <w:ind w:left="720"/>
        <w:jc w:val="both"/>
        <w:rPr>
          <w:rFonts w:ascii="Calibri" w:hAnsi="Calibri" w:cs="Arial"/>
          <w:sz w:val="20"/>
        </w:rPr>
      </w:pPr>
      <w:r>
        <w:rPr>
          <w:rFonts w:ascii="Calibri" w:hAnsi="Calibri" w:cs="Arial"/>
          <w:sz w:val="20"/>
        </w:rPr>
        <w:t xml:space="preserve">After attaching the document utility will move the documents to a success folder location. </w:t>
      </w:r>
    </w:p>
    <w:p w14:paraId="0D8560F4" w14:textId="77777777" w:rsidR="00737757" w:rsidRPr="00933FE3" w:rsidRDefault="00737757" w:rsidP="00737757">
      <w:pPr>
        <w:pStyle w:val="ListParagraph"/>
        <w:numPr>
          <w:ilvl w:val="1"/>
          <w:numId w:val="7"/>
        </w:numPr>
        <w:suppressAutoHyphens w:val="0"/>
        <w:spacing w:before="120" w:after="120" w:line="360" w:lineRule="auto"/>
        <w:ind w:left="720"/>
        <w:jc w:val="both"/>
        <w:rPr>
          <w:rFonts w:ascii="Calibri" w:hAnsi="Calibri" w:cs="Arial"/>
          <w:sz w:val="20"/>
        </w:rPr>
      </w:pPr>
      <w:r>
        <w:rPr>
          <w:rFonts w:ascii="Calibri" w:hAnsi="Calibri" w:cs="Arial"/>
          <w:sz w:val="20"/>
        </w:rPr>
        <w:t xml:space="preserve">RAK bank will create a control M job, which will periodically delete the documents from success folder. </w:t>
      </w:r>
    </w:p>
    <w:p w14:paraId="183B982D" w14:textId="77777777" w:rsidR="0046364D" w:rsidRPr="0046364D" w:rsidRDefault="00737757" w:rsidP="00737757">
      <w:pPr>
        <w:pStyle w:val="ListParagraph"/>
        <w:numPr>
          <w:ilvl w:val="1"/>
          <w:numId w:val="7"/>
        </w:numPr>
        <w:suppressAutoHyphens w:val="0"/>
        <w:spacing w:before="120" w:after="120" w:line="360" w:lineRule="auto"/>
        <w:ind w:left="720"/>
        <w:jc w:val="both"/>
      </w:pPr>
      <w:r w:rsidRPr="0046364D">
        <w:rPr>
          <w:rFonts w:ascii="Calibri" w:hAnsi="Calibri" w:cs="Arial"/>
          <w:sz w:val="20"/>
        </w:rPr>
        <w:t>Utility will then automatically move the work-item out of the queue after attaching the work-item</w:t>
      </w:r>
    </w:p>
    <w:p w14:paraId="3CC20D89" w14:textId="52FE2047" w:rsidR="003E4182" w:rsidRPr="00737757" w:rsidRDefault="00737757" w:rsidP="003E4182">
      <w:pPr>
        <w:pStyle w:val="ListParagraph"/>
        <w:numPr>
          <w:ilvl w:val="1"/>
          <w:numId w:val="7"/>
        </w:numPr>
        <w:suppressAutoHyphens w:val="0"/>
        <w:spacing w:before="120" w:after="120" w:line="360" w:lineRule="auto"/>
        <w:ind w:left="720"/>
        <w:jc w:val="both"/>
      </w:pPr>
      <w:r w:rsidRPr="002F7421">
        <w:rPr>
          <w:rFonts w:ascii="Calibri" w:hAnsi="Calibri" w:cs="Arial"/>
          <w:sz w:val="20"/>
        </w:rPr>
        <w:t>The utility will attempt to attach the documents every 15 min for 3 hours.</w:t>
      </w:r>
    </w:p>
    <w:p w14:paraId="03E4E0FF" w14:textId="77777777" w:rsidR="003E4182" w:rsidRDefault="003E4182" w:rsidP="003E4182">
      <w:pPr>
        <w:pStyle w:val="ListParagraph"/>
        <w:numPr>
          <w:ilvl w:val="1"/>
          <w:numId w:val="7"/>
        </w:numPr>
        <w:suppressAutoHyphens w:val="0"/>
        <w:spacing w:before="120" w:after="120" w:line="360" w:lineRule="auto"/>
        <w:ind w:left="720"/>
        <w:jc w:val="both"/>
        <w:rPr>
          <w:rFonts w:ascii="Calibri" w:hAnsi="Calibri" w:cs="Arial"/>
          <w:sz w:val="20"/>
        </w:rPr>
      </w:pPr>
      <w:r>
        <w:rPr>
          <w:rFonts w:ascii="Calibri" w:hAnsi="Calibri" w:cs="Arial"/>
          <w:sz w:val="20"/>
        </w:rPr>
        <w:t>For WI update call (2</w:t>
      </w:r>
      <w:r w:rsidRPr="004C1959">
        <w:rPr>
          <w:rFonts w:ascii="Calibri" w:hAnsi="Calibri" w:cs="Arial"/>
          <w:sz w:val="20"/>
          <w:vertAlign w:val="superscript"/>
        </w:rPr>
        <w:t>nd</w:t>
      </w:r>
      <w:r>
        <w:rPr>
          <w:rFonts w:ascii="Calibri" w:hAnsi="Calibri" w:cs="Arial"/>
          <w:sz w:val="20"/>
        </w:rPr>
        <w:t xml:space="preserve"> Call) the utility will check, </w:t>
      </w:r>
    </w:p>
    <w:p w14:paraId="7E985666" w14:textId="7855C959" w:rsidR="003E4182" w:rsidRDefault="003E4182" w:rsidP="003E4182">
      <w:pPr>
        <w:pStyle w:val="ListParagraph"/>
        <w:numPr>
          <w:ilvl w:val="2"/>
          <w:numId w:val="7"/>
        </w:numPr>
        <w:suppressAutoHyphens w:val="0"/>
        <w:spacing w:before="120" w:after="120" w:line="360" w:lineRule="auto"/>
        <w:ind w:left="1080"/>
        <w:jc w:val="both"/>
        <w:rPr>
          <w:rFonts w:ascii="Calibri" w:hAnsi="Calibri" w:cs="Arial"/>
          <w:sz w:val="20"/>
        </w:rPr>
      </w:pPr>
      <w:commentRangeStart w:id="63"/>
      <w:commentRangeStart w:id="64"/>
      <w:r>
        <w:rPr>
          <w:rFonts w:ascii="Calibri" w:hAnsi="Calibri" w:cs="Arial"/>
          <w:sz w:val="20"/>
        </w:rPr>
        <w:t>If all the documents</w:t>
      </w:r>
      <w:r w:rsidR="005972F2">
        <w:rPr>
          <w:rFonts w:ascii="Calibri" w:hAnsi="Calibri" w:cs="Arial"/>
          <w:sz w:val="20"/>
        </w:rPr>
        <w:tab/>
      </w:r>
      <w:r>
        <w:rPr>
          <w:rFonts w:ascii="Calibri" w:hAnsi="Calibri" w:cs="Arial"/>
          <w:sz w:val="20"/>
        </w:rPr>
        <w:t xml:space="preserve"> are attached, then the utility will move the WI to </w:t>
      </w:r>
      <w:r w:rsidR="008351A5">
        <w:rPr>
          <w:rFonts w:ascii="Calibri" w:hAnsi="Calibri" w:cs="Arial"/>
          <w:sz w:val="20"/>
        </w:rPr>
        <w:t>‘Additional Customer Details’</w:t>
      </w:r>
      <w:r w:rsidR="00A24A27">
        <w:rPr>
          <w:rFonts w:ascii="Calibri" w:hAnsi="Calibri" w:cs="Arial"/>
          <w:sz w:val="20"/>
        </w:rPr>
        <w:t xml:space="preserve"> queue if the Additional details were requested from Operations user</w:t>
      </w:r>
      <w:commentRangeEnd w:id="63"/>
      <w:r w:rsidR="00CF18C5">
        <w:rPr>
          <w:rStyle w:val="CommentReference"/>
        </w:rPr>
        <w:commentReference w:id="63"/>
      </w:r>
      <w:commentRangeEnd w:id="64"/>
      <w:r w:rsidR="00152AD9">
        <w:rPr>
          <w:rStyle w:val="CommentReference"/>
        </w:rPr>
        <w:commentReference w:id="64"/>
      </w:r>
    </w:p>
    <w:p w14:paraId="4738D7CB" w14:textId="0F80D27E" w:rsidR="00A24A27" w:rsidRDefault="00A24A27" w:rsidP="00A24A27">
      <w:pPr>
        <w:pStyle w:val="ListParagraph"/>
        <w:numPr>
          <w:ilvl w:val="2"/>
          <w:numId w:val="7"/>
        </w:numPr>
        <w:suppressAutoHyphens w:val="0"/>
        <w:spacing w:before="120" w:after="120" w:line="360" w:lineRule="auto"/>
        <w:ind w:left="1080"/>
        <w:jc w:val="both"/>
        <w:rPr>
          <w:rFonts w:ascii="Calibri" w:hAnsi="Calibri" w:cs="Arial"/>
          <w:sz w:val="20"/>
        </w:rPr>
      </w:pPr>
      <w:r>
        <w:rPr>
          <w:rFonts w:ascii="Calibri" w:hAnsi="Calibri" w:cs="Arial"/>
          <w:sz w:val="20"/>
        </w:rPr>
        <w:t xml:space="preserve">If all the documents are attached, then the utility will move the WI to </w:t>
      </w:r>
      <w:r w:rsidR="00E0644E">
        <w:rPr>
          <w:rFonts w:ascii="Calibri" w:hAnsi="Calibri" w:cs="Arial"/>
          <w:sz w:val="20"/>
        </w:rPr>
        <w:t>‘Additional Customer Details’</w:t>
      </w:r>
      <w:r>
        <w:rPr>
          <w:rFonts w:ascii="Calibri" w:hAnsi="Calibri" w:cs="Arial"/>
          <w:sz w:val="20"/>
        </w:rPr>
        <w:t xml:space="preserve"> queue if the Additional details were requested from Compliance user</w:t>
      </w:r>
    </w:p>
    <w:p w14:paraId="35377700" w14:textId="08E4F919" w:rsidR="003E4182" w:rsidRDefault="003E4182" w:rsidP="003E4182">
      <w:pPr>
        <w:pStyle w:val="ListParagraph"/>
        <w:numPr>
          <w:ilvl w:val="2"/>
          <w:numId w:val="7"/>
        </w:numPr>
        <w:suppressAutoHyphens w:val="0"/>
        <w:spacing w:before="120" w:after="120" w:line="360" w:lineRule="auto"/>
        <w:ind w:left="1080"/>
        <w:jc w:val="both"/>
        <w:rPr>
          <w:rFonts w:ascii="Calibri" w:hAnsi="Calibri" w:cs="Arial"/>
          <w:sz w:val="20"/>
        </w:rPr>
      </w:pPr>
      <w:r>
        <w:rPr>
          <w:rFonts w:ascii="Calibri" w:hAnsi="Calibri" w:cs="Arial"/>
          <w:sz w:val="20"/>
        </w:rPr>
        <w:t xml:space="preserve">If all the documents are not attached, then the WI will move to </w:t>
      </w:r>
      <w:r w:rsidR="003B3518">
        <w:rPr>
          <w:rFonts w:ascii="Calibri" w:hAnsi="Calibri" w:cs="Arial"/>
          <w:sz w:val="20"/>
        </w:rPr>
        <w:t>Error handling queue</w:t>
      </w:r>
    </w:p>
    <w:p w14:paraId="2BDCFCDD" w14:textId="27AE030B" w:rsidR="003E4182" w:rsidRDefault="003E4182" w:rsidP="003E4182">
      <w:pPr>
        <w:pStyle w:val="ListParagraph"/>
        <w:numPr>
          <w:ilvl w:val="2"/>
          <w:numId w:val="7"/>
        </w:numPr>
        <w:suppressAutoHyphens w:val="0"/>
        <w:spacing w:before="120" w:after="120" w:line="360" w:lineRule="auto"/>
        <w:ind w:left="1080"/>
        <w:jc w:val="both"/>
        <w:rPr>
          <w:rFonts w:ascii="Calibri" w:hAnsi="Calibri" w:cs="Arial"/>
          <w:sz w:val="20"/>
        </w:rPr>
      </w:pPr>
      <w:r>
        <w:rPr>
          <w:rFonts w:ascii="Calibri" w:hAnsi="Calibri" w:cs="Arial"/>
          <w:sz w:val="20"/>
        </w:rPr>
        <w:t xml:space="preserve">If no documents are attached, then the WI will move to error handling queue. </w:t>
      </w:r>
    </w:p>
    <w:p w14:paraId="59B7872D" w14:textId="6DB33F24" w:rsidR="00751CB9" w:rsidRDefault="00751CB9" w:rsidP="00751CB9">
      <w:pPr>
        <w:suppressAutoHyphens w:val="0"/>
        <w:spacing w:before="120" w:after="120" w:line="360" w:lineRule="auto"/>
        <w:jc w:val="both"/>
        <w:rPr>
          <w:rFonts w:ascii="Calibri" w:hAnsi="Calibri" w:cs="Arial"/>
          <w:sz w:val="20"/>
        </w:rPr>
      </w:pPr>
    </w:p>
    <w:p w14:paraId="5C8EBCCF" w14:textId="02C5A01B" w:rsidR="00E272B9" w:rsidRDefault="00E272B9" w:rsidP="00751CB9">
      <w:pPr>
        <w:pStyle w:val="Heading2"/>
        <w:tabs>
          <w:tab w:val="clear" w:pos="360"/>
        </w:tabs>
        <w:ind w:left="0"/>
        <w:rPr>
          <w:rFonts w:ascii="Calibri" w:hAnsi="Calibri"/>
        </w:rPr>
      </w:pPr>
      <w:bookmarkStart w:id="65" w:name="_Toc106302890"/>
      <w:bookmarkStart w:id="66" w:name="_Toc80017978"/>
      <w:r>
        <w:rPr>
          <w:rFonts w:ascii="Calibri" w:hAnsi="Calibri"/>
        </w:rPr>
        <w:t>Operations</w:t>
      </w:r>
      <w:bookmarkEnd w:id="65"/>
    </w:p>
    <w:p w14:paraId="609B7EC2" w14:textId="3BF495AC" w:rsidR="003C72BD" w:rsidRDefault="002D541D" w:rsidP="003C72BD">
      <w:pPr>
        <w:pStyle w:val="Heading3"/>
        <w:keepNext/>
        <w:keepLines/>
        <w:tabs>
          <w:tab w:val="clear" w:pos="180"/>
          <w:tab w:val="num" w:pos="0"/>
        </w:tabs>
        <w:spacing w:before="40" w:after="0" w:line="360" w:lineRule="auto"/>
        <w:ind w:left="0"/>
        <w:jc w:val="both"/>
        <w:rPr>
          <w:rFonts w:ascii="Calibri" w:hAnsi="Calibri" w:cs="Arial"/>
          <w:b w:val="0"/>
          <w:sz w:val="22"/>
          <w:szCs w:val="26"/>
        </w:rPr>
      </w:pPr>
      <w:bookmarkStart w:id="67" w:name="_Toc80017999"/>
      <w:bookmarkStart w:id="68" w:name="_Toc106302891"/>
      <w:r w:rsidRPr="00ED38CA">
        <w:rPr>
          <w:rFonts w:ascii="Calibri" w:hAnsi="Calibri" w:cs="Arial"/>
          <w:b w:val="0"/>
          <w:sz w:val="22"/>
          <w:szCs w:val="26"/>
        </w:rPr>
        <w:t>Description</w:t>
      </w:r>
      <w:bookmarkEnd w:id="67"/>
      <w:bookmarkEnd w:id="68"/>
    </w:p>
    <w:p w14:paraId="30FEBD45" w14:textId="72FC68A7" w:rsidR="00047DD1" w:rsidRPr="00ED38CA" w:rsidRDefault="00047DD1" w:rsidP="00047DD1">
      <w:pPr>
        <w:pStyle w:val="ListParagraph"/>
        <w:numPr>
          <w:ilvl w:val="0"/>
          <w:numId w:val="18"/>
        </w:numPr>
        <w:suppressAutoHyphens w:val="0"/>
        <w:spacing w:before="120" w:after="120" w:line="360" w:lineRule="auto"/>
        <w:ind w:left="720"/>
        <w:jc w:val="both"/>
        <w:rPr>
          <w:rFonts w:ascii="Calibri" w:hAnsi="Calibri" w:cs="Arial"/>
          <w:sz w:val="20"/>
        </w:rPr>
      </w:pPr>
      <w:r w:rsidRPr="00ED38CA">
        <w:rPr>
          <w:rFonts w:ascii="Calibri" w:hAnsi="Calibri" w:cs="Arial"/>
          <w:sz w:val="20"/>
        </w:rPr>
        <w:t xml:space="preserve">This queue will be visible to the users added to the group </w:t>
      </w:r>
      <w:r>
        <w:rPr>
          <w:rFonts w:ascii="Calibri" w:hAnsi="Calibri" w:cs="Arial"/>
          <w:sz w:val="20"/>
        </w:rPr>
        <w:t>‘</w:t>
      </w:r>
      <w:proofErr w:type="spellStart"/>
      <w:r w:rsidR="001967FE">
        <w:rPr>
          <w:rFonts w:ascii="Calibri" w:hAnsi="Calibri" w:cs="Arial"/>
          <w:sz w:val="20"/>
        </w:rPr>
        <w:t>Digital_AO</w:t>
      </w:r>
      <w:proofErr w:type="spellEnd"/>
      <w:r w:rsidR="001967FE">
        <w:rPr>
          <w:rFonts w:ascii="Calibri" w:hAnsi="Calibri" w:cs="Arial"/>
          <w:sz w:val="20"/>
        </w:rPr>
        <w:t xml:space="preserve"> </w:t>
      </w:r>
      <w:r>
        <w:rPr>
          <w:rFonts w:ascii="Calibri" w:hAnsi="Calibri" w:cs="Arial"/>
          <w:sz w:val="20"/>
        </w:rPr>
        <w:t>Operations’</w:t>
      </w:r>
      <w:r w:rsidRPr="00ED38CA">
        <w:rPr>
          <w:rFonts w:ascii="Calibri" w:hAnsi="Calibri" w:cs="Arial"/>
          <w:sz w:val="20"/>
        </w:rPr>
        <w:t xml:space="preserve"> </w:t>
      </w:r>
    </w:p>
    <w:p w14:paraId="37AFC620" w14:textId="77777777" w:rsidR="00047DD1" w:rsidRPr="00ED38CA" w:rsidRDefault="00047DD1" w:rsidP="00047DD1">
      <w:pPr>
        <w:pStyle w:val="ListParagraph"/>
        <w:numPr>
          <w:ilvl w:val="0"/>
          <w:numId w:val="18"/>
        </w:numPr>
        <w:suppressAutoHyphens w:val="0"/>
        <w:spacing w:before="120" w:after="120" w:line="360" w:lineRule="auto"/>
        <w:ind w:left="720"/>
        <w:jc w:val="both"/>
        <w:rPr>
          <w:rFonts w:ascii="Calibri" w:hAnsi="Calibri" w:cs="Arial"/>
          <w:sz w:val="20"/>
        </w:rPr>
      </w:pPr>
      <w:r w:rsidRPr="00ED38CA">
        <w:rPr>
          <w:rFonts w:ascii="Calibri" w:hAnsi="Calibri" w:cs="Arial"/>
          <w:sz w:val="20"/>
        </w:rPr>
        <w:t xml:space="preserve">User will click on the queue and the system will display the work-items lying at this queue.  </w:t>
      </w:r>
    </w:p>
    <w:p w14:paraId="0B974E40" w14:textId="77777777" w:rsidR="00C36858" w:rsidRDefault="00C36858" w:rsidP="00C36858">
      <w:pPr>
        <w:pStyle w:val="ListParagraph"/>
        <w:numPr>
          <w:ilvl w:val="0"/>
          <w:numId w:val="18"/>
        </w:numPr>
        <w:suppressAutoHyphens w:val="0"/>
        <w:spacing w:before="120" w:after="120" w:line="360" w:lineRule="auto"/>
        <w:ind w:left="720"/>
        <w:jc w:val="both"/>
        <w:rPr>
          <w:rFonts w:ascii="Calibri" w:hAnsi="Calibri" w:cs="Arial"/>
          <w:sz w:val="20"/>
        </w:rPr>
      </w:pPr>
      <w:r>
        <w:rPr>
          <w:rFonts w:ascii="Calibri" w:hAnsi="Calibri" w:cs="Arial"/>
          <w:sz w:val="20"/>
        </w:rPr>
        <w:t>After attaching the documents, System will route the work-items to ‘Operations’ queue,</w:t>
      </w:r>
      <w:r w:rsidRPr="005D0735">
        <w:rPr>
          <w:rFonts w:ascii="Calibri" w:hAnsi="Calibri" w:cs="Arial"/>
          <w:sz w:val="20"/>
        </w:rPr>
        <w:t xml:space="preserve"> </w:t>
      </w:r>
      <w:r>
        <w:rPr>
          <w:rFonts w:ascii="Calibri" w:hAnsi="Calibri" w:cs="Arial"/>
          <w:sz w:val="20"/>
        </w:rPr>
        <w:t>which has UID match exception on the WI</w:t>
      </w:r>
    </w:p>
    <w:p w14:paraId="6D508D18" w14:textId="33BE9114" w:rsidR="00047DD1" w:rsidRDefault="00047DD1" w:rsidP="00047DD1">
      <w:pPr>
        <w:pStyle w:val="ListParagraph"/>
        <w:numPr>
          <w:ilvl w:val="0"/>
          <w:numId w:val="18"/>
        </w:numPr>
        <w:suppressAutoHyphens w:val="0"/>
        <w:spacing w:before="120" w:after="120" w:line="360" w:lineRule="auto"/>
        <w:ind w:left="720"/>
        <w:jc w:val="both"/>
        <w:rPr>
          <w:rFonts w:ascii="Calibri" w:hAnsi="Calibri" w:cs="Arial"/>
          <w:sz w:val="20"/>
        </w:rPr>
      </w:pPr>
      <w:r>
        <w:rPr>
          <w:rFonts w:ascii="Calibri" w:hAnsi="Calibri" w:cs="Arial"/>
          <w:sz w:val="20"/>
        </w:rPr>
        <w:t xml:space="preserve">User at this queue will verify the data, documents and </w:t>
      </w:r>
      <w:r w:rsidR="001967FE">
        <w:rPr>
          <w:rFonts w:ascii="Calibri" w:hAnsi="Calibri" w:cs="Arial"/>
          <w:sz w:val="20"/>
        </w:rPr>
        <w:t>validate the FIRCO hit</w:t>
      </w:r>
      <w:r w:rsidR="008F7BCC">
        <w:rPr>
          <w:rFonts w:ascii="Calibri" w:hAnsi="Calibri" w:cs="Arial"/>
          <w:sz w:val="20"/>
        </w:rPr>
        <w:t>s identified for the customer</w:t>
      </w:r>
    </w:p>
    <w:p w14:paraId="49CA9A2E" w14:textId="1D4174A9" w:rsidR="001D64D9" w:rsidRDefault="00C12AC2" w:rsidP="00C12AC2">
      <w:pPr>
        <w:pStyle w:val="ListParagraph"/>
        <w:numPr>
          <w:ilvl w:val="0"/>
          <w:numId w:val="18"/>
        </w:numPr>
        <w:suppressAutoHyphens w:val="0"/>
        <w:spacing w:before="120" w:after="120" w:line="360" w:lineRule="auto"/>
        <w:ind w:left="720"/>
        <w:jc w:val="both"/>
        <w:rPr>
          <w:rFonts w:ascii="Calibri" w:hAnsi="Calibri" w:cs="Arial"/>
          <w:sz w:val="20"/>
        </w:rPr>
      </w:pPr>
      <w:r>
        <w:rPr>
          <w:rFonts w:ascii="Calibri" w:hAnsi="Calibri" w:cs="Arial"/>
          <w:sz w:val="20"/>
        </w:rPr>
        <w:t xml:space="preserve">All the fields would be </w:t>
      </w:r>
      <w:r w:rsidR="00C41C8F">
        <w:rPr>
          <w:rFonts w:ascii="Calibri" w:hAnsi="Calibri" w:cs="Arial"/>
          <w:sz w:val="20"/>
        </w:rPr>
        <w:t>populated with the customer</w:t>
      </w:r>
      <w:r w:rsidR="001D64D9">
        <w:rPr>
          <w:rFonts w:ascii="Calibri" w:hAnsi="Calibri" w:cs="Arial"/>
          <w:sz w:val="20"/>
        </w:rPr>
        <w:t xml:space="preserve">’s </w:t>
      </w:r>
      <w:r w:rsidR="00C41C8F">
        <w:rPr>
          <w:rFonts w:ascii="Calibri" w:hAnsi="Calibri" w:cs="Arial"/>
          <w:sz w:val="20"/>
        </w:rPr>
        <w:t xml:space="preserve">data passed to iBPS </w:t>
      </w:r>
      <w:r w:rsidR="001D64D9">
        <w:rPr>
          <w:rFonts w:ascii="Calibri" w:hAnsi="Calibri" w:cs="Arial"/>
          <w:sz w:val="20"/>
        </w:rPr>
        <w:t xml:space="preserve">from DEH and would be </w:t>
      </w:r>
      <w:r>
        <w:rPr>
          <w:rFonts w:ascii="Calibri" w:hAnsi="Calibri" w:cs="Arial"/>
          <w:sz w:val="20"/>
        </w:rPr>
        <w:t xml:space="preserve">non-editable for the user </w:t>
      </w:r>
    </w:p>
    <w:p w14:paraId="73253DF9" w14:textId="2C4DB5E7" w:rsidR="0083190C" w:rsidRDefault="00C36858" w:rsidP="0083190C">
      <w:pPr>
        <w:pStyle w:val="ListParagraph"/>
        <w:numPr>
          <w:ilvl w:val="0"/>
          <w:numId w:val="18"/>
        </w:numPr>
        <w:suppressAutoHyphens w:val="0"/>
        <w:spacing w:before="120" w:after="120" w:line="360" w:lineRule="auto"/>
        <w:ind w:left="720"/>
        <w:jc w:val="both"/>
        <w:rPr>
          <w:rFonts w:ascii="Calibri" w:hAnsi="Calibri" w:cs="Arial"/>
          <w:sz w:val="20"/>
        </w:rPr>
      </w:pPr>
      <w:r>
        <w:rPr>
          <w:rFonts w:ascii="Calibri" w:hAnsi="Calibri" w:cs="Arial"/>
          <w:sz w:val="20"/>
        </w:rPr>
        <w:t>Below r</w:t>
      </w:r>
      <w:r w:rsidR="0083190C">
        <w:rPr>
          <w:rFonts w:ascii="Calibri" w:hAnsi="Calibri" w:cs="Arial"/>
          <w:sz w:val="20"/>
        </w:rPr>
        <w:t xml:space="preserve">isk parameters fields will be enabled to be modified to recalculate the Risk score </w:t>
      </w:r>
    </w:p>
    <w:p w14:paraId="3C482F2B" w14:textId="3C66A0C5" w:rsidR="00956F02" w:rsidRDefault="00DB1FDD" w:rsidP="00956F02">
      <w:pPr>
        <w:pStyle w:val="ListParagraph"/>
        <w:numPr>
          <w:ilvl w:val="1"/>
          <w:numId w:val="18"/>
        </w:numPr>
        <w:suppressAutoHyphens w:val="0"/>
        <w:spacing w:before="120" w:after="120" w:line="360" w:lineRule="auto"/>
        <w:jc w:val="both"/>
        <w:rPr>
          <w:rFonts w:ascii="Calibri" w:hAnsi="Calibri" w:cs="Arial"/>
          <w:sz w:val="20"/>
        </w:rPr>
      </w:pPr>
      <w:r>
        <w:rPr>
          <w:rFonts w:ascii="Calibri" w:hAnsi="Calibri" w:cs="Arial"/>
          <w:sz w:val="20"/>
        </w:rPr>
        <w:t>Employment Type- “Salaried/ Self Employed”</w:t>
      </w:r>
    </w:p>
    <w:p w14:paraId="79ED55DF" w14:textId="6B0EC2CB" w:rsidR="00A83C49" w:rsidRDefault="00A83C49" w:rsidP="00956F02">
      <w:pPr>
        <w:pStyle w:val="ListParagraph"/>
        <w:numPr>
          <w:ilvl w:val="1"/>
          <w:numId w:val="18"/>
        </w:numPr>
        <w:suppressAutoHyphens w:val="0"/>
        <w:spacing w:before="120" w:after="120" w:line="360" w:lineRule="auto"/>
        <w:jc w:val="both"/>
        <w:rPr>
          <w:rFonts w:ascii="Calibri" w:hAnsi="Calibri" w:cs="Arial"/>
          <w:sz w:val="20"/>
        </w:rPr>
      </w:pPr>
      <w:r>
        <w:rPr>
          <w:rFonts w:ascii="Calibri" w:hAnsi="Calibri" w:cs="Arial"/>
          <w:sz w:val="20"/>
        </w:rPr>
        <w:t>Nationality</w:t>
      </w:r>
    </w:p>
    <w:p w14:paraId="3053D4CB" w14:textId="349D7E28" w:rsidR="00A83C49" w:rsidRDefault="00A83C49" w:rsidP="00956F02">
      <w:pPr>
        <w:pStyle w:val="ListParagraph"/>
        <w:numPr>
          <w:ilvl w:val="1"/>
          <w:numId w:val="18"/>
        </w:numPr>
        <w:suppressAutoHyphens w:val="0"/>
        <w:spacing w:before="120" w:after="120" w:line="360" w:lineRule="auto"/>
        <w:jc w:val="both"/>
        <w:rPr>
          <w:rFonts w:ascii="Calibri" w:hAnsi="Calibri" w:cs="Arial"/>
          <w:sz w:val="20"/>
        </w:rPr>
      </w:pPr>
      <w:r>
        <w:rPr>
          <w:rFonts w:ascii="Calibri" w:hAnsi="Calibri" w:cs="Arial"/>
          <w:sz w:val="20"/>
        </w:rPr>
        <w:t>Industry</w:t>
      </w:r>
    </w:p>
    <w:p w14:paraId="48327B6F" w14:textId="6A87E1C6" w:rsidR="004E1E01" w:rsidRDefault="004E1E01" w:rsidP="00956F02">
      <w:pPr>
        <w:pStyle w:val="ListParagraph"/>
        <w:numPr>
          <w:ilvl w:val="1"/>
          <w:numId w:val="18"/>
        </w:numPr>
        <w:suppressAutoHyphens w:val="0"/>
        <w:spacing w:before="120" w:after="120" w:line="360" w:lineRule="auto"/>
        <w:jc w:val="both"/>
        <w:rPr>
          <w:rFonts w:ascii="Calibri" w:hAnsi="Calibri" w:cs="Arial"/>
          <w:sz w:val="20"/>
        </w:rPr>
      </w:pPr>
      <w:r>
        <w:rPr>
          <w:rFonts w:ascii="Calibri" w:hAnsi="Calibri" w:cs="Arial"/>
          <w:sz w:val="20"/>
        </w:rPr>
        <w:t>Sub Segment</w:t>
      </w:r>
    </w:p>
    <w:p w14:paraId="0F6C0F96" w14:textId="11303D16" w:rsidR="004E1E01" w:rsidRDefault="004E1E01" w:rsidP="00956F02">
      <w:pPr>
        <w:pStyle w:val="ListParagraph"/>
        <w:numPr>
          <w:ilvl w:val="1"/>
          <w:numId w:val="18"/>
        </w:numPr>
        <w:suppressAutoHyphens w:val="0"/>
        <w:spacing w:before="120" w:after="120" w:line="360" w:lineRule="auto"/>
        <w:jc w:val="both"/>
        <w:rPr>
          <w:rFonts w:ascii="Calibri" w:hAnsi="Calibri" w:cs="Arial"/>
          <w:sz w:val="20"/>
        </w:rPr>
      </w:pPr>
      <w:r>
        <w:rPr>
          <w:rFonts w:ascii="Calibri" w:hAnsi="Calibri" w:cs="Arial"/>
          <w:sz w:val="20"/>
        </w:rPr>
        <w:t xml:space="preserve">Country with which Business conducted (For </w:t>
      </w:r>
      <w:r w:rsidR="00A83C49">
        <w:rPr>
          <w:rFonts w:ascii="Calibri" w:hAnsi="Calibri" w:cs="Arial"/>
          <w:sz w:val="20"/>
        </w:rPr>
        <w:t>Self-employed</w:t>
      </w:r>
      <w:r>
        <w:rPr>
          <w:rFonts w:ascii="Calibri" w:hAnsi="Calibri" w:cs="Arial"/>
          <w:sz w:val="20"/>
        </w:rPr>
        <w:t xml:space="preserve"> cust</w:t>
      </w:r>
      <w:r w:rsidR="00A83C49">
        <w:rPr>
          <w:rFonts w:ascii="Calibri" w:hAnsi="Calibri" w:cs="Arial"/>
          <w:sz w:val="20"/>
        </w:rPr>
        <w:t>omers</w:t>
      </w:r>
      <w:r>
        <w:rPr>
          <w:rFonts w:ascii="Calibri" w:hAnsi="Calibri" w:cs="Arial"/>
          <w:sz w:val="20"/>
        </w:rPr>
        <w:t>)</w:t>
      </w:r>
    </w:p>
    <w:p w14:paraId="1C982364" w14:textId="0CBF3B8F" w:rsidR="004E1E01" w:rsidRPr="0083190C" w:rsidRDefault="00A83C49" w:rsidP="00956F02">
      <w:pPr>
        <w:pStyle w:val="ListParagraph"/>
        <w:numPr>
          <w:ilvl w:val="1"/>
          <w:numId w:val="18"/>
        </w:numPr>
        <w:suppressAutoHyphens w:val="0"/>
        <w:spacing w:before="120" w:after="120" w:line="360" w:lineRule="auto"/>
        <w:jc w:val="both"/>
        <w:rPr>
          <w:rFonts w:ascii="Calibri" w:hAnsi="Calibri" w:cs="Arial"/>
          <w:sz w:val="20"/>
        </w:rPr>
      </w:pPr>
      <w:r>
        <w:rPr>
          <w:rFonts w:ascii="Calibri" w:hAnsi="Calibri" w:cs="Arial"/>
          <w:sz w:val="20"/>
        </w:rPr>
        <w:t>PEP (Yes/ No)</w:t>
      </w:r>
    </w:p>
    <w:p w14:paraId="65BC8D27" w14:textId="10BD652B" w:rsidR="0083190C" w:rsidRDefault="0083190C" w:rsidP="00C12AC2">
      <w:pPr>
        <w:pStyle w:val="ListParagraph"/>
        <w:numPr>
          <w:ilvl w:val="0"/>
          <w:numId w:val="18"/>
        </w:numPr>
        <w:suppressAutoHyphens w:val="0"/>
        <w:spacing w:before="120" w:after="120" w:line="360" w:lineRule="auto"/>
        <w:ind w:left="720"/>
        <w:jc w:val="both"/>
        <w:rPr>
          <w:rFonts w:ascii="Calibri" w:hAnsi="Calibri" w:cs="Arial"/>
          <w:sz w:val="20"/>
        </w:rPr>
      </w:pPr>
      <w:r>
        <w:rPr>
          <w:rFonts w:ascii="Calibri" w:hAnsi="Calibri" w:cs="Arial"/>
          <w:sz w:val="20"/>
        </w:rPr>
        <w:t>User at this queue will assess the customer based on the UID match found for the customer</w:t>
      </w:r>
    </w:p>
    <w:p w14:paraId="18AA2EB2" w14:textId="202D14C6" w:rsidR="006A1A1A" w:rsidRDefault="00C2771A" w:rsidP="00C12AC2">
      <w:pPr>
        <w:pStyle w:val="ListParagraph"/>
        <w:numPr>
          <w:ilvl w:val="0"/>
          <w:numId w:val="18"/>
        </w:numPr>
        <w:suppressAutoHyphens w:val="0"/>
        <w:spacing w:before="120" w:after="120" w:line="360" w:lineRule="auto"/>
        <w:ind w:left="720"/>
        <w:jc w:val="both"/>
        <w:rPr>
          <w:rFonts w:ascii="Calibri" w:hAnsi="Calibri" w:cs="Arial"/>
          <w:sz w:val="20"/>
        </w:rPr>
      </w:pPr>
      <w:r w:rsidRPr="005E1CB2">
        <w:rPr>
          <w:rFonts w:ascii="Calibri" w:hAnsi="Calibri" w:cs="Arial"/>
          <w:sz w:val="20"/>
        </w:rPr>
        <w:t>If the user wishes to approve the WI, user will clear the</w:t>
      </w:r>
      <w:r w:rsidR="006A1A1A" w:rsidRPr="005E1CB2">
        <w:rPr>
          <w:rFonts w:ascii="Calibri" w:hAnsi="Calibri" w:cs="Arial"/>
          <w:sz w:val="20"/>
        </w:rPr>
        <w:t xml:space="preserve"> </w:t>
      </w:r>
      <w:r w:rsidR="001C40F3">
        <w:rPr>
          <w:rFonts w:ascii="Calibri" w:hAnsi="Calibri" w:cs="Arial"/>
          <w:sz w:val="20"/>
        </w:rPr>
        <w:t>hit in</w:t>
      </w:r>
      <w:r w:rsidRPr="005E1CB2">
        <w:rPr>
          <w:rFonts w:ascii="Calibri" w:hAnsi="Calibri" w:cs="Arial"/>
          <w:sz w:val="20"/>
        </w:rPr>
        <w:t xml:space="preserve"> </w:t>
      </w:r>
      <w:r w:rsidR="00335448" w:rsidRPr="005E1CB2">
        <w:rPr>
          <w:rFonts w:ascii="Calibri" w:hAnsi="Calibri" w:cs="Arial"/>
          <w:sz w:val="20"/>
        </w:rPr>
        <w:t>FIRCO</w:t>
      </w:r>
      <w:r w:rsidR="008745B4" w:rsidRPr="005E1CB2">
        <w:rPr>
          <w:rFonts w:ascii="Calibri" w:hAnsi="Calibri" w:cs="Arial"/>
          <w:sz w:val="20"/>
        </w:rPr>
        <w:t xml:space="preserve"> system</w:t>
      </w:r>
      <w:r w:rsidR="00BD2B25" w:rsidRPr="005E1CB2">
        <w:rPr>
          <w:rFonts w:ascii="Calibri" w:hAnsi="Calibri" w:cs="Arial"/>
          <w:sz w:val="20"/>
        </w:rPr>
        <w:t xml:space="preserve"> (Outside iBPS)</w:t>
      </w:r>
      <w:r w:rsidR="00E07C67">
        <w:rPr>
          <w:rFonts w:ascii="Calibri" w:hAnsi="Calibri" w:cs="Arial"/>
          <w:sz w:val="20"/>
        </w:rPr>
        <w:t xml:space="preserve">. </w:t>
      </w:r>
      <w:r w:rsidR="00456CC7">
        <w:rPr>
          <w:rFonts w:ascii="Calibri" w:hAnsi="Calibri" w:cs="Arial"/>
          <w:sz w:val="20"/>
        </w:rPr>
        <w:t>W</w:t>
      </w:r>
      <w:r w:rsidR="00CF18C5">
        <w:rPr>
          <w:rFonts w:ascii="Calibri" w:hAnsi="Calibri" w:cs="Arial"/>
          <w:sz w:val="20"/>
        </w:rPr>
        <w:t>I</w:t>
      </w:r>
      <w:r w:rsidR="00456CC7">
        <w:rPr>
          <w:rFonts w:ascii="Calibri" w:hAnsi="Calibri" w:cs="Arial"/>
          <w:sz w:val="20"/>
        </w:rPr>
        <w:t xml:space="preserve"> in </w:t>
      </w:r>
      <w:proofErr w:type="spellStart"/>
      <w:r w:rsidR="00456CC7">
        <w:rPr>
          <w:rFonts w:ascii="Calibri" w:hAnsi="Calibri" w:cs="Arial"/>
          <w:sz w:val="20"/>
        </w:rPr>
        <w:t>ibps</w:t>
      </w:r>
      <w:proofErr w:type="spellEnd"/>
      <w:r w:rsidR="00456CC7">
        <w:rPr>
          <w:rFonts w:ascii="Calibri" w:hAnsi="Calibri" w:cs="Arial"/>
          <w:sz w:val="20"/>
        </w:rPr>
        <w:t xml:space="preserve"> would move forward in the flow basis the Decision taken on iBPS WI</w:t>
      </w:r>
      <w:r w:rsidR="00A83C49">
        <w:rPr>
          <w:rFonts w:ascii="Calibri" w:hAnsi="Calibri" w:cs="Arial"/>
          <w:sz w:val="20"/>
        </w:rPr>
        <w:t xml:space="preserve"> only</w:t>
      </w:r>
      <w:r w:rsidR="00456CC7">
        <w:rPr>
          <w:rFonts w:ascii="Calibri" w:hAnsi="Calibri" w:cs="Arial"/>
          <w:sz w:val="20"/>
        </w:rPr>
        <w:t xml:space="preserve">. </w:t>
      </w:r>
      <w:r w:rsidR="00871913">
        <w:rPr>
          <w:rFonts w:ascii="Calibri" w:hAnsi="Calibri" w:cs="Arial"/>
          <w:sz w:val="20"/>
        </w:rPr>
        <w:t>FIRCO system update would not be tracked in IBPS.</w:t>
      </w:r>
    </w:p>
    <w:p w14:paraId="605BF400" w14:textId="77777777" w:rsidR="001D451B" w:rsidRDefault="001D451B" w:rsidP="001D451B">
      <w:pPr>
        <w:pStyle w:val="ListParagraph"/>
        <w:numPr>
          <w:ilvl w:val="0"/>
          <w:numId w:val="18"/>
        </w:numPr>
        <w:suppressAutoHyphens w:val="0"/>
        <w:spacing w:before="120" w:after="120" w:line="360" w:lineRule="auto"/>
        <w:ind w:left="720"/>
        <w:jc w:val="both"/>
        <w:rPr>
          <w:rFonts w:ascii="Calibri" w:hAnsi="Calibri" w:cs="Arial"/>
          <w:sz w:val="20"/>
        </w:rPr>
      </w:pPr>
      <w:r>
        <w:rPr>
          <w:rFonts w:ascii="Calibri" w:hAnsi="Calibri" w:cs="Arial"/>
          <w:sz w:val="20"/>
        </w:rPr>
        <w:lastRenderedPageBreak/>
        <w:t>If user wants additional Details from the Customer:</w:t>
      </w:r>
    </w:p>
    <w:p w14:paraId="42AC7AEB" w14:textId="77777777" w:rsidR="001D451B" w:rsidRDefault="001D451B" w:rsidP="001D451B">
      <w:pPr>
        <w:pStyle w:val="ListParagraph"/>
        <w:numPr>
          <w:ilvl w:val="1"/>
          <w:numId w:val="18"/>
        </w:numPr>
        <w:suppressAutoHyphens w:val="0"/>
        <w:spacing w:before="120" w:after="120" w:line="360" w:lineRule="auto"/>
        <w:jc w:val="both"/>
        <w:rPr>
          <w:rFonts w:ascii="Calibri" w:hAnsi="Calibri" w:cs="Arial"/>
          <w:sz w:val="20"/>
        </w:rPr>
      </w:pPr>
      <w:r>
        <w:rPr>
          <w:rFonts w:ascii="Calibri" w:hAnsi="Calibri" w:cs="Arial"/>
          <w:sz w:val="20"/>
        </w:rPr>
        <w:t xml:space="preserve">In Case of a Document: User will select the document in the ‘Additional Document Required’ Grid, from the list of predefined lists of documents that may be </w:t>
      </w:r>
      <w:proofErr w:type="spellStart"/>
      <w:r>
        <w:rPr>
          <w:rFonts w:ascii="Calibri" w:hAnsi="Calibri" w:cs="Arial"/>
          <w:sz w:val="20"/>
        </w:rPr>
        <w:t>seeked</w:t>
      </w:r>
      <w:proofErr w:type="spellEnd"/>
      <w:r>
        <w:rPr>
          <w:rFonts w:ascii="Calibri" w:hAnsi="Calibri" w:cs="Arial"/>
          <w:sz w:val="20"/>
        </w:rPr>
        <w:t xml:space="preserve"> from the customer</w:t>
      </w:r>
    </w:p>
    <w:p w14:paraId="6DF457D2" w14:textId="2CD8F959" w:rsidR="001D451B" w:rsidRDefault="001D451B" w:rsidP="001D451B">
      <w:pPr>
        <w:pStyle w:val="ListParagraph"/>
        <w:numPr>
          <w:ilvl w:val="1"/>
          <w:numId w:val="18"/>
        </w:numPr>
        <w:suppressAutoHyphens w:val="0"/>
        <w:spacing w:before="120" w:after="120" w:line="360" w:lineRule="auto"/>
        <w:jc w:val="both"/>
        <w:rPr>
          <w:rFonts w:ascii="Calibri" w:hAnsi="Calibri" w:cs="Arial"/>
          <w:sz w:val="20"/>
        </w:rPr>
      </w:pPr>
      <w:r>
        <w:rPr>
          <w:rFonts w:ascii="Calibri" w:hAnsi="Calibri" w:cs="Arial"/>
          <w:sz w:val="20"/>
        </w:rPr>
        <w:t xml:space="preserve">In Case of a Query: User can put in the query in the Conversation option for the </w:t>
      </w:r>
      <w:r w:rsidR="00E0644E">
        <w:rPr>
          <w:rFonts w:ascii="Calibri" w:hAnsi="Calibri" w:cs="Arial"/>
          <w:sz w:val="20"/>
        </w:rPr>
        <w:t xml:space="preserve">‘Additional </w:t>
      </w:r>
      <w:r w:rsidR="00AB5BF4">
        <w:rPr>
          <w:rFonts w:ascii="Calibri" w:hAnsi="Calibri" w:cs="Arial"/>
          <w:sz w:val="20"/>
        </w:rPr>
        <w:t>Customer Details’</w:t>
      </w:r>
      <w:r>
        <w:rPr>
          <w:rFonts w:ascii="Calibri" w:hAnsi="Calibri" w:cs="Arial"/>
          <w:sz w:val="20"/>
        </w:rPr>
        <w:t xml:space="preserve"> user to refer to. Accordingly, the </w:t>
      </w:r>
      <w:r w:rsidR="00AB5BF4">
        <w:rPr>
          <w:rFonts w:ascii="Calibri" w:hAnsi="Calibri" w:cs="Arial"/>
          <w:sz w:val="20"/>
        </w:rPr>
        <w:t xml:space="preserve">‘Additional Cust. Details’ </w:t>
      </w:r>
      <w:r>
        <w:rPr>
          <w:rFonts w:ascii="Calibri" w:hAnsi="Calibri" w:cs="Arial"/>
          <w:sz w:val="20"/>
        </w:rPr>
        <w:t>user would update the conversations to update for the customers feedbacks</w:t>
      </w:r>
    </w:p>
    <w:p w14:paraId="19720842" w14:textId="562F2A4E" w:rsidR="003E03C7" w:rsidRDefault="005D0AF7" w:rsidP="00047DD1">
      <w:pPr>
        <w:pStyle w:val="ListParagraph"/>
        <w:numPr>
          <w:ilvl w:val="0"/>
          <w:numId w:val="18"/>
        </w:numPr>
        <w:suppressAutoHyphens w:val="0"/>
        <w:spacing w:before="120" w:after="120" w:line="360" w:lineRule="auto"/>
        <w:ind w:left="720"/>
        <w:jc w:val="both"/>
        <w:rPr>
          <w:rFonts w:ascii="Calibri" w:hAnsi="Calibri" w:cs="Arial"/>
          <w:sz w:val="20"/>
        </w:rPr>
      </w:pPr>
      <w:commentRangeStart w:id="69"/>
      <w:commentRangeStart w:id="70"/>
      <w:r>
        <w:rPr>
          <w:rFonts w:ascii="Calibri" w:hAnsi="Calibri" w:cs="Arial"/>
          <w:sz w:val="20"/>
        </w:rPr>
        <w:t xml:space="preserve">User would select the decision and WI would move to the next </w:t>
      </w:r>
      <w:proofErr w:type="spellStart"/>
      <w:r>
        <w:rPr>
          <w:rFonts w:ascii="Calibri" w:hAnsi="Calibri" w:cs="Arial"/>
          <w:sz w:val="20"/>
        </w:rPr>
        <w:t>workstep</w:t>
      </w:r>
      <w:proofErr w:type="spellEnd"/>
      <w:r>
        <w:rPr>
          <w:rFonts w:ascii="Calibri" w:hAnsi="Calibri" w:cs="Arial"/>
          <w:sz w:val="20"/>
        </w:rPr>
        <w:t xml:space="preserve"> as per below:</w:t>
      </w:r>
      <w:commentRangeEnd w:id="69"/>
      <w:r w:rsidR="00CF18C5">
        <w:rPr>
          <w:rStyle w:val="CommentReference"/>
        </w:rPr>
        <w:commentReference w:id="69"/>
      </w:r>
      <w:commentRangeEnd w:id="70"/>
      <w:r w:rsidR="00152AD9">
        <w:rPr>
          <w:rStyle w:val="CommentReference"/>
        </w:rPr>
        <w:commentReference w:id="70"/>
      </w:r>
    </w:p>
    <w:p w14:paraId="281EE13A" w14:textId="1A3486D8" w:rsidR="003E03C7" w:rsidRDefault="00F57909" w:rsidP="003E03C7">
      <w:pPr>
        <w:pStyle w:val="ListParagraph"/>
        <w:numPr>
          <w:ilvl w:val="1"/>
          <w:numId w:val="18"/>
        </w:numPr>
        <w:suppressAutoHyphens w:val="0"/>
        <w:spacing w:before="120" w:after="120" w:line="360" w:lineRule="auto"/>
        <w:jc w:val="both"/>
        <w:rPr>
          <w:rFonts w:ascii="Calibri" w:hAnsi="Calibri" w:cs="Arial"/>
          <w:sz w:val="20"/>
        </w:rPr>
      </w:pPr>
      <w:r>
        <w:rPr>
          <w:rFonts w:ascii="Calibri" w:hAnsi="Calibri" w:cs="Arial"/>
          <w:sz w:val="20"/>
        </w:rPr>
        <w:t xml:space="preserve">“DEH Update” </w:t>
      </w:r>
      <w:r w:rsidR="007E36E0">
        <w:rPr>
          <w:rFonts w:ascii="Calibri" w:hAnsi="Calibri" w:cs="Arial"/>
          <w:sz w:val="20"/>
        </w:rPr>
        <w:t xml:space="preserve">queue </w:t>
      </w:r>
      <w:r w:rsidR="003E03C7">
        <w:rPr>
          <w:rFonts w:ascii="Calibri" w:hAnsi="Calibri" w:cs="Arial"/>
          <w:sz w:val="20"/>
        </w:rPr>
        <w:t xml:space="preserve">If the user has </w:t>
      </w:r>
      <w:r w:rsidR="00663320">
        <w:rPr>
          <w:rFonts w:ascii="Calibri" w:hAnsi="Calibri" w:cs="Arial"/>
          <w:sz w:val="20"/>
        </w:rPr>
        <w:t xml:space="preserve">selected the </w:t>
      </w:r>
      <w:r w:rsidR="007B108C">
        <w:rPr>
          <w:rFonts w:ascii="Calibri" w:hAnsi="Calibri" w:cs="Arial"/>
          <w:sz w:val="20"/>
        </w:rPr>
        <w:t>Decision</w:t>
      </w:r>
      <w:r w:rsidR="00663320">
        <w:rPr>
          <w:rFonts w:ascii="Calibri" w:hAnsi="Calibri" w:cs="Arial"/>
          <w:sz w:val="20"/>
        </w:rPr>
        <w:t xml:space="preserve"> as “Approve”</w:t>
      </w:r>
      <w:r w:rsidR="00D82811">
        <w:rPr>
          <w:rFonts w:ascii="Calibri" w:hAnsi="Calibri" w:cs="Arial"/>
          <w:sz w:val="20"/>
        </w:rPr>
        <w:t xml:space="preserve"> </w:t>
      </w:r>
      <w:r w:rsidR="007E36E0">
        <w:rPr>
          <w:rFonts w:ascii="Calibri" w:hAnsi="Calibri" w:cs="Arial"/>
          <w:sz w:val="20"/>
        </w:rPr>
        <w:t>and the Risk score is Medium/ Low</w:t>
      </w:r>
    </w:p>
    <w:p w14:paraId="64808D4A" w14:textId="6C95A1B6" w:rsidR="00D82811" w:rsidRPr="007B108C" w:rsidRDefault="000F2ABC" w:rsidP="007B108C">
      <w:pPr>
        <w:pStyle w:val="ListParagraph"/>
        <w:numPr>
          <w:ilvl w:val="1"/>
          <w:numId w:val="18"/>
        </w:numPr>
        <w:suppressAutoHyphens w:val="0"/>
        <w:spacing w:before="120" w:after="120" w:line="360" w:lineRule="auto"/>
        <w:jc w:val="both"/>
        <w:rPr>
          <w:rFonts w:ascii="Calibri" w:hAnsi="Calibri" w:cs="Arial"/>
          <w:sz w:val="20"/>
        </w:rPr>
      </w:pPr>
      <w:r>
        <w:rPr>
          <w:rFonts w:ascii="Calibri" w:hAnsi="Calibri" w:cs="Arial"/>
          <w:sz w:val="20"/>
        </w:rPr>
        <w:t>“</w:t>
      </w:r>
      <w:r w:rsidR="007E36E0">
        <w:rPr>
          <w:rFonts w:ascii="Calibri" w:hAnsi="Calibri" w:cs="Arial"/>
          <w:sz w:val="20"/>
        </w:rPr>
        <w:t>Compliance</w:t>
      </w:r>
      <w:r>
        <w:rPr>
          <w:rFonts w:ascii="Calibri" w:hAnsi="Calibri" w:cs="Arial"/>
          <w:sz w:val="20"/>
        </w:rPr>
        <w:t>”</w:t>
      </w:r>
      <w:r w:rsidR="007E36E0">
        <w:rPr>
          <w:rFonts w:ascii="Calibri" w:hAnsi="Calibri" w:cs="Arial"/>
          <w:sz w:val="20"/>
        </w:rPr>
        <w:t xml:space="preserve"> que</w:t>
      </w:r>
      <w:r>
        <w:rPr>
          <w:rFonts w:ascii="Calibri" w:hAnsi="Calibri" w:cs="Arial"/>
          <w:sz w:val="20"/>
        </w:rPr>
        <w:t xml:space="preserve">ue </w:t>
      </w:r>
      <w:r w:rsidR="00D82811">
        <w:rPr>
          <w:rFonts w:ascii="Calibri" w:hAnsi="Calibri" w:cs="Arial"/>
          <w:sz w:val="20"/>
        </w:rPr>
        <w:t xml:space="preserve">If the user has selected the </w:t>
      </w:r>
      <w:r w:rsidR="007B108C">
        <w:rPr>
          <w:rFonts w:ascii="Calibri" w:hAnsi="Calibri" w:cs="Arial"/>
          <w:sz w:val="20"/>
        </w:rPr>
        <w:t>Decision</w:t>
      </w:r>
      <w:r w:rsidR="00D82811">
        <w:rPr>
          <w:rFonts w:ascii="Calibri" w:hAnsi="Calibri" w:cs="Arial"/>
          <w:sz w:val="20"/>
        </w:rPr>
        <w:t xml:space="preserve"> as “Approve” </w:t>
      </w:r>
      <w:r w:rsidR="007B108C">
        <w:rPr>
          <w:rFonts w:ascii="Calibri" w:hAnsi="Calibri" w:cs="Arial"/>
          <w:sz w:val="20"/>
        </w:rPr>
        <w:t xml:space="preserve">and it’s a high-risk score case </w:t>
      </w:r>
    </w:p>
    <w:p w14:paraId="29355A22" w14:textId="54990295" w:rsidR="00D873D7" w:rsidRDefault="000F2ABC" w:rsidP="003E03C7">
      <w:pPr>
        <w:pStyle w:val="ListParagraph"/>
        <w:numPr>
          <w:ilvl w:val="1"/>
          <w:numId w:val="18"/>
        </w:numPr>
        <w:suppressAutoHyphens w:val="0"/>
        <w:spacing w:before="120" w:after="120" w:line="360" w:lineRule="auto"/>
        <w:jc w:val="both"/>
        <w:rPr>
          <w:rFonts w:ascii="Calibri" w:hAnsi="Calibri" w:cs="Arial"/>
          <w:sz w:val="20"/>
        </w:rPr>
      </w:pPr>
      <w:r>
        <w:rPr>
          <w:rFonts w:ascii="Calibri" w:hAnsi="Calibri" w:cs="Arial"/>
          <w:sz w:val="20"/>
        </w:rPr>
        <w:t xml:space="preserve">“DEH Update” queue </w:t>
      </w:r>
      <w:r w:rsidR="00D873D7">
        <w:rPr>
          <w:rFonts w:ascii="Calibri" w:hAnsi="Calibri" w:cs="Arial"/>
          <w:sz w:val="20"/>
        </w:rPr>
        <w:t>If the user has</w:t>
      </w:r>
      <w:r w:rsidR="00D75746">
        <w:rPr>
          <w:rFonts w:ascii="Calibri" w:hAnsi="Calibri" w:cs="Arial"/>
          <w:sz w:val="20"/>
        </w:rPr>
        <w:t xml:space="preserve"> selected Decision as </w:t>
      </w:r>
      <w:r w:rsidR="00D873D7">
        <w:rPr>
          <w:rFonts w:ascii="Calibri" w:hAnsi="Calibri" w:cs="Arial"/>
          <w:sz w:val="20"/>
        </w:rPr>
        <w:t xml:space="preserve"> </w:t>
      </w:r>
      <w:r w:rsidR="00D75746">
        <w:rPr>
          <w:rFonts w:ascii="Calibri" w:hAnsi="Calibri" w:cs="Arial"/>
          <w:sz w:val="20"/>
        </w:rPr>
        <w:t>“</w:t>
      </w:r>
      <w:r w:rsidR="00616712">
        <w:rPr>
          <w:rFonts w:ascii="Calibri" w:hAnsi="Calibri" w:cs="Arial"/>
          <w:sz w:val="20"/>
        </w:rPr>
        <w:t>reject</w:t>
      </w:r>
      <w:r w:rsidR="00D75746">
        <w:rPr>
          <w:rFonts w:ascii="Calibri" w:hAnsi="Calibri" w:cs="Arial"/>
          <w:sz w:val="20"/>
        </w:rPr>
        <w:t>”</w:t>
      </w:r>
      <w:r w:rsidR="00616712">
        <w:rPr>
          <w:rFonts w:ascii="Calibri" w:hAnsi="Calibri" w:cs="Arial"/>
          <w:sz w:val="20"/>
        </w:rPr>
        <w:t xml:space="preserve"> </w:t>
      </w:r>
      <w:r w:rsidR="007B108C">
        <w:rPr>
          <w:rFonts w:ascii="Calibri" w:hAnsi="Calibri" w:cs="Arial"/>
          <w:sz w:val="20"/>
        </w:rPr>
        <w:t xml:space="preserve"> </w:t>
      </w:r>
    </w:p>
    <w:p w14:paraId="76C2F90C" w14:textId="0E84F770" w:rsidR="00D75746" w:rsidRDefault="007E5A66" w:rsidP="003E03C7">
      <w:pPr>
        <w:pStyle w:val="ListParagraph"/>
        <w:numPr>
          <w:ilvl w:val="1"/>
          <w:numId w:val="18"/>
        </w:numPr>
        <w:suppressAutoHyphens w:val="0"/>
        <w:spacing w:before="120" w:after="120" w:line="360" w:lineRule="auto"/>
        <w:jc w:val="both"/>
        <w:rPr>
          <w:rFonts w:ascii="Calibri" w:hAnsi="Calibri" w:cs="Arial"/>
          <w:sz w:val="20"/>
        </w:rPr>
      </w:pPr>
      <w:commentRangeStart w:id="71"/>
      <w:commentRangeStart w:id="72"/>
      <w:r>
        <w:rPr>
          <w:rFonts w:ascii="Calibri" w:hAnsi="Calibri" w:cs="Arial"/>
          <w:sz w:val="20"/>
        </w:rPr>
        <w:t>“</w:t>
      </w:r>
      <w:r w:rsidR="00AB5BF4">
        <w:rPr>
          <w:rFonts w:ascii="Calibri" w:hAnsi="Calibri" w:cs="Arial"/>
          <w:sz w:val="20"/>
        </w:rPr>
        <w:t>Additional Customer Details</w:t>
      </w:r>
      <w:r>
        <w:rPr>
          <w:rFonts w:ascii="Calibri" w:hAnsi="Calibri" w:cs="Arial"/>
          <w:sz w:val="20"/>
        </w:rPr>
        <w:t xml:space="preserve">” </w:t>
      </w:r>
      <w:r w:rsidR="00D75746">
        <w:rPr>
          <w:rFonts w:ascii="Calibri" w:hAnsi="Calibri" w:cs="Arial"/>
          <w:sz w:val="20"/>
        </w:rPr>
        <w:t xml:space="preserve">If the user has selected Decision as “Additional Details Required” , </w:t>
      </w:r>
      <w:commentRangeEnd w:id="71"/>
      <w:r w:rsidR="00CF18C5">
        <w:rPr>
          <w:rStyle w:val="CommentReference"/>
        </w:rPr>
        <w:commentReference w:id="71"/>
      </w:r>
      <w:commentRangeEnd w:id="72"/>
      <w:r w:rsidR="00152AD9">
        <w:rPr>
          <w:rStyle w:val="CommentReference"/>
        </w:rPr>
        <w:commentReference w:id="72"/>
      </w:r>
    </w:p>
    <w:p w14:paraId="6166BF38" w14:textId="335306D7" w:rsidR="008B79E3" w:rsidRPr="00E07C67" w:rsidRDefault="00E07C67" w:rsidP="00AA34BE">
      <w:pPr>
        <w:pStyle w:val="ListParagraph"/>
        <w:numPr>
          <w:ilvl w:val="1"/>
          <w:numId w:val="18"/>
        </w:numPr>
        <w:suppressAutoHyphens w:val="0"/>
        <w:spacing w:before="120" w:after="120" w:line="360" w:lineRule="auto"/>
        <w:jc w:val="both"/>
        <w:rPr>
          <w:rFonts w:ascii="Calibri" w:hAnsi="Calibri" w:cs="Arial"/>
          <w:sz w:val="20"/>
        </w:rPr>
      </w:pPr>
      <w:r w:rsidRPr="00E07C67">
        <w:rPr>
          <w:rFonts w:ascii="Calibri" w:hAnsi="Calibri" w:cs="Arial"/>
          <w:sz w:val="20"/>
        </w:rPr>
        <w:t>“</w:t>
      </w:r>
      <w:proofErr w:type="spellStart"/>
      <w:r w:rsidRPr="00E07C67">
        <w:rPr>
          <w:rFonts w:ascii="Calibri" w:hAnsi="Calibri" w:cs="Arial"/>
          <w:sz w:val="20"/>
        </w:rPr>
        <w:t>Compliance_WC</w:t>
      </w:r>
      <w:proofErr w:type="spellEnd"/>
      <w:r w:rsidRPr="00E07C67">
        <w:rPr>
          <w:rFonts w:ascii="Calibri" w:hAnsi="Calibri" w:cs="Arial"/>
          <w:sz w:val="20"/>
        </w:rPr>
        <w:t xml:space="preserve">” queue </w:t>
      </w:r>
      <w:r w:rsidR="00BC38A7" w:rsidRPr="00E07C67">
        <w:rPr>
          <w:rFonts w:ascii="Calibri" w:hAnsi="Calibri" w:cs="Arial"/>
          <w:sz w:val="20"/>
        </w:rPr>
        <w:t xml:space="preserve">If the user is unable to take decision on clearing the FIRCO match, </w:t>
      </w:r>
      <w:r w:rsidRPr="00E07C67">
        <w:rPr>
          <w:rFonts w:ascii="Calibri" w:hAnsi="Calibri" w:cs="Arial"/>
          <w:sz w:val="20"/>
        </w:rPr>
        <w:t>and user has</w:t>
      </w:r>
      <w:r w:rsidR="00BC38A7" w:rsidRPr="00E07C67">
        <w:rPr>
          <w:rFonts w:ascii="Calibri" w:hAnsi="Calibri" w:cs="Arial"/>
          <w:sz w:val="20"/>
        </w:rPr>
        <w:t xml:space="preserve"> Select</w:t>
      </w:r>
      <w:r w:rsidRPr="00E07C67">
        <w:rPr>
          <w:rFonts w:ascii="Calibri" w:hAnsi="Calibri" w:cs="Arial"/>
          <w:sz w:val="20"/>
        </w:rPr>
        <w:t>ed</w:t>
      </w:r>
      <w:r w:rsidR="00BC38A7" w:rsidRPr="00E07C67">
        <w:rPr>
          <w:rFonts w:ascii="Calibri" w:hAnsi="Calibri" w:cs="Arial"/>
          <w:sz w:val="20"/>
        </w:rPr>
        <w:t xml:space="preserve"> the Decision as “</w:t>
      </w:r>
      <w:r w:rsidR="0095537B" w:rsidRPr="00E07C67">
        <w:rPr>
          <w:rFonts w:ascii="Calibri" w:hAnsi="Calibri" w:cs="Arial"/>
          <w:sz w:val="20"/>
        </w:rPr>
        <w:t xml:space="preserve">Refer </w:t>
      </w:r>
      <w:r w:rsidR="001E7378" w:rsidRPr="00E07C67">
        <w:rPr>
          <w:rFonts w:ascii="Calibri" w:hAnsi="Calibri" w:cs="Arial"/>
          <w:sz w:val="20"/>
        </w:rPr>
        <w:t>to</w:t>
      </w:r>
      <w:r w:rsidR="0095537B" w:rsidRPr="00E07C67">
        <w:rPr>
          <w:rFonts w:ascii="Calibri" w:hAnsi="Calibri" w:cs="Arial"/>
          <w:sz w:val="20"/>
        </w:rPr>
        <w:t xml:space="preserve"> </w:t>
      </w:r>
      <w:proofErr w:type="spellStart"/>
      <w:r w:rsidR="0095537B" w:rsidRPr="00E07C67">
        <w:rPr>
          <w:rFonts w:ascii="Calibri" w:hAnsi="Calibri" w:cs="Arial"/>
          <w:sz w:val="20"/>
        </w:rPr>
        <w:t>Compliance_WC</w:t>
      </w:r>
      <w:proofErr w:type="spellEnd"/>
      <w:r w:rsidR="0095537B" w:rsidRPr="00E07C67">
        <w:rPr>
          <w:rFonts w:ascii="Calibri" w:hAnsi="Calibri" w:cs="Arial"/>
          <w:sz w:val="20"/>
        </w:rPr>
        <w:t xml:space="preserve">” </w:t>
      </w:r>
    </w:p>
    <w:p w14:paraId="1D3F7039" w14:textId="25C104AA" w:rsidR="008B79E3" w:rsidRDefault="008B79E3" w:rsidP="008B79E3">
      <w:pPr>
        <w:pStyle w:val="ListParagraph"/>
        <w:suppressAutoHyphens w:val="0"/>
        <w:spacing w:before="120" w:after="120" w:line="360" w:lineRule="auto"/>
        <w:ind w:left="1080"/>
        <w:jc w:val="both"/>
        <w:rPr>
          <w:rFonts w:ascii="Calibri" w:hAnsi="Calibri" w:cs="Arial"/>
          <w:sz w:val="20"/>
        </w:rPr>
      </w:pPr>
    </w:p>
    <w:p w14:paraId="44BD59FA" w14:textId="77777777" w:rsidR="008B79E3" w:rsidRPr="00ED38CA" w:rsidRDefault="008B79E3" w:rsidP="008B79E3">
      <w:pPr>
        <w:pStyle w:val="Heading3"/>
        <w:keepNext/>
        <w:keepLines/>
        <w:tabs>
          <w:tab w:val="clear" w:pos="180"/>
          <w:tab w:val="num" w:pos="0"/>
        </w:tabs>
        <w:spacing w:before="40" w:after="0" w:line="360" w:lineRule="auto"/>
        <w:jc w:val="both"/>
        <w:rPr>
          <w:rFonts w:ascii="Calibri" w:hAnsi="Calibri" w:cs="Arial"/>
          <w:b w:val="0"/>
          <w:sz w:val="22"/>
          <w:szCs w:val="26"/>
        </w:rPr>
      </w:pPr>
      <w:bookmarkStart w:id="73" w:name="_Toc80018010"/>
      <w:bookmarkStart w:id="74" w:name="_Toc106302892"/>
      <w:r w:rsidRPr="00ED38CA">
        <w:rPr>
          <w:rFonts w:ascii="Calibri" w:hAnsi="Calibri" w:cs="Arial"/>
          <w:b w:val="0"/>
          <w:sz w:val="22"/>
          <w:szCs w:val="26"/>
        </w:rPr>
        <w:t>Access Details:</w:t>
      </w:r>
      <w:bookmarkEnd w:id="73"/>
      <w:bookmarkEnd w:id="74"/>
      <w:r w:rsidRPr="00ED38CA">
        <w:rPr>
          <w:rFonts w:ascii="Calibri" w:hAnsi="Calibri" w:cs="Arial"/>
          <w:b w:val="0"/>
          <w:sz w:val="22"/>
          <w:szCs w:val="26"/>
        </w:rPr>
        <w:t xml:space="preserve"> </w:t>
      </w:r>
    </w:p>
    <w:p w14:paraId="2F31976D" w14:textId="77777777" w:rsidR="008B79E3" w:rsidRPr="00ED38CA" w:rsidRDefault="008B79E3" w:rsidP="008B79E3">
      <w:pPr>
        <w:pStyle w:val="ListParagraph"/>
        <w:spacing w:line="360" w:lineRule="auto"/>
        <w:ind w:left="709"/>
        <w:jc w:val="both"/>
        <w:rPr>
          <w:rFonts w:ascii="Calibri" w:hAnsi="Calibri" w:cs="Arial"/>
          <w:sz w:val="20"/>
        </w:rPr>
      </w:pP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9"/>
        <w:gridCol w:w="4322"/>
      </w:tblGrid>
      <w:tr w:rsidR="008B79E3" w:rsidRPr="00ED38CA" w14:paraId="0F38F961" w14:textId="77777777" w:rsidTr="00CF18C5">
        <w:tc>
          <w:tcPr>
            <w:tcW w:w="4434" w:type="dxa"/>
          </w:tcPr>
          <w:p w14:paraId="1C8AEEA4" w14:textId="77777777" w:rsidR="008B79E3" w:rsidRPr="00ED38CA" w:rsidRDefault="008B79E3"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User Group</w:t>
            </w:r>
          </w:p>
        </w:tc>
        <w:tc>
          <w:tcPr>
            <w:tcW w:w="4433" w:type="dxa"/>
          </w:tcPr>
          <w:p w14:paraId="18F1CC58" w14:textId="2F0755B1" w:rsidR="008B79E3" w:rsidRPr="00ED38CA" w:rsidRDefault="008B79E3" w:rsidP="00CF18C5">
            <w:pPr>
              <w:pStyle w:val="ListParagraph"/>
              <w:spacing w:line="360" w:lineRule="auto"/>
              <w:ind w:left="43"/>
              <w:jc w:val="both"/>
              <w:rPr>
                <w:rFonts w:ascii="Calibri" w:eastAsia="Calibri" w:hAnsi="Calibri" w:cs="Arial"/>
                <w:sz w:val="20"/>
                <w:szCs w:val="22"/>
              </w:rPr>
            </w:pPr>
            <w:r w:rsidRPr="00ED38CA">
              <w:rPr>
                <w:rFonts w:ascii="Calibri" w:eastAsia="Calibri" w:hAnsi="Calibri" w:cs="Arial"/>
                <w:sz w:val="20"/>
                <w:szCs w:val="22"/>
              </w:rPr>
              <w:t xml:space="preserve">The user added to the group </w:t>
            </w:r>
            <w:r w:rsidRPr="00ED38CA">
              <w:rPr>
                <w:rFonts w:ascii="Calibri" w:hAnsi="Calibri" w:cs="Arial"/>
                <w:sz w:val="20"/>
              </w:rPr>
              <w:t>'</w:t>
            </w:r>
            <w:r w:rsidR="00307D0B">
              <w:rPr>
                <w:rFonts w:ascii="Calibri" w:hAnsi="Calibri" w:cs="Arial"/>
                <w:sz w:val="20"/>
              </w:rPr>
              <w:t>Operations’</w:t>
            </w:r>
            <w:r w:rsidRPr="00ED38CA">
              <w:rPr>
                <w:rFonts w:ascii="Calibri" w:eastAsia="Calibri" w:hAnsi="Calibri" w:cs="Arial"/>
                <w:sz w:val="20"/>
                <w:szCs w:val="22"/>
              </w:rPr>
              <w:t xml:space="preserve"> will have access rights on the </w:t>
            </w:r>
            <w:r w:rsidR="00307D0B" w:rsidRPr="00ED38CA">
              <w:rPr>
                <w:rFonts w:ascii="Calibri" w:eastAsia="Calibri" w:hAnsi="Calibri" w:cs="Arial"/>
                <w:sz w:val="20"/>
                <w:szCs w:val="22"/>
              </w:rPr>
              <w:t>above</w:t>
            </w:r>
            <w:r w:rsidR="00307D0B">
              <w:rPr>
                <w:rFonts w:ascii="Calibri" w:eastAsia="Calibri" w:hAnsi="Calibri" w:cs="Arial"/>
                <w:sz w:val="20"/>
                <w:szCs w:val="22"/>
              </w:rPr>
              <w:t xml:space="preserve"> </w:t>
            </w:r>
            <w:r w:rsidR="00307D0B" w:rsidRPr="00ED38CA">
              <w:rPr>
                <w:rFonts w:ascii="Calibri" w:eastAsia="Calibri" w:hAnsi="Calibri" w:cs="Arial"/>
                <w:sz w:val="20"/>
                <w:szCs w:val="22"/>
              </w:rPr>
              <w:t>mentioned</w:t>
            </w:r>
            <w:r w:rsidRPr="00ED38CA">
              <w:rPr>
                <w:rFonts w:ascii="Calibri" w:eastAsia="Calibri" w:hAnsi="Calibri" w:cs="Arial"/>
                <w:sz w:val="20"/>
                <w:szCs w:val="22"/>
              </w:rPr>
              <w:t xml:space="preserve"> queu</w:t>
            </w:r>
            <w:r w:rsidR="00307D0B">
              <w:rPr>
                <w:rFonts w:ascii="Calibri" w:eastAsia="Calibri" w:hAnsi="Calibri" w:cs="Arial"/>
                <w:sz w:val="20"/>
                <w:szCs w:val="22"/>
              </w:rPr>
              <w:t>e</w:t>
            </w:r>
            <w:r w:rsidRPr="00ED38CA">
              <w:rPr>
                <w:rFonts w:ascii="Calibri" w:eastAsia="Calibri" w:hAnsi="Calibri" w:cs="Arial"/>
                <w:sz w:val="20"/>
                <w:szCs w:val="22"/>
              </w:rPr>
              <w:t xml:space="preserve">. </w:t>
            </w:r>
          </w:p>
        </w:tc>
      </w:tr>
      <w:tr w:rsidR="008B79E3" w:rsidRPr="00ED38CA" w14:paraId="01ABE868" w14:textId="77777777" w:rsidTr="00CF18C5">
        <w:tc>
          <w:tcPr>
            <w:tcW w:w="4434" w:type="dxa"/>
          </w:tcPr>
          <w:p w14:paraId="17C3B490" w14:textId="77777777" w:rsidR="008B79E3" w:rsidRPr="00ED38CA" w:rsidRDefault="008B79E3"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 xml:space="preserve">Filters </w:t>
            </w:r>
          </w:p>
        </w:tc>
        <w:tc>
          <w:tcPr>
            <w:tcW w:w="4433" w:type="dxa"/>
          </w:tcPr>
          <w:p w14:paraId="49F2C63D" w14:textId="77777777" w:rsidR="008B79E3" w:rsidRPr="00ED38CA" w:rsidRDefault="008B79E3" w:rsidP="00CF18C5">
            <w:pPr>
              <w:pStyle w:val="ListParagraph"/>
              <w:spacing w:line="360" w:lineRule="auto"/>
              <w:ind w:left="0"/>
              <w:jc w:val="both"/>
              <w:rPr>
                <w:rFonts w:ascii="Calibri" w:eastAsia="Calibri" w:hAnsi="Calibri" w:cs="Arial"/>
                <w:sz w:val="20"/>
                <w:szCs w:val="22"/>
              </w:rPr>
            </w:pPr>
            <w:r w:rsidRPr="00FC0B41">
              <w:rPr>
                <w:rFonts w:ascii="Calibri" w:eastAsia="Calibri" w:hAnsi="Calibri" w:cs="Arial"/>
                <w:sz w:val="20"/>
                <w:szCs w:val="22"/>
              </w:rPr>
              <w:t>NA</w:t>
            </w:r>
          </w:p>
        </w:tc>
      </w:tr>
      <w:tr w:rsidR="008B79E3" w:rsidRPr="00ED38CA" w14:paraId="1499E4E0" w14:textId="77777777" w:rsidTr="00CF18C5">
        <w:tc>
          <w:tcPr>
            <w:tcW w:w="4434" w:type="dxa"/>
          </w:tcPr>
          <w:p w14:paraId="3AFF93E1" w14:textId="77777777" w:rsidR="008B79E3" w:rsidRPr="00ED38CA" w:rsidRDefault="008B79E3"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Assignment</w:t>
            </w:r>
          </w:p>
        </w:tc>
        <w:tc>
          <w:tcPr>
            <w:tcW w:w="4433" w:type="dxa"/>
          </w:tcPr>
          <w:p w14:paraId="79D8FE1F" w14:textId="77777777" w:rsidR="008B79E3" w:rsidRPr="00ED38CA" w:rsidRDefault="008B79E3"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 xml:space="preserve">No Assignment </w:t>
            </w:r>
          </w:p>
        </w:tc>
      </w:tr>
      <w:tr w:rsidR="008B79E3" w:rsidRPr="00ED38CA" w14:paraId="7043A51E" w14:textId="77777777" w:rsidTr="00CF18C5">
        <w:tc>
          <w:tcPr>
            <w:tcW w:w="4434" w:type="dxa"/>
          </w:tcPr>
          <w:p w14:paraId="6EEE115B" w14:textId="77777777" w:rsidR="008B79E3" w:rsidRPr="00ED38CA" w:rsidRDefault="008B79E3"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Default Sorting (work-item listing)</w:t>
            </w:r>
          </w:p>
        </w:tc>
        <w:tc>
          <w:tcPr>
            <w:tcW w:w="4433" w:type="dxa"/>
          </w:tcPr>
          <w:p w14:paraId="3E1CC1CD" w14:textId="77777777" w:rsidR="008B79E3" w:rsidRPr="00ED38CA" w:rsidRDefault="008B79E3"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 xml:space="preserve">Entry Date and Time Ascending order, </w:t>
            </w:r>
          </w:p>
        </w:tc>
      </w:tr>
      <w:tr w:rsidR="008B79E3" w:rsidRPr="00ED38CA" w14:paraId="66E14C67" w14:textId="77777777" w:rsidTr="00CF18C5">
        <w:tc>
          <w:tcPr>
            <w:tcW w:w="4434" w:type="dxa"/>
          </w:tcPr>
          <w:p w14:paraId="6E227352" w14:textId="77777777" w:rsidR="008B79E3" w:rsidRPr="00ED38CA" w:rsidRDefault="008B79E3"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Additional display columns</w:t>
            </w:r>
          </w:p>
        </w:tc>
        <w:tc>
          <w:tcPr>
            <w:tcW w:w="4433" w:type="dxa"/>
          </w:tcPr>
          <w:p w14:paraId="3AAF01B5" w14:textId="77777777" w:rsidR="008B79E3" w:rsidRPr="00ED38CA" w:rsidRDefault="008B79E3"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None</w:t>
            </w:r>
          </w:p>
        </w:tc>
      </w:tr>
    </w:tbl>
    <w:p w14:paraId="78DCABF2" w14:textId="77777777" w:rsidR="008B79E3" w:rsidRPr="00473071" w:rsidRDefault="008B79E3" w:rsidP="008B79E3">
      <w:pPr>
        <w:pStyle w:val="ListParagraph"/>
        <w:suppressAutoHyphens w:val="0"/>
        <w:spacing w:before="120" w:after="120" w:line="360" w:lineRule="auto"/>
        <w:ind w:left="1080"/>
        <w:jc w:val="both"/>
        <w:rPr>
          <w:rFonts w:ascii="Calibri" w:hAnsi="Calibri" w:cs="Arial"/>
          <w:sz w:val="20"/>
        </w:rPr>
      </w:pPr>
    </w:p>
    <w:p w14:paraId="19D669BE" w14:textId="7C179B0C" w:rsidR="00E272B9" w:rsidRDefault="00E272B9" w:rsidP="00751CB9">
      <w:pPr>
        <w:pStyle w:val="Heading2"/>
        <w:tabs>
          <w:tab w:val="clear" w:pos="360"/>
        </w:tabs>
        <w:ind w:left="0"/>
        <w:rPr>
          <w:rFonts w:ascii="Calibri" w:hAnsi="Calibri"/>
        </w:rPr>
      </w:pPr>
      <w:bookmarkStart w:id="75" w:name="_Toc106302893"/>
      <w:proofErr w:type="spellStart"/>
      <w:r>
        <w:rPr>
          <w:rFonts w:ascii="Calibri" w:hAnsi="Calibri"/>
        </w:rPr>
        <w:t>Compliance</w:t>
      </w:r>
      <w:r w:rsidR="00673A13">
        <w:rPr>
          <w:rFonts w:ascii="Calibri" w:hAnsi="Calibri"/>
        </w:rPr>
        <w:t>_WC</w:t>
      </w:r>
      <w:bookmarkEnd w:id="75"/>
      <w:proofErr w:type="spellEnd"/>
    </w:p>
    <w:p w14:paraId="23C2097A" w14:textId="77777777" w:rsidR="00844282" w:rsidRPr="00ED38CA" w:rsidRDefault="00844282" w:rsidP="00844282">
      <w:pPr>
        <w:pStyle w:val="ListParagraph"/>
        <w:numPr>
          <w:ilvl w:val="0"/>
          <w:numId w:val="19"/>
        </w:numPr>
        <w:suppressAutoHyphens w:val="0"/>
        <w:spacing w:before="120" w:after="120" w:line="360" w:lineRule="auto"/>
        <w:ind w:left="720"/>
        <w:jc w:val="both"/>
        <w:rPr>
          <w:rFonts w:ascii="Calibri" w:hAnsi="Calibri" w:cs="Arial"/>
          <w:sz w:val="20"/>
        </w:rPr>
      </w:pPr>
      <w:r w:rsidRPr="00ED38CA">
        <w:rPr>
          <w:rFonts w:ascii="Calibri" w:hAnsi="Calibri" w:cs="Arial"/>
          <w:sz w:val="20"/>
        </w:rPr>
        <w:t>This queue will be visible to the users added to the group '</w:t>
      </w:r>
      <w:r w:rsidRPr="00D7319E">
        <w:rPr>
          <w:rFonts w:ascii="Calibri" w:hAnsi="Calibri" w:cs="Arial"/>
          <w:sz w:val="20"/>
        </w:rPr>
        <w:t>Compliance</w:t>
      </w:r>
      <w:r>
        <w:rPr>
          <w:rFonts w:ascii="Calibri" w:hAnsi="Calibri" w:cs="Arial"/>
          <w:sz w:val="20"/>
        </w:rPr>
        <w:t xml:space="preserve"> WC</w:t>
      </w:r>
      <w:r w:rsidRPr="00ED38CA">
        <w:rPr>
          <w:rFonts w:ascii="Calibri" w:hAnsi="Calibri" w:cs="Arial"/>
          <w:sz w:val="20"/>
        </w:rPr>
        <w:t xml:space="preserve">' </w:t>
      </w:r>
    </w:p>
    <w:p w14:paraId="65F25134" w14:textId="77777777" w:rsidR="00844282" w:rsidRDefault="00844282" w:rsidP="00844282">
      <w:pPr>
        <w:pStyle w:val="ListParagraph"/>
        <w:numPr>
          <w:ilvl w:val="0"/>
          <w:numId w:val="19"/>
        </w:numPr>
        <w:suppressAutoHyphens w:val="0"/>
        <w:spacing w:before="120" w:after="120" w:line="360" w:lineRule="auto"/>
        <w:ind w:left="720"/>
        <w:jc w:val="both"/>
        <w:rPr>
          <w:rFonts w:ascii="Calibri" w:hAnsi="Calibri" w:cs="Arial"/>
          <w:sz w:val="20"/>
        </w:rPr>
      </w:pPr>
      <w:r w:rsidRPr="00ED38CA">
        <w:rPr>
          <w:rFonts w:ascii="Calibri" w:hAnsi="Calibri" w:cs="Arial"/>
          <w:sz w:val="20"/>
        </w:rPr>
        <w:t xml:space="preserve">User will click on the queue and the system will display the work-items lying at this queue.  </w:t>
      </w:r>
    </w:p>
    <w:p w14:paraId="1C222776" w14:textId="06834ED4" w:rsidR="00844282" w:rsidRPr="00ED38CA" w:rsidRDefault="00844282" w:rsidP="00844282">
      <w:pPr>
        <w:pStyle w:val="ListParagraph"/>
        <w:numPr>
          <w:ilvl w:val="1"/>
          <w:numId w:val="19"/>
        </w:numPr>
        <w:suppressAutoHyphens w:val="0"/>
        <w:spacing w:before="120" w:after="120" w:line="360" w:lineRule="auto"/>
        <w:ind w:left="1080"/>
        <w:jc w:val="both"/>
        <w:rPr>
          <w:rFonts w:ascii="Calibri" w:hAnsi="Calibri" w:cs="Arial"/>
          <w:sz w:val="20"/>
        </w:rPr>
      </w:pPr>
      <w:r>
        <w:rPr>
          <w:rFonts w:ascii="Calibri" w:hAnsi="Calibri" w:cs="Arial"/>
          <w:sz w:val="20"/>
        </w:rPr>
        <w:t>System will route the work-items to ‘Compliance WC’,</w:t>
      </w:r>
      <w:r w:rsidRPr="005D0735">
        <w:rPr>
          <w:rFonts w:ascii="Calibri" w:hAnsi="Calibri" w:cs="Arial"/>
          <w:sz w:val="20"/>
        </w:rPr>
        <w:t xml:space="preserve"> </w:t>
      </w:r>
      <w:r>
        <w:rPr>
          <w:rFonts w:ascii="Calibri" w:hAnsi="Calibri" w:cs="Arial"/>
          <w:sz w:val="20"/>
        </w:rPr>
        <w:t xml:space="preserve">which has UID match exception on the WI. If both UID match and ‘High Risk Score’ exception </w:t>
      </w:r>
      <w:r w:rsidR="00477CE0">
        <w:rPr>
          <w:rFonts w:ascii="Calibri" w:hAnsi="Calibri" w:cs="Arial"/>
          <w:sz w:val="20"/>
        </w:rPr>
        <w:t>is</w:t>
      </w:r>
      <w:r>
        <w:rPr>
          <w:rFonts w:ascii="Calibri" w:hAnsi="Calibri" w:cs="Arial"/>
          <w:sz w:val="20"/>
        </w:rPr>
        <w:t xml:space="preserve"> raised then Work-item will first move to Compliance WC and after UID match exception is cleared then, it will route to Compliance queue.</w:t>
      </w:r>
    </w:p>
    <w:p w14:paraId="65509F19" w14:textId="6A58511F" w:rsidR="00844282" w:rsidRDefault="00844282" w:rsidP="00844282">
      <w:pPr>
        <w:pStyle w:val="ListParagraph"/>
        <w:numPr>
          <w:ilvl w:val="0"/>
          <w:numId w:val="19"/>
        </w:numPr>
        <w:suppressAutoHyphens w:val="0"/>
        <w:spacing w:before="120" w:after="120" w:line="360" w:lineRule="auto"/>
        <w:ind w:left="720"/>
        <w:jc w:val="both"/>
        <w:rPr>
          <w:rFonts w:ascii="Calibri" w:hAnsi="Calibri" w:cs="Arial"/>
          <w:sz w:val="20"/>
        </w:rPr>
      </w:pPr>
      <w:r>
        <w:rPr>
          <w:rFonts w:ascii="Calibri" w:hAnsi="Calibri" w:cs="Arial"/>
          <w:sz w:val="20"/>
        </w:rPr>
        <w:lastRenderedPageBreak/>
        <w:t xml:space="preserve">Work-item will enter this queue, if UID </w:t>
      </w:r>
      <w:proofErr w:type="spellStart"/>
      <w:r w:rsidR="004E541B">
        <w:rPr>
          <w:rFonts w:ascii="Calibri" w:hAnsi="Calibri" w:cs="Arial"/>
          <w:sz w:val="20"/>
        </w:rPr>
        <w:t>True</w:t>
      </w:r>
      <w:r>
        <w:rPr>
          <w:rFonts w:ascii="Calibri" w:hAnsi="Calibri" w:cs="Arial"/>
          <w:sz w:val="20"/>
        </w:rPr>
        <w:t>Match</w:t>
      </w:r>
      <w:proofErr w:type="spellEnd"/>
      <w:r>
        <w:rPr>
          <w:rFonts w:ascii="Calibri" w:hAnsi="Calibri" w:cs="Arial"/>
          <w:sz w:val="20"/>
        </w:rPr>
        <w:t xml:space="preserve"> was found </w:t>
      </w:r>
      <w:r w:rsidR="00477CE0">
        <w:rPr>
          <w:rFonts w:ascii="Calibri" w:hAnsi="Calibri" w:cs="Arial"/>
          <w:sz w:val="20"/>
        </w:rPr>
        <w:t>or</w:t>
      </w:r>
      <w:r>
        <w:rPr>
          <w:rFonts w:ascii="Calibri" w:hAnsi="Calibri" w:cs="Arial"/>
          <w:sz w:val="20"/>
        </w:rPr>
        <w:t xml:space="preserve"> </w:t>
      </w:r>
      <w:r w:rsidR="004E541B">
        <w:rPr>
          <w:rFonts w:ascii="Calibri" w:hAnsi="Calibri" w:cs="Arial"/>
          <w:sz w:val="20"/>
        </w:rPr>
        <w:t xml:space="preserve">the operations was not able to take </w:t>
      </w:r>
      <w:r w:rsidR="00056F1F">
        <w:rPr>
          <w:rFonts w:ascii="Calibri" w:hAnsi="Calibri" w:cs="Arial"/>
          <w:sz w:val="20"/>
        </w:rPr>
        <w:t>decision on the Firco match.</w:t>
      </w:r>
    </w:p>
    <w:p w14:paraId="592D01AE" w14:textId="3D88E1EF" w:rsidR="00DD3F84" w:rsidRDefault="00DD3F84" w:rsidP="00844282">
      <w:pPr>
        <w:pStyle w:val="ListParagraph"/>
        <w:numPr>
          <w:ilvl w:val="0"/>
          <w:numId w:val="19"/>
        </w:numPr>
        <w:suppressAutoHyphens w:val="0"/>
        <w:spacing w:before="120" w:after="120" w:line="360" w:lineRule="auto"/>
        <w:ind w:left="720"/>
        <w:jc w:val="both"/>
        <w:rPr>
          <w:rFonts w:ascii="Calibri" w:hAnsi="Calibri" w:cs="Arial"/>
          <w:sz w:val="20"/>
        </w:rPr>
      </w:pPr>
      <w:r>
        <w:rPr>
          <w:rFonts w:ascii="Calibri" w:hAnsi="Calibri" w:cs="Arial"/>
          <w:sz w:val="20"/>
        </w:rPr>
        <w:t>If user wants additional Details from the Customer:</w:t>
      </w:r>
    </w:p>
    <w:p w14:paraId="47505EF9" w14:textId="4FEA30BA" w:rsidR="00DD3F84" w:rsidRDefault="00DD3F84" w:rsidP="00DD3F84">
      <w:pPr>
        <w:pStyle w:val="ListParagraph"/>
        <w:numPr>
          <w:ilvl w:val="1"/>
          <w:numId w:val="19"/>
        </w:numPr>
        <w:suppressAutoHyphens w:val="0"/>
        <w:spacing w:before="120" w:after="120" w:line="360" w:lineRule="auto"/>
        <w:jc w:val="both"/>
        <w:rPr>
          <w:rFonts w:ascii="Calibri" w:hAnsi="Calibri" w:cs="Arial"/>
          <w:sz w:val="20"/>
        </w:rPr>
      </w:pPr>
      <w:r>
        <w:rPr>
          <w:rFonts w:ascii="Calibri" w:hAnsi="Calibri" w:cs="Arial"/>
          <w:sz w:val="20"/>
        </w:rPr>
        <w:t xml:space="preserve">In Case of a Document: User will select the document in the ‘Additional Document Required’ Grid, from the list of predefined lists of documents that may be </w:t>
      </w:r>
      <w:proofErr w:type="spellStart"/>
      <w:r>
        <w:rPr>
          <w:rFonts w:ascii="Calibri" w:hAnsi="Calibri" w:cs="Arial"/>
          <w:sz w:val="20"/>
        </w:rPr>
        <w:t>seeked</w:t>
      </w:r>
      <w:proofErr w:type="spellEnd"/>
      <w:r>
        <w:rPr>
          <w:rFonts w:ascii="Calibri" w:hAnsi="Calibri" w:cs="Arial"/>
          <w:sz w:val="20"/>
        </w:rPr>
        <w:t xml:space="preserve"> from the customer</w:t>
      </w:r>
    </w:p>
    <w:p w14:paraId="4ACEE1DB" w14:textId="56ACEB39" w:rsidR="00DD3F84" w:rsidRDefault="00DD3F84" w:rsidP="00DD3F84">
      <w:pPr>
        <w:pStyle w:val="ListParagraph"/>
        <w:numPr>
          <w:ilvl w:val="1"/>
          <w:numId w:val="19"/>
        </w:numPr>
        <w:suppressAutoHyphens w:val="0"/>
        <w:spacing w:before="120" w:after="120" w:line="360" w:lineRule="auto"/>
        <w:jc w:val="both"/>
        <w:rPr>
          <w:rFonts w:ascii="Calibri" w:hAnsi="Calibri" w:cs="Arial"/>
          <w:sz w:val="20"/>
        </w:rPr>
      </w:pPr>
      <w:r>
        <w:rPr>
          <w:rFonts w:ascii="Calibri" w:hAnsi="Calibri" w:cs="Arial"/>
          <w:sz w:val="20"/>
        </w:rPr>
        <w:t xml:space="preserve">In Case of a Query: User can put in the query in the Conversation option for the </w:t>
      </w:r>
      <w:r w:rsidR="00AB5BF4">
        <w:rPr>
          <w:rFonts w:ascii="Calibri" w:hAnsi="Calibri" w:cs="Arial"/>
          <w:sz w:val="20"/>
        </w:rPr>
        <w:t>‘Additional Customer Details’</w:t>
      </w:r>
      <w:r>
        <w:rPr>
          <w:rFonts w:ascii="Calibri" w:hAnsi="Calibri" w:cs="Arial"/>
          <w:sz w:val="20"/>
        </w:rPr>
        <w:t xml:space="preserve"> user to refer to. Accordingly, the </w:t>
      </w:r>
      <w:r w:rsidR="00AB5BF4">
        <w:rPr>
          <w:rFonts w:ascii="Calibri" w:hAnsi="Calibri" w:cs="Arial"/>
          <w:sz w:val="20"/>
        </w:rPr>
        <w:t xml:space="preserve">‘Additional Customer Details’ </w:t>
      </w:r>
      <w:r>
        <w:rPr>
          <w:rFonts w:ascii="Calibri" w:hAnsi="Calibri" w:cs="Arial"/>
          <w:sz w:val="20"/>
        </w:rPr>
        <w:t>user would update the conversations to update for the customers feedbacks</w:t>
      </w:r>
    </w:p>
    <w:p w14:paraId="064209C2" w14:textId="77777777" w:rsidR="00844282" w:rsidRPr="00ED38CA" w:rsidRDefault="00844282" w:rsidP="00844282">
      <w:pPr>
        <w:pStyle w:val="ListParagraph"/>
        <w:numPr>
          <w:ilvl w:val="0"/>
          <w:numId w:val="19"/>
        </w:numPr>
        <w:suppressAutoHyphens w:val="0"/>
        <w:spacing w:before="120" w:after="120" w:line="360" w:lineRule="auto"/>
        <w:ind w:left="720"/>
        <w:jc w:val="both"/>
        <w:rPr>
          <w:rFonts w:ascii="Calibri" w:hAnsi="Calibri" w:cs="Arial"/>
          <w:sz w:val="20"/>
        </w:rPr>
      </w:pPr>
      <w:r w:rsidRPr="00ED38CA">
        <w:rPr>
          <w:rFonts w:ascii="Calibri" w:hAnsi="Calibri" w:cs="Arial"/>
          <w:sz w:val="20"/>
        </w:rPr>
        <w:t>System will move the work-item to next queue as follows:</w:t>
      </w:r>
    </w:p>
    <w:p w14:paraId="2E7D142B" w14:textId="6285639A" w:rsidR="00844282" w:rsidRDefault="00056F1F" w:rsidP="00844282">
      <w:pPr>
        <w:pStyle w:val="ListParagraph"/>
        <w:numPr>
          <w:ilvl w:val="1"/>
          <w:numId w:val="19"/>
        </w:numPr>
        <w:suppressAutoHyphens w:val="0"/>
        <w:spacing w:before="120" w:after="120" w:line="360" w:lineRule="auto"/>
        <w:ind w:left="1080"/>
        <w:jc w:val="both"/>
        <w:rPr>
          <w:rFonts w:ascii="Calibri" w:hAnsi="Calibri" w:cs="Arial"/>
          <w:sz w:val="20"/>
        </w:rPr>
      </w:pPr>
      <w:r>
        <w:rPr>
          <w:rFonts w:ascii="Calibri" w:hAnsi="Calibri" w:cs="Arial"/>
          <w:sz w:val="20"/>
        </w:rPr>
        <w:t>Compliance</w:t>
      </w:r>
      <w:r w:rsidR="0064741C">
        <w:rPr>
          <w:rFonts w:ascii="Calibri" w:hAnsi="Calibri" w:cs="Arial"/>
          <w:sz w:val="20"/>
        </w:rPr>
        <w:t xml:space="preserve"> queue</w:t>
      </w:r>
      <w:r w:rsidR="00844282" w:rsidRPr="00ED38CA">
        <w:rPr>
          <w:rFonts w:ascii="Calibri" w:hAnsi="Calibri" w:cs="Arial"/>
          <w:sz w:val="20"/>
        </w:rPr>
        <w:t xml:space="preserve">: </w:t>
      </w:r>
      <w:r w:rsidR="00844282">
        <w:rPr>
          <w:rFonts w:ascii="Calibri" w:hAnsi="Calibri" w:cs="Arial"/>
          <w:sz w:val="20"/>
        </w:rPr>
        <w:t xml:space="preserve">system will move the work-item to this </w:t>
      </w:r>
      <w:r w:rsidR="00FE6098">
        <w:rPr>
          <w:rFonts w:ascii="Calibri" w:hAnsi="Calibri" w:cs="Arial"/>
          <w:sz w:val="20"/>
        </w:rPr>
        <w:t>queue if</w:t>
      </w:r>
      <w:r w:rsidR="00844282">
        <w:rPr>
          <w:rFonts w:ascii="Calibri" w:hAnsi="Calibri" w:cs="Arial"/>
          <w:sz w:val="20"/>
        </w:rPr>
        <w:t xml:space="preserve"> the user has selected the decision as 'Approve' and </w:t>
      </w:r>
      <w:r w:rsidR="006A6265">
        <w:rPr>
          <w:rFonts w:ascii="Calibri" w:hAnsi="Calibri" w:cs="Arial"/>
          <w:sz w:val="20"/>
        </w:rPr>
        <w:t>‘</w:t>
      </w:r>
      <w:r w:rsidR="00844282" w:rsidRPr="00121E57">
        <w:rPr>
          <w:rFonts w:ascii="Calibri" w:hAnsi="Calibri" w:cs="Arial"/>
          <w:sz w:val="20"/>
        </w:rPr>
        <w:t>High Risk Score</w:t>
      </w:r>
      <w:r w:rsidR="00844282">
        <w:rPr>
          <w:rFonts w:ascii="Calibri" w:hAnsi="Calibri" w:cs="Arial"/>
          <w:sz w:val="20"/>
        </w:rPr>
        <w:t xml:space="preserve">’ exception is raised. </w:t>
      </w:r>
    </w:p>
    <w:p w14:paraId="0F7B9469" w14:textId="0C32D60D" w:rsidR="00844282" w:rsidRDefault="00844282" w:rsidP="00844282">
      <w:pPr>
        <w:pStyle w:val="ListParagraph"/>
        <w:numPr>
          <w:ilvl w:val="1"/>
          <w:numId w:val="19"/>
        </w:numPr>
        <w:suppressAutoHyphens w:val="0"/>
        <w:spacing w:before="120" w:after="120" w:line="360" w:lineRule="auto"/>
        <w:ind w:left="1080"/>
        <w:jc w:val="both"/>
        <w:rPr>
          <w:rFonts w:ascii="Calibri" w:hAnsi="Calibri" w:cs="Arial"/>
          <w:sz w:val="20"/>
        </w:rPr>
      </w:pPr>
      <w:r>
        <w:rPr>
          <w:rFonts w:ascii="Calibri" w:hAnsi="Calibri" w:cs="Arial"/>
          <w:sz w:val="20"/>
        </w:rPr>
        <w:t>'</w:t>
      </w:r>
      <w:r w:rsidR="006A6265">
        <w:rPr>
          <w:rFonts w:ascii="Calibri" w:hAnsi="Calibri" w:cs="Arial"/>
          <w:sz w:val="20"/>
        </w:rPr>
        <w:t>DEH</w:t>
      </w:r>
      <w:r>
        <w:rPr>
          <w:rFonts w:ascii="Calibri" w:hAnsi="Calibri" w:cs="Arial"/>
          <w:sz w:val="20"/>
        </w:rPr>
        <w:t xml:space="preserve"> Update'</w:t>
      </w:r>
      <w:r w:rsidRPr="005E7391">
        <w:rPr>
          <w:rFonts w:ascii="Calibri" w:hAnsi="Calibri" w:cs="Arial"/>
          <w:sz w:val="20"/>
        </w:rPr>
        <w:t xml:space="preserve"> </w:t>
      </w:r>
      <w:r w:rsidRPr="00ED38CA">
        <w:rPr>
          <w:rFonts w:ascii="Calibri" w:hAnsi="Calibri" w:cs="Arial"/>
          <w:sz w:val="20"/>
        </w:rPr>
        <w:t xml:space="preserve">queue: </w:t>
      </w:r>
      <w:r>
        <w:rPr>
          <w:rFonts w:ascii="Calibri" w:hAnsi="Calibri" w:cs="Arial"/>
          <w:sz w:val="20"/>
        </w:rPr>
        <w:t xml:space="preserve">system will move the work-item to this </w:t>
      </w:r>
      <w:r w:rsidR="00FE6098">
        <w:rPr>
          <w:rFonts w:ascii="Calibri" w:hAnsi="Calibri" w:cs="Arial"/>
          <w:sz w:val="20"/>
        </w:rPr>
        <w:t>queue if</w:t>
      </w:r>
      <w:r>
        <w:rPr>
          <w:rFonts w:ascii="Calibri" w:hAnsi="Calibri" w:cs="Arial"/>
          <w:sz w:val="20"/>
        </w:rPr>
        <w:t xml:space="preserve"> the user has selected the decision as 'Approve' and  ‘</w:t>
      </w:r>
      <w:r w:rsidRPr="00121E57">
        <w:rPr>
          <w:rFonts w:ascii="Calibri" w:hAnsi="Calibri" w:cs="Arial"/>
          <w:sz w:val="20"/>
        </w:rPr>
        <w:t>High Risk Score</w:t>
      </w:r>
      <w:r>
        <w:rPr>
          <w:rFonts w:ascii="Calibri" w:hAnsi="Calibri" w:cs="Arial"/>
          <w:sz w:val="20"/>
        </w:rPr>
        <w:t>’ exception is NOT raised.</w:t>
      </w:r>
    </w:p>
    <w:p w14:paraId="12F92B02" w14:textId="012602F1" w:rsidR="00844282" w:rsidRDefault="00844282" w:rsidP="00844282">
      <w:pPr>
        <w:pStyle w:val="ListParagraph"/>
        <w:numPr>
          <w:ilvl w:val="1"/>
          <w:numId w:val="19"/>
        </w:numPr>
        <w:suppressAutoHyphens w:val="0"/>
        <w:spacing w:before="120" w:after="120" w:line="360" w:lineRule="auto"/>
        <w:ind w:left="1080"/>
        <w:jc w:val="both"/>
        <w:rPr>
          <w:rFonts w:ascii="Calibri" w:hAnsi="Calibri" w:cs="Arial"/>
          <w:sz w:val="20"/>
        </w:rPr>
      </w:pPr>
      <w:r>
        <w:rPr>
          <w:rFonts w:ascii="Calibri" w:hAnsi="Calibri" w:cs="Arial"/>
          <w:sz w:val="20"/>
        </w:rPr>
        <w:t>'</w:t>
      </w:r>
      <w:r w:rsidR="006A6265">
        <w:rPr>
          <w:rFonts w:ascii="Calibri" w:hAnsi="Calibri" w:cs="Arial"/>
          <w:sz w:val="20"/>
        </w:rPr>
        <w:t>DEH</w:t>
      </w:r>
      <w:r w:rsidRPr="005E7391">
        <w:rPr>
          <w:rFonts w:ascii="Calibri" w:hAnsi="Calibri" w:cs="Arial"/>
          <w:sz w:val="20"/>
        </w:rPr>
        <w:t xml:space="preserve"> Update</w:t>
      </w:r>
      <w:r>
        <w:rPr>
          <w:rFonts w:ascii="Calibri" w:hAnsi="Calibri" w:cs="Arial"/>
          <w:sz w:val="20"/>
        </w:rPr>
        <w:t>'</w:t>
      </w:r>
      <w:r w:rsidRPr="005E7391">
        <w:rPr>
          <w:rFonts w:ascii="Calibri" w:hAnsi="Calibri" w:cs="Arial"/>
          <w:sz w:val="20"/>
        </w:rPr>
        <w:t xml:space="preserve"> </w:t>
      </w:r>
      <w:r w:rsidRPr="00ED38CA">
        <w:rPr>
          <w:rFonts w:ascii="Calibri" w:hAnsi="Calibri" w:cs="Arial"/>
          <w:sz w:val="20"/>
        </w:rPr>
        <w:t xml:space="preserve">queue: </w:t>
      </w:r>
      <w:r>
        <w:rPr>
          <w:rFonts w:ascii="Calibri" w:hAnsi="Calibri" w:cs="Arial"/>
          <w:sz w:val="20"/>
        </w:rPr>
        <w:t xml:space="preserve">system will move the work-item to this </w:t>
      </w:r>
      <w:r w:rsidR="00FE6098">
        <w:rPr>
          <w:rFonts w:ascii="Calibri" w:hAnsi="Calibri" w:cs="Arial"/>
          <w:sz w:val="20"/>
        </w:rPr>
        <w:t>queue if</w:t>
      </w:r>
      <w:r>
        <w:rPr>
          <w:rFonts w:ascii="Calibri" w:hAnsi="Calibri" w:cs="Arial"/>
          <w:sz w:val="20"/>
        </w:rPr>
        <w:t xml:space="preserve"> the user has selected the decision as 'Reject'.</w:t>
      </w:r>
    </w:p>
    <w:p w14:paraId="6A246E89" w14:textId="113FE767" w:rsidR="00844282" w:rsidRDefault="00844282" w:rsidP="00844282">
      <w:pPr>
        <w:pStyle w:val="ListParagraph"/>
        <w:numPr>
          <w:ilvl w:val="1"/>
          <w:numId w:val="19"/>
        </w:numPr>
        <w:suppressAutoHyphens w:val="0"/>
        <w:spacing w:before="120" w:after="120" w:line="360" w:lineRule="auto"/>
        <w:ind w:left="1080"/>
        <w:jc w:val="both"/>
        <w:rPr>
          <w:rFonts w:ascii="Calibri" w:hAnsi="Calibri" w:cs="Arial"/>
          <w:sz w:val="20"/>
        </w:rPr>
      </w:pPr>
      <w:r>
        <w:rPr>
          <w:rFonts w:ascii="Calibri" w:hAnsi="Calibri" w:cs="Arial"/>
          <w:sz w:val="20"/>
        </w:rPr>
        <w:t>'</w:t>
      </w:r>
      <w:r w:rsidR="002B4267">
        <w:rPr>
          <w:rFonts w:ascii="Calibri" w:hAnsi="Calibri" w:cs="Arial"/>
          <w:sz w:val="20"/>
        </w:rPr>
        <w:t xml:space="preserve">Compliance </w:t>
      </w:r>
      <w:r>
        <w:rPr>
          <w:rFonts w:ascii="Calibri" w:hAnsi="Calibri" w:cs="Arial"/>
          <w:sz w:val="20"/>
        </w:rPr>
        <w:t>'</w:t>
      </w:r>
      <w:r w:rsidRPr="005E7391">
        <w:rPr>
          <w:rFonts w:ascii="Calibri" w:hAnsi="Calibri" w:cs="Arial"/>
          <w:sz w:val="20"/>
        </w:rPr>
        <w:t xml:space="preserve"> </w:t>
      </w:r>
      <w:r w:rsidRPr="00ED38CA">
        <w:rPr>
          <w:rFonts w:ascii="Calibri" w:hAnsi="Calibri" w:cs="Arial"/>
          <w:sz w:val="20"/>
        </w:rPr>
        <w:t xml:space="preserve">queue: </w:t>
      </w:r>
      <w:r>
        <w:rPr>
          <w:rFonts w:ascii="Calibri" w:hAnsi="Calibri" w:cs="Arial"/>
          <w:sz w:val="20"/>
        </w:rPr>
        <w:t xml:space="preserve">system will move the work-item to this queue, if the user has selected the decision as </w:t>
      </w:r>
      <w:r w:rsidRPr="00ED38CA">
        <w:rPr>
          <w:rFonts w:ascii="Calibri" w:hAnsi="Calibri" w:cs="Arial"/>
          <w:sz w:val="20"/>
        </w:rPr>
        <w:t>'</w:t>
      </w:r>
      <w:r>
        <w:rPr>
          <w:rFonts w:ascii="Calibri" w:hAnsi="Calibri" w:cs="Arial"/>
          <w:sz w:val="20"/>
        </w:rPr>
        <w:t xml:space="preserve">Additional </w:t>
      </w:r>
      <w:r w:rsidR="002B4267">
        <w:rPr>
          <w:rFonts w:ascii="Calibri" w:hAnsi="Calibri" w:cs="Arial"/>
          <w:sz w:val="20"/>
        </w:rPr>
        <w:t xml:space="preserve">Details required and </w:t>
      </w:r>
      <w:r w:rsidR="00CF2944">
        <w:rPr>
          <w:rFonts w:ascii="Calibri" w:hAnsi="Calibri" w:cs="Arial"/>
          <w:sz w:val="20"/>
        </w:rPr>
        <w:t>the risk score is High</w:t>
      </w:r>
    </w:p>
    <w:p w14:paraId="6906937F" w14:textId="23547424" w:rsidR="00CF2944" w:rsidRDefault="00AB5BF4" w:rsidP="00CF2944">
      <w:pPr>
        <w:pStyle w:val="ListParagraph"/>
        <w:numPr>
          <w:ilvl w:val="1"/>
          <w:numId w:val="19"/>
        </w:numPr>
        <w:suppressAutoHyphens w:val="0"/>
        <w:spacing w:before="120" w:after="120" w:line="360" w:lineRule="auto"/>
        <w:ind w:left="1080"/>
        <w:jc w:val="both"/>
        <w:rPr>
          <w:rFonts w:ascii="Calibri" w:hAnsi="Calibri" w:cs="Arial"/>
          <w:sz w:val="20"/>
        </w:rPr>
      </w:pPr>
      <w:r>
        <w:rPr>
          <w:rFonts w:ascii="Calibri" w:hAnsi="Calibri" w:cs="Arial"/>
          <w:sz w:val="20"/>
        </w:rPr>
        <w:t>‘Additional Customer Details’</w:t>
      </w:r>
      <w:r w:rsidR="00CF2944" w:rsidRPr="005E7391">
        <w:rPr>
          <w:rFonts w:ascii="Calibri" w:hAnsi="Calibri" w:cs="Arial"/>
          <w:sz w:val="20"/>
        </w:rPr>
        <w:t xml:space="preserve"> </w:t>
      </w:r>
      <w:r w:rsidR="00CF2944" w:rsidRPr="00ED38CA">
        <w:rPr>
          <w:rFonts w:ascii="Calibri" w:hAnsi="Calibri" w:cs="Arial"/>
          <w:sz w:val="20"/>
        </w:rPr>
        <w:t xml:space="preserve">queue: </w:t>
      </w:r>
      <w:r w:rsidR="00CF2944">
        <w:rPr>
          <w:rFonts w:ascii="Calibri" w:hAnsi="Calibri" w:cs="Arial"/>
          <w:sz w:val="20"/>
        </w:rPr>
        <w:t xml:space="preserve">system will move the work-item to this queue, if the user has selected the decision as </w:t>
      </w:r>
      <w:r w:rsidR="00CF2944" w:rsidRPr="00ED38CA">
        <w:rPr>
          <w:rFonts w:ascii="Calibri" w:hAnsi="Calibri" w:cs="Arial"/>
          <w:sz w:val="20"/>
        </w:rPr>
        <w:t>'</w:t>
      </w:r>
      <w:r w:rsidR="00CF2944">
        <w:rPr>
          <w:rFonts w:ascii="Calibri" w:hAnsi="Calibri" w:cs="Arial"/>
          <w:sz w:val="20"/>
        </w:rPr>
        <w:t>Additional Details required</w:t>
      </w:r>
      <w:r w:rsidR="001D451B">
        <w:rPr>
          <w:rFonts w:ascii="Calibri" w:hAnsi="Calibri" w:cs="Arial"/>
          <w:sz w:val="20"/>
        </w:rPr>
        <w:t>’</w:t>
      </w:r>
      <w:r w:rsidR="00CF2944">
        <w:rPr>
          <w:rFonts w:ascii="Calibri" w:hAnsi="Calibri" w:cs="Arial"/>
          <w:sz w:val="20"/>
        </w:rPr>
        <w:t xml:space="preserve"> and the risk score is </w:t>
      </w:r>
      <w:r w:rsidR="00160566">
        <w:rPr>
          <w:rFonts w:ascii="Calibri" w:hAnsi="Calibri" w:cs="Arial"/>
          <w:sz w:val="20"/>
        </w:rPr>
        <w:t>Low or Medium</w:t>
      </w:r>
    </w:p>
    <w:p w14:paraId="4C58F623" w14:textId="77777777" w:rsidR="00A57FA2" w:rsidRPr="00ED38CA" w:rsidRDefault="00A57FA2" w:rsidP="00A57FA2">
      <w:pPr>
        <w:pStyle w:val="Heading3"/>
        <w:keepNext/>
        <w:keepLines/>
        <w:tabs>
          <w:tab w:val="clear" w:pos="180"/>
          <w:tab w:val="num" w:pos="0"/>
        </w:tabs>
        <w:spacing w:before="40" w:after="0" w:line="360" w:lineRule="auto"/>
        <w:jc w:val="both"/>
        <w:rPr>
          <w:rFonts w:ascii="Calibri" w:hAnsi="Calibri" w:cs="Arial"/>
          <w:b w:val="0"/>
          <w:sz w:val="22"/>
          <w:szCs w:val="26"/>
        </w:rPr>
      </w:pPr>
      <w:bookmarkStart w:id="76" w:name="_Toc8303146"/>
      <w:bookmarkStart w:id="77" w:name="_Toc80018014"/>
      <w:bookmarkStart w:id="78" w:name="_Toc106302894"/>
      <w:r w:rsidRPr="00ED38CA">
        <w:rPr>
          <w:rFonts w:ascii="Calibri" w:hAnsi="Calibri" w:cs="Arial"/>
          <w:b w:val="0"/>
          <w:sz w:val="22"/>
          <w:szCs w:val="26"/>
        </w:rPr>
        <w:t>Access Details:</w:t>
      </w:r>
      <w:bookmarkEnd w:id="76"/>
      <w:bookmarkEnd w:id="77"/>
      <w:bookmarkEnd w:id="78"/>
      <w:r w:rsidRPr="00ED38CA">
        <w:rPr>
          <w:rFonts w:ascii="Calibri" w:hAnsi="Calibri" w:cs="Arial"/>
          <w:b w:val="0"/>
          <w:sz w:val="22"/>
          <w:szCs w:val="26"/>
        </w:rPr>
        <w:t xml:space="preserve"> </w:t>
      </w:r>
    </w:p>
    <w:p w14:paraId="0BE779B4" w14:textId="77777777" w:rsidR="00A57FA2" w:rsidRPr="00ED38CA" w:rsidRDefault="00A57FA2" w:rsidP="00A57FA2">
      <w:pPr>
        <w:pStyle w:val="ListParagraph"/>
        <w:spacing w:line="360" w:lineRule="auto"/>
        <w:ind w:left="709"/>
        <w:jc w:val="both"/>
        <w:rPr>
          <w:rFonts w:ascii="Calibri" w:hAnsi="Calibri" w:cs="Arial"/>
          <w:sz w:val="20"/>
        </w:rPr>
      </w:pP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9"/>
        <w:gridCol w:w="4322"/>
      </w:tblGrid>
      <w:tr w:rsidR="00A57FA2" w:rsidRPr="00ED38CA" w14:paraId="4FE0A4E4" w14:textId="77777777" w:rsidTr="00CF18C5">
        <w:tc>
          <w:tcPr>
            <w:tcW w:w="4434" w:type="dxa"/>
          </w:tcPr>
          <w:p w14:paraId="4A34B1D3" w14:textId="77777777" w:rsidR="00A57FA2" w:rsidRPr="00ED38CA" w:rsidRDefault="00A57FA2"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User Group</w:t>
            </w:r>
          </w:p>
        </w:tc>
        <w:tc>
          <w:tcPr>
            <w:tcW w:w="4433" w:type="dxa"/>
          </w:tcPr>
          <w:p w14:paraId="6296D7C6" w14:textId="25E7DDD8" w:rsidR="00A57FA2" w:rsidRPr="00ED38CA" w:rsidRDefault="00A57FA2" w:rsidP="00CF18C5">
            <w:pPr>
              <w:pStyle w:val="ListParagraph"/>
              <w:spacing w:line="360" w:lineRule="auto"/>
              <w:ind w:left="43"/>
              <w:jc w:val="both"/>
              <w:rPr>
                <w:rFonts w:ascii="Calibri" w:eastAsia="Calibri" w:hAnsi="Calibri" w:cs="Arial"/>
                <w:sz w:val="20"/>
                <w:szCs w:val="22"/>
              </w:rPr>
            </w:pPr>
            <w:r w:rsidRPr="00ED38CA">
              <w:rPr>
                <w:rFonts w:ascii="Calibri" w:eastAsia="Calibri" w:hAnsi="Calibri" w:cs="Arial"/>
                <w:sz w:val="20"/>
                <w:szCs w:val="22"/>
              </w:rPr>
              <w:t xml:space="preserve">The user added to the group </w:t>
            </w:r>
            <w:r w:rsidRPr="00ED38CA">
              <w:rPr>
                <w:rFonts w:ascii="Calibri" w:hAnsi="Calibri" w:cs="Arial"/>
                <w:sz w:val="20"/>
              </w:rPr>
              <w:t>'</w:t>
            </w:r>
            <w:r w:rsidRPr="00D7319E">
              <w:rPr>
                <w:rFonts w:ascii="Calibri" w:hAnsi="Calibri" w:cs="Arial"/>
                <w:sz w:val="20"/>
              </w:rPr>
              <w:t>Compliance</w:t>
            </w:r>
            <w:r>
              <w:rPr>
                <w:rFonts w:ascii="Calibri" w:hAnsi="Calibri" w:cs="Arial"/>
                <w:sz w:val="20"/>
              </w:rPr>
              <w:t xml:space="preserve"> WC</w:t>
            </w:r>
            <w:r w:rsidRPr="00ED38CA">
              <w:rPr>
                <w:rFonts w:ascii="Calibri" w:hAnsi="Calibri" w:cs="Arial"/>
                <w:sz w:val="20"/>
              </w:rPr>
              <w:t>'</w:t>
            </w:r>
            <w:r w:rsidRPr="00ED38CA">
              <w:rPr>
                <w:rFonts w:ascii="Calibri" w:eastAsia="Calibri" w:hAnsi="Calibri" w:cs="Arial"/>
                <w:sz w:val="20"/>
                <w:szCs w:val="22"/>
              </w:rPr>
              <w:t xml:space="preserve"> will have access rights on the </w:t>
            </w:r>
            <w:r w:rsidR="00A03F59" w:rsidRPr="00ED38CA">
              <w:rPr>
                <w:rFonts w:ascii="Calibri" w:eastAsia="Calibri" w:hAnsi="Calibri" w:cs="Arial"/>
                <w:sz w:val="20"/>
                <w:szCs w:val="22"/>
              </w:rPr>
              <w:t>above-mentioned</w:t>
            </w:r>
            <w:r w:rsidRPr="00ED38CA">
              <w:rPr>
                <w:rFonts w:ascii="Calibri" w:eastAsia="Calibri" w:hAnsi="Calibri" w:cs="Arial"/>
                <w:sz w:val="20"/>
                <w:szCs w:val="22"/>
              </w:rPr>
              <w:t xml:space="preserve"> queues. </w:t>
            </w:r>
          </w:p>
        </w:tc>
      </w:tr>
      <w:tr w:rsidR="00A57FA2" w:rsidRPr="00ED38CA" w14:paraId="56EE8299" w14:textId="77777777" w:rsidTr="00CF18C5">
        <w:tc>
          <w:tcPr>
            <w:tcW w:w="4434" w:type="dxa"/>
          </w:tcPr>
          <w:p w14:paraId="7822901F" w14:textId="77777777" w:rsidR="00A57FA2" w:rsidRPr="00ED38CA" w:rsidRDefault="00A57FA2"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 xml:space="preserve">Filters </w:t>
            </w:r>
          </w:p>
        </w:tc>
        <w:tc>
          <w:tcPr>
            <w:tcW w:w="4433" w:type="dxa"/>
          </w:tcPr>
          <w:p w14:paraId="60FFF889" w14:textId="77777777" w:rsidR="00A57FA2" w:rsidRPr="00ED38CA" w:rsidRDefault="00A57FA2" w:rsidP="00CF18C5">
            <w:pPr>
              <w:pStyle w:val="ListParagraph"/>
              <w:spacing w:line="360" w:lineRule="auto"/>
              <w:ind w:left="0"/>
              <w:jc w:val="both"/>
              <w:rPr>
                <w:rFonts w:ascii="Calibri" w:eastAsia="Calibri" w:hAnsi="Calibri" w:cs="Arial"/>
                <w:sz w:val="20"/>
                <w:szCs w:val="22"/>
              </w:rPr>
            </w:pPr>
            <w:r w:rsidRPr="00D7319E">
              <w:rPr>
                <w:rFonts w:ascii="Calibri" w:eastAsia="Calibri" w:hAnsi="Calibri" w:cs="Arial"/>
                <w:sz w:val="20"/>
                <w:szCs w:val="22"/>
              </w:rPr>
              <w:t>NA</w:t>
            </w:r>
          </w:p>
        </w:tc>
      </w:tr>
      <w:tr w:rsidR="00A57FA2" w:rsidRPr="00ED38CA" w14:paraId="6F3113FA" w14:textId="77777777" w:rsidTr="00CF18C5">
        <w:tc>
          <w:tcPr>
            <w:tcW w:w="4434" w:type="dxa"/>
          </w:tcPr>
          <w:p w14:paraId="171517D4" w14:textId="77777777" w:rsidR="00A57FA2" w:rsidRPr="00ED38CA" w:rsidRDefault="00A57FA2"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Assignment</w:t>
            </w:r>
          </w:p>
        </w:tc>
        <w:tc>
          <w:tcPr>
            <w:tcW w:w="4433" w:type="dxa"/>
          </w:tcPr>
          <w:p w14:paraId="1F3FD73D" w14:textId="77777777" w:rsidR="00A57FA2" w:rsidRPr="00ED38CA" w:rsidRDefault="00A57FA2"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 xml:space="preserve">No Assignment </w:t>
            </w:r>
          </w:p>
        </w:tc>
      </w:tr>
      <w:tr w:rsidR="00A57FA2" w:rsidRPr="00ED38CA" w14:paraId="1BB49AE3" w14:textId="77777777" w:rsidTr="00CF18C5">
        <w:tc>
          <w:tcPr>
            <w:tcW w:w="4434" w:type="dxa"/>
          </w:tcPr>
          <w:p w14:paraId="48D84F56" w14:textId="77777777" w:rsidR="00A57FA2" w:rsidRPr="00ED38CA" w:rsidRDefault="00A57FA2"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Default Sorting (work-item listing)</w:t>
            </w:r>
          </w:p>
        </w:tc>
        <w:tc>
          <w:tcPr>
            <w:tcW w:w="4433" w:type="dxa"/>
          </w:tcPr>
          <w:p w14:paraId="2D687747" w14:textId="77777777" w:rsidR="00A57FA2" w:rsidRPr="00ED38CA" w:rsidRDefault="00A57FA2"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 xml:space="preserve">Entry Date and Time Ascending order, </w:t>
            </w:r>
          </w:p>
        </w:tc>
      </w:tr>
      <w:tr w:rsidR="00A57FA2" w:rsidRPr="00ED38CA" w14:paraId="39210644" w14:textId="77777777" w:rsidTr="00CF18C5">
        <w:tc>
          <w:tcPr>
            <w:tcW w:w="4434" w:type="dxa"/>
          </w:tcPr>
          <w:p w14:paraId="7AA6C3DD" w14:textId="77777777" w:rsidR="00A57FA2" w:rsidRPr="00ED38CA" w:rsidRDefault="00A57FA2"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Additional display columns</w:t>
            </w:r>
          </w:p>
        </w:tc>
        <w:tc>
          <w:tcPr>
            <w:tcW w:w="4433" w:type="dxa"/>
          </w:tcPr>
          <w:p w14:paraId="6AB4E779" w14:textId="77777777" w:rsidR="00A57FA2" w:rsidRPr="00ED38CA" w:rsidRDefault="00A57FA2"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None</w:t>
            </w:r>
          </w:p>
        </w:tc>
      </w:tr>
    </w:tbl>
    <w:p w14:paraId="458A5DF2" w14:textId="6842E241" w:rsidR="00473071" w:rsidRDefault="00473071" w:rsidP="00473071"/>
    <w:p w14:paraId="68EED38B" w14:textId="77777777" w:rsidR="00473071" w:rsidRPr="00473071" w:rsidRDefault="00473071" w:rsidP="00473071"/>
    <w:p w14:paraId="39A5E90D" w14:textId="6B43DEE0" w:rsidR="00E272B9" w:rsidRDefault="00E272B9" w:rsidP="00751CB9">
      <w:pPr>
        <w:pStyle w:val="Heading2"/>
        <w:tabs>
          <w:tab w:val="clear" w:pos="360"/>
        </w:tabs>
        <w:ind w:left="0"/>
        <w:rPr>
          <w:rFonts w:ascii="Calibri" w:hAnsi="Calibri"/>
        </w:rPr>
      </w:pPr>
      <w:bookmarkStart w:id="79" w:name="_Toc106302895"/>
      <w:r>
        <w:rPr>
          <w:rFonts w:ascii="Calibri" w:hAnsi="Calibri"/>
        </w:rPr>
        <w:t>Compliance</w:t>
      </w:r>
      <w:bookmarkEnd w:id="79"/>
    </w:p>
    <w:p w14:paraId="51565626" w14:textId="77777777" w:rsidR="00CA3F60" w:rsidRPr="00ED38CA" w:rsidRDefault="00CA3F60" w:rsidP="00CA3F60">
      <w:pPr>
        <w:pStyle w:val="Heading3"/>
        <w:keepNext/>
        <w:keepLines/>
        <w:tabs>
          <w:tab w:val="clear" w:pos="180"/>
          <w:tab w:val="num" w:pos="0"/>
        </w:tabs>
        <w:spacing w:before="40" w:after="0" w:line="360" w:lineRule="auto"/>
        <w:jc w:val="both"/>
        <w:rPr>
          <w:rFonts w:ascii="Calibri" w:hAnsi="Calibri" w:cs="Arial"/>
          <w:b w:val="0"/>
          <w:sz w:val="22"/>
          <w:szCs w:val="26"/>
        </w:rPr>
      </w:pPr>
      <w:bookmarkStart w:id="80" w:name="_Toc80018017"/>
      <w:bookmarkStart w:id="81" w:name="_Toc106302896"/>
      <w:r w:rsidRPr="00ED38CA">
        <w:rPr>
          <w:rFonts w:ascii="Calibri" w:hAnsi="Calibri" w:cs="Arial"/>
          <w:b w:val="0"/>
          <w:sz w:val="22"/>
          <w:szCs w:val="26"/>
        </w:rPr>
        <w:t>Description</w:t>
      </w:r>
      <w:bookmarkEnd w:id="80"/>
      <w:bookmarkEnd w:id="81"/>
      <w:r w:rsidRPr="00ED38CA">
        <w:rPr>
          <w:rFonts w:ascii="Calibri" w:hAnsi="Calibri" w:cs="Arial"/>
          <w:b w:val="0"/>
          <w:sz w:val="22"/>
          <w:szCs w:val="26"/>
        </w:rPr>
        <w:t xml:space="preserve"> </w:t>
      </w:r>
    </w:p>
    <w:p w14:paraId="7833D195" w14:textId="77777777" w:rsidR="00CA3F60" w:rsidRPr="00ED38CA" w:rsidRDefault="00CA3F60" w:rsidP="00CA3F60">
      <w:pPr>
        <w:pStyle w:val="ListParagraph"/>
        <w:numPr>
          <w:ilvl w:val="0"/>
          <w:numId w:val="20"/>
        </w:numPr>
        <w:suppressAutoHyphens w:val="0"/>
        <w:spacing w:before="120" w:after="120" w:line="360" w:lineRule="auto"/>
        <w:ind w:left="720"/>
        <w:jc w:val="both"/>
        <w:rPr>
          <w:rFonts w:ascii="Calibri" w:hAnsi="Calibri" w:cs="Arial"/>
          <w:sz w:val="20"/>
        </w:rPr>
      </w:pPr>
      <w:r w:rsidRPr="00ED38CA">
        <w:rPr>
          <w:rFonts w:ascii="Calibri" w:hAnsi="Calibri" w:cs="Arial"/>
          <w:sz w:val="20"/>
        </w:rPr>
        <w:t>This queue will be visible to the users added to the group '</w:t>
      </w:r>
      <w:r w:rsidRPr="00D7319E">
        <w:rPr>
          <w:rFonts w:ascii="Calibri" w:hAnsi="Calibri" w:cs="Arial"/>
          <w:sz w:val="20"/>
        </w:rPr>
        <w:t>Compliance</w:t>
      </w:r>
      <w:r w:rsidRPr="00ED38CA">
        <w:rPr>
          <w:rFonts w:ascii="Calibri" w:hAnsi="Calibri" w:cs="Arial"/>
          <w:sz w:val="20"/>
        </w:rPr>
        <w:t xml:space="preserve">' </w:t>
      </w:r>
    </w:p>
    <w:p w14:paraId="76FC42E7" w14:textId="77777777" w:rsidR="00CA3F60" w:rsidRDefault="00CA3F60" w:rsidP="00CA3F60">
      <w:pPr>
        <w:pStyle w:val="ListParagraph"/>
        <w:numPr>
          <w:ilvl w:val="0"/>
          <w:numId w:val="20"/>
        </w:numPr>
        <w:suppressAutoHyphens w:val="0"/>
        <w:spacing w:before="120" w:after="120" w:line="360" w:lineRule="auto"/>
        <w:ind w:left="720"/>
        <w:jc w:val="both"/>
        <w:rPr>
          <w:rFonts w:ascii="Calibri" w:hAnsi="Calibri" w:cs="Arial"/>
          <w:sz w:val="20"/>
        </w:rPr>
      </w:pPr>
      <w:r w:rsidRPr="00ED38CA">
        <w:rPr>
          <w:rFonts w:ascii="Calibri" w:hAnsi="Calibri" w:cs="Arial"/>
          <w:sz w:val="20"/>
        </w:rPr>
        <w:lastRenderedPageBreak/>
        <w:t xml:space="preserve">User will click on the queue and the system will display the work-items lying at this queue.  </w:t>
      </w:r>
    </w:p>
    <w:p w14:paraId="469F88D6" w14:textId="3F302F9A" w:rsidR="00CA3F60" w:rsidRDefault="00CA3F60" w:rsidP="00CA3F60">
      <w:pPr>
        <w:pStyle w:val="ListParagraph"/>
        <w:numPr>
          <w:ilvl w:val="1"/>
          <w:numId w:val="20"/>
        </w:numPr>
        <w:suppressAutoHyphens w:val="0"/>
        <w:spacing w:before="120" w:after="120" w:line="360" w:lineRule="auto"/>
        <w:ind w:left="1080"/>
        <w:jc w:val="both"/>
        <w:rPr>
          <w:rFonts w:ascii="Calibri" w:hAnsi="Calibri" w:cs="Arial"/>
          <w:sz w:val="20"/>
        </w:rPr>
      </w:pPr>
      <w:r>
        <w:rPr>
          <w:rFonts w:ascii="Calibri" w:hAnsi="Calibri" w:cs="Arial"/>
          <w:sz w:val="20"/>
        </w:rPr>
        <w:t>System will route the work-items to ‘Compliance’,</w:t>
      </w:r>
      <w:r w:rsidRPr="005D0735">
        <w:rPr>
          <w:rFonts w:ascii="Calibri" w:hAnsi="Calibri" w:cs="Arial"/>
          <w:sz w:val="20"/>
        </w:rPr>
        <w:t xml:space="preserve"> </w:t>
      </w:r>
      <w:r>
        <w:rPr>
          <w:rFonts w:ascii="Calibri" w:hAnsi="Calibri" w:cs="Arial"/>
          <w:sz w:val="20"/>
        </w:rPr>
        <w:t>which has ‘</w:t>
      </w:r>
      <w:r w:rsidRPr="00121E57">
        <w:rPr>
          <w:rFonts w:ascii="Calibri" w:hAnsi="Calibri" w:cs="Arial"/>
          <w:sz w:val="20"/>
        </w:rPr>
        <w:t>High Risk Score</w:t>
      </w:r>
      <w:r>
        <w:rPr>
          <w:rFonts w:ascii="Calibri" w:hAnsi="Calibri" w:cs="Arial"/>
          <w:sz w:val="20"/>
        </w:rPr>
        <w:t xml:space="preserve">’ exception on the WI. If both UID match and ‘High Risk Score’ exception </w:t>
      </w:r>
      <w:r w:rsidR="00156220">
        <w:rPr>
          <w:rFonts w:ascii="Calibri" w:hAnsi="Calibri" w:cs="Arial"/>
          <w:sz w:val="20"/>
        </w:rPr>
        <w:t>is</w:t>
      </w:r>
      <w:r>
        <w:rPr>
          <w:rFonts w:ascii="Calibri" w:hAnsi="Calibri" w:cs="Arial"/>
          <w:sz w:val="20"/>
        </w:rPr>
        <w:t xml:space="preserve"> raised then Work-item will first move to Compliance WC and after UID match exception is cleared then, it will route to Compliance queue.</w:t>
      </w:r>
    </w:p>
    <w:p w14:paraId="369EF03A" w14:textId="38BD4813" w:rsidR="00624DE3" w:rsidRDefault="00624DE3" w:rsidP="00CA3F60">
      <w:pPr>
        <w:pStyle w:val="ListParagraph"/>
        <w:numPr>
          <w:ilvl w:val="1"/>
          <w:numId w:val="20"/>
        </w:numPr>
        <w:suppressAutoHyphens w:val="0"/>
        <w:spacing w:before="120" w:after="120" w:line="360" w:lineRule="auto"/>
        <w:ind w:left="1080"/>
        <w:jc w:val="both"/>
        <w:rPr>
          <w:rFonts w:ascii="Calibri" w:hAnsi="Calibri" w:cs="Arial"/>
          <w:sz w:val="20"/>
        </w:rPr>
      </w:pPr>
      <w:r>
        <w:rPr>
          <w:rFonts w:ascii="Calibri" w:hAnsi="Calibri" w:cs="Arial"/>
          <w:sz w:val="20"/>
        </w:rPr>
        <w:t>If the UID</w:t>
      </w:r>
      <w:r w:rsidR="00835914">
        <w:rPr>
          <w:rFonts w:ascii="Calibri" w:hAnsi="Calibri" w:cs="Arial"/>
          <w:sz w:val="20"/>
        </w:rPr>
        <w:t xml:space="preserve"> match is not cleared by the </w:t>
      </w:r>
      <w:proofErr w:type="spellStart"/>
      <w:r w:rsidR="00835914">
        <w:rPr>
          <w:rFonts w:ascii="Calibri" w:hAnsi="Calibri" w:cs="Arial"/>
          <w:sz w:val="20"/>
        </w:rPr>
        <w:t>Compliance_WC</w:t>
      </w:r>
      <w:proofErr w:type="spellEnd"/>
      <w:r w:rsidR="00835914">
        <w:rPr>
          <w:rFonts w:ascii="Calibri" w:hAnsi="Calibri" w:cs="Arial"/>
          <w:sz w:val="20"/>
        </w:rPr>
        <w:t xml:space="preserve"> queue and additional details are requested by the Compliance _WC user, </w:t>
      </w:r>
      <w:r w:rsidR="00477CE0">
        <w:rPr>
          <w:rFonts w:ascii="Calibri" w:hAnsi="Calibri" w:cs="Arial"/>
          <w:sz w:val="20"/>
        </w:rPr>
        <w:t>then</w:t>
      </w:r>
      <w:r w:rsidR="00835914">
        <w:rPr>
          <w:rFonts w:ascii="Calibri" w:hAnsi="Calibri" w:cs="Arial"/>
          <w:sz w:val="20"/>
        </w:rPr>
        <w:t xml:space="preserve"> the WI would come to Compliance queue for consolidating the </w:t>
      </w:r>
      <w:r w:rsidR="00477CE0">
        <w:rPr>
          <w:rFonts w:ascii="Calibri" w:hAnsi="Calibri" w:cs="Arial"/>
          <w:sz w:val="20"/>
        </w:rPr>
        <w:t>queries to customer at once. Compliance user would not have the option to approve the WI in such scenario</w:t>
      </w:r>
    </w:p>
    <w:p w14:paraId="5082DD83" w14:textId="292D2AF2" w:rsidR="006B1DAA" w:rsidRPr="00ED38CA" w:rsidRDefault="00A32C77" w:rsidP="006B1DAA">
      <w:pPr>
        <w:pStyle w:val="ListParagraph"/>
        <w:numPr>
          <w:ilvl w:val="0"/>
          <w:numId w:val="20"/>
        </w:numPr>
        <w:suppressAutoHyphens w:val="0"/>
        <w:spacing w:before="120" w:after="120" w:line="360" w:lineRule="auto"/>
        <w:ind w:left="720"/>
        <w:jc w:val="both"/>
        <w:rPr>
          <w:rFonts w:ascii="Calibri" w:hAnsi="Calibri" w:cs="Arial"/>
          <w:sz w:val="20"/>
        </w:rPr>
      </w:pPr>
      <w:r>
        <w:rPr>
          <w:rFonts w:ascii="Calibri" w:hAnsi="Calibri" w:cs="Arial"/>
          <w:sz w:val="20"/>
        </w:rPr>
        <w:t>KYC format template would be required to be generated and attached to the WI for the High Risk cases landing in Compliance queue</w:t>
      </w:r>
    </w:p>
    <w:p w14:paraId="56795E63" w14:textId="610E646F" w:rsidR="00CA3F60" w:rsidRPr="00ED38CA" w:rsidRDefault="00477CE0" w:rsidP="00CA3F60">
      <w:pPr>
        <w:pStyle w:val="ListParagraph"/>
        <w:numPr>
          <w:ilvl w:val="0"/>
          <w:numId w:val="20"/>
        </w:numPr>
        <w:suppressAutoHyphens w:val="0"/>
        <w:spacing w:before="120" w:after="120" w:line="360" w:lineRule="auto"/>
        <w:ind w:left="720"/>
        <w:jc w:val="both"/>
        <w:rPr>
          <w:rFonts w:ascii="Calibri" w:hAnsi="Calibri" w:cs="Arial"/>
          <w:sz w:val="20"/>
        </w:rPr>
      </w:pPr>
      <w:r>
        <w:rPr>
          <w:rFonts w:ascii="Calibri" w:hAnsi="Calibri" w:cs="Arial"/>
          <w:sz w:val="20"/>
        </w:rPr>
        <w:t xml:space="preserve">Compliance </w:t>
      </w:r>
      <w:r w:rsidR="00CA3F60" w:rsidRPr="00ED38CA">
        <w:rPr>
          <w:rFonts w:ascii="Calibri" w:hAnsi="Calibri" w:cs="Arial"/>
          <w:sz w:val="20"/>
        </w:rPr>
        <w:t>User w</w:t>
      </w:r>
      <w:r w:rsidR="00CA3F60">
        <w:rPr>
          <w:rFonts w:ascii="Calibri" w:hAnsi="Calibri" w:cs="Arial"/>
          <w:sz w:val="20"/>
        </w:rPr>
        <w:t>ill have the following decision</w:t>
      </w:r>
      <w:r w:rsidR="00CA3F60" w:rsidRPr="00ED38CA">
        <w:rPr>
          <w:rFonts w:ascii="Calibri" w:hAnsi="Calibri" w:cs="Arial"/>
          <w:sz w:val="20"/>
        </w:rPr>
        <w:t>:</w:t>
      </w:r>
    </w:p>
    <w:p w14:paraId="0926ECE3" w14:textId="513A432D" w:rsidR="00CA3F60" w:rsidRDefault="00CA3F60" w:rsidP="00CA3F60">
      <w:pPr>
        <w:pStyle w:val="ListParagraph"/>
        <w:numPr>
          <w:ilvl w:val="1"/>
          <w:numId w:val="20"/>
        </w:numPr>
        <w:suppressAutoHyphens w:val="0"/>
        <w:spacing w:before="120" w:after="120" w:line="360" w:lineRule="auto"/>
        <w:ind w:left="1080"/>
        <w:jc w:val="both"/>
        <w:rPr>
          <w:rFonts w:ascii="Calibri" w:hAnsi="Calibri" w:cs="Arial"/>
          <w:sz w:val="20"/>
        </w:rPr>
      </w:pPr>
      <w:r w:rsidRPr="00ED38CA">
        <w:rPr>
          <w:rFonts w:ascii="Calibri" w:hAnsi="Calibri" w:cs="Arial"/>
          <w:sz w:val="20"/>
        </w:rPr>
        <w:t xml:space="preserve">'Approve': user will select this </w:t>
      </w:r>
      <w:r w:rsidR="00171BF2" w:rsidRPr="00ED38CA">
        <w:rPr>
          <w:rFonts w:ascii="Calibri" w:hAnsi="Calibri" w:cs="Arial"/>
          <w:sz w:val="20"/>
        </w:rPr>
        <w:t>decision if</w:t>
      </w:r>
      <w:r w:rsidRPr="00ED38CA">
        <w:rPr>
          <w:rFonts w:ascii="Calibri" w:hAnsi="Calibri" w:cs="Arial"/>
          <w:sz w:val="20"/>
        </w:rPr>
        <w:t xml:space="preserve"> </w:t>
      </w:r>
      <w:r>
        <w:rPr>
          <w:rFonts w:ascii="Calibri" w:hAnsi="Calibri" w:cs="Arial"/>
          <w:sz w:val="20"/>
        </w:rPr>
        <w:t>the user has a</w:t>
      </w:r>
      <w:r w:rsidR="00477CE0">
        <w:rPr>
          <w:rFonts w:ascii="Calibri" w:hAnsi="Calibri" w:cs="Arial"/>
          <w:sz w:val="20"/>
        </w:rPr>
        <w:t>ss</w:t>
      </w:r>
      <w:r>
        <w:rPr>
          <w:rFonts w:ascii="Calibri" w:hAnsi="Calibri" w:cs="Arial"/>
          <w:sz w:val="20"/>
        </w:rPr>
        <w:t>essed the details of the customer and want to onboard the customer. if the user has selected this decision and submitted the work-item</w:t>
      </w:r>
    </w:p>
    <w:p w14:paraId="3392D714" w14:textId="7A04E4E3" w:rsidR="00CA3F60" w:rsidRDefault="00CA3F60" w:rsidP="00CA3F60">
      <w:pPr>
        <w:pStyle w:val="ListParagraph"/>
        <w:numPr>
          <w:ilvl w:val="1"/>
          <w:numId w:val="20"/>
        </w:numPr>
        <w:suppressAutoHyphens w:val="0"/>
        <w:spacing w:before="120" w:after="120" w:line="360" w:lineRule="auto"/>
        <w:ind w:left="1080"/>
        <w:jc w:val="both"/>
        <w:rPr>
          <w:rFonts w:ascii="Calibri" w:hAnsi="Calibri" w:cs="Arial"/>
          <w:sz w:val="20"/>
        </w:rPr>
      </w:pPr>
      <w:commentRangeStart w:id="82"/>
      <w:commentRangeStart w:id="83"/>
      <w:r w:rsidRPr="00ED38CA">
        <w:rPr>
          <w:rFonts w:ascii="Calibri" w:hAnsi="Calibri" w:cs="Arial"/>
          <w:sz w:val="20"/>
        </w:rPr>
        <w:t>'</w:t>
      </w:r>
      <w:r>
        <w:rPr>
          <w:rFonts w:ascii="Calibri" w:hAnsi="Calibri" w:cs="Arial"/>
          <w:sz w:val="20"/>
        </w:rPr>
        <w:t xml:space="preserve">Refer to </w:t>
      </w:r>
      <w:r w:rsidR="00DE45C7">
        <w:rPr>
          <w:rFonts w:ascii="Calibri" w:hAnsi="Calibri" w:cs="Arial"/>
          <w:sz w:val="20"/>
        </w:rPr>
        <w:t>operations</w:t>
      </w:r>
      <w:r w:rsidRPr="00ED38CA">
        <w:rPr>
          <w:rFonts w:ascii="Calibri" w:hAnsi="Calibri" w:cs="Arial"/>
          <w:sz w:val="20"/>
        </w:rPr>
        <w:t xml:space="preserve">': user will select this </w:t>
      </w:r>
      <w:r>
        <w:rPr>
          <w:rFonts w:ascii="Calibri" w:hAnsi="Calibri" w:cs="Arial"/>
          <w:sz w:val="20"/>
        </w:rPr>
        <w:t xml:space="preserve">decision </w:t>
      </w:r>
      <w:r w:rsidR="00171BF2">
        <w:rPr>
          <w:rFonts w:ascii="Calibri" w:hAnsi="Calibri" w:cs="Arial"/>
          <w:sz w:val="20"/>
        </w:rPr>
        <w:t>to</w:t>
      </w:r>
      <w:r>
        <w:rPr>
          <w:rFonts w:ascii="Calibri" w:hAnsi="Calibri" w:cs="Arial"/>
          <w:sz w:val="20"/>
        </w:rPr>
        <w:t xml:space="preserve"> </w:t>
      </w:r>
      <w:r w:rsidR="00DE45C7">
        <w:rPr>
          <w:rFonts w:ascii="Calibri" w:hAnsi="Calibri" w:cs="Arial"/>
          <w:sz w:val="20"/>
        </w:rPr>
        <w:t>recalculate the customer risk sco</w:t>
      </w:r>
      <w:r w:rsidR="004C30A2">
        <w:rPr>
          <w:rFonts w:ascii="Calibri" w:hAnsi="Calibri" w:cs="Arial"/>
          <w:sz w:val="20"/>
        </w:rPr>
        <w:t>re of the customer with modifications in some risk parameters field</w:t>
      </w:r>
      <w:commentRangeEnd w:id="82"/>
      <w:r w:rsidR="00CF18C5">
        <w:rPr>
          <w:rStyle w:val="CommentReference"/>
        </w:rPr>
        <w:commentReference w:id="82"/>
      </w:r>
      <w:commentRangeEnd w:id="83"/>
      <w:r w:rsidR="00152AD9">
        <w:rPr>
          <w:rStyle w:val="CommentReference"/>
        </w:rPr>
        <w:commentReference w:id="83"/>
      </w:r>
    </w:p>
    <w:p w14:paraId="2351DB88" w14:textId="79D322E6" w:rsidR="00CA3F60" w:rsidRDefault="00CA3F60" w:rsidP="00CA3F60">
      <w:pPr>
        <w:pStyle w:val="ListParagraph"/>
        <w:numPr>
          <w:ilvl w:val="1"/>
          <w:numId w:val="20"/>
        </w:numPr>
        <w:suppressAutoHyphens w:val="0"/>
        <w:spacing w:before="120" w:after="120" w:line="360" w:lineRule="auto"/>
        <w:ind w:left="1080"/>
        <w:jc w:val="both"/>
        <w:rPr>
          <w:rFonts w:ascii="Calibri" w:hAnsi="Calibri" w:cs="Arial"/>
          <w:sz w:val="20"/>
        </w:rPr>
      </w:pPr>
      <w:r w:rsidRPr="00ED38CA">
        <w:rPr>
          <w:rFonts w:ascii="Calibri" w:hAnsi="Calibri" w:cs="Arial"/>
          <w:sz w:val="20"/>
        </w:rPr>
        <w:t>'</w:t>
      </w:r>
      <w:r w:rsidRPr="00D7319E">
        <w:rPr>
          <w:rFonts w:ascii="Calibri" w:hAnsi="Calibri" w:cs="Arial"/>
          <w:sz w:val="20"/>
        </w:rPr>
        <w:t xml:space="preserve">Additional </w:t>
      </w:r>
      <w:r w:rsidR="004C30A2">
        <w:rPr>
          <w:rFonts w:ascii="Calibri" w:hAnsi="Calibri" w:cs="Arial"/>
          <w:sz w:val="20"/>
        </w:rPr>
        <w:t>Details</w:t>
      </w:r>
      <w:r w:rsidRPr="00D7319E">
        <w:rPr>
          <w:rFonts w:ascii="Calibri" w:hAnsi="Calibri" w:cs="Arial"/>
          <w:sz w:val="20"/>
        </w:rPr>
        <w:t xml:space="preserve"> Required</w:t>
      </w:r>
      <w:r w:rsidR="004C30A2">
        <w:rPr>
          <w:rFonts w:ascii="Calibri" w:hAnsi="Calibri" w:cs="Arial"/>
          <w:sz w:val="20"/>
        </w:rPr>
        <w:t>’</w:t>
      </w:r>
      <w:r w:rsidRPr="00ED38CA">
        <w:rPr>
          <w:rFonts w:ascii="Calibri" w:hAnsi="Calibri" w:cs="Arial"/>
          <w:sz w:val="20"/>
        </w:rPr>
        <w:t xml:space="preserve">: user will select this </w:t>
      </w:r>
      <w:r w:rsidR="00171BF2" w:rsidRPr="00ED38CA">
        <w:rPr>
          <w:rFonts w:ascii="Calibri" w:hAnsi="Calibri" w:cs="Arial"/>
          <w:sz w:val="20"/>
        </w:rPr>
        <w:t>decision if</w:t>
      </w:r>
      <w:r w:rsidRPr="00ED38CA">
        <w:rPr>
          <w:rFonts w:ascii="Calibri" w:hAnsi="Calibri" w:cs="Arial"/>
          <w:sz w:val="20"/>
        </w:rPr>
        <w:t xml:space="preserve"> </w:t>
      </w:r>
      <w:r>
        <w:rPr>
          <w:rFonts w:ascii="Calibri" w:hAnsi="Calibri" w:cs="Arial"/>
          <w:sz w:val="20"/>
        </w:rPr>
        <w:t xml:space="preserve">the user requires more information from </w:t>
      </w:r>
      <w:r w:rsidR="004C30A2">
        <w:rPr>
          <w:rFonts w:ascii="Calibri" w:hAnsi="Calibri" w:cs="Arial"/>
          <w:sz w:val="20"/>
        </w:rPr>
        <w:t xml:space="preserve">customer </w:t>
      </w:r>
      <w:r>
        <w:rPr>
          <w:rFonts w:ascii="Calibri" w:hAnsi="Calibri" w:cs="Arial"/>
          <w:sz w:val="20"/>
        </w:rPr>
        <w:t xml:space="preserve"> for taking a decision on the work-item.</w:t>
      </w:r>
    </w:p>
    <w:p w14:paraId="41D30CB0" w14:textId="4EA0E016" w:rsidR="00CA3F60" w:rsidRDefault="00CA3F60" w:rsidP="00CA3F60">
      <w:pPr>
        <w:pStyle w:val="ListParagraph"/>
        <w:numPr>
          <w:ilvl w:val="1"/>
          <w:numId w:val="20"/>
        </w:numPr>
        <w:suppressAutoHyphens w:val="0"/>
        <w:spacing w:before="120" w:after="120" w:line="360" w:lineRule="auto"/>
        <w:ind w:left="1080"/>
        <w:jc w:val="both"/>
        <w:rPr>
          <w:rFonts w:ascii="Calibri" w:hAnsi="Calibri" w:cs="Arial"/>
          <w:sz w:val="20"/>
        </w:rPr>
      </w:pPr>
      <w:r w:rsidRPr="00ED38CA">
        <w:rPr>
          <w:rFonts w:ascii="Calibri" w:hAnsi="Calibri" w:cs="Arial"/>
          <w:sz w:val="20"/>
        </w:rPr>
        <w:t>'</w:t>
      </w:r>
      <w:r>
        <w:rPr>
          <w:rFonts w:ascii="Calibri" w:hAnsi="Calibri" w:cs="Arial"/>
          <w:sz w:val="20"/>
        </w:rPr>
        <w:t>Reject</w:t>
      </w:r>
      <w:r w:rsidRPr="00ED38CA">
        <w:rPr>
          <w:rFonts w:ascii="Calibri" w:hAnsi="Calibri" w:cs="Arial"/>
          <w:sz w:val="20"/>
        </w:rPr>
        <w:t xml:space="preserve">': user will select this decision, if </w:t>
      </w:r>
      <w:r>
        <w:rPr>
          <w:rFonts w:ascii="Calibri" w:hAnsi="Calibri" w:cs="Arial"/>
          <w:sz w:val="20"/>
        </w:rPr>
        <w:t>the user after a</w:t>
      </w:r>
      <w:r w:rsidR="004C30A2">
        <w:rPr>
          <w:rFonts w:ascii="Calibri" w:hAnsi="Calibri" w:cs="Arial"/>
          <w:sz w:val="20"/>
        </w:rPr>
        <w:t>ss</w:t>
      </w:r>
      <w:r>
        <w:rPr>
          <w:rFonts w:ascii="Calibri" w:hAnsi="Calibri" w:cs="Arial"/>
          <w:sz w:val="20"/>
        </w:rPr>
        <w:t xml:space="preserve">essing the details of the customer doesn't want to onboard the customer. </w:t>
      </w:r>
    </w:p>
    <w:p w14:paraId="589A9C38" w14:textId="77777777" w:rsidR="00CA3F60" w:rsidRDefault="00CA3F60" w:rsidP="00CA3F60">
      <w:pPr>
        <w:pStyle w:val="ListParagraph"/>
        <w:numPr>
          <w:ilvl w:val="2"/>
          <w:numId w:val="20"/>
        </w:numPr>
        <w:suppressAutoHyphens w:val="0"/>
        <w:spacing w:before="120" w:after="120" w:line="360" w:lineRule="auto"/>
        <w:ind w:left="1440"/>
        <w:jc w:val="both"/>
        <w:rPr>
          <w:rFonts w:ascii="Calibri" w:hAnsi="Calibri" w:cs="Arial"/>
          <w:sz w:val="20"/>
        </w:rPr>
      </w:pPr>
      <w:r>
        <w:rPr>
          <w:rFonts w:ascii="Calibri" w:hAnsi="Calibri" w:cs="Arial"/>
          <w:sz w:val="20"/>
        </w:rPr>
        <w:t>The system will validate, if ‘Reject Reason’ and Remarks are added.</w:t>
      </w:r>
    </w:p>
    <w:p w14:paraId="35E8A3B8" w14:textId="77777777" w:rsidR="00CA3F60" w:rsidRPr="00ED38CA" w:rsidRDefault="00CA3F60" w:rsidP="00CA3F60">
      <w:pPr>
        <w:pStyle w:val="ListParagraph"/>
        <w:numPr>
          <w:ilvl w:val="0"/>
          <w:numId w:val="20"/>
        </w:numPr>
        <w:suppressAutoHyphens w:val="0"/>
        <w:spacing w:before="120" w:after="120" w:line="360" w:lineRule="auto"/>
        <w:ind w:left="720"/>
        <w:jc w:val="both"/>
        <w:rPr>
          <w:rFonts w:ascii="Calibri" w:hAnsi="Calibri" w:cs="Arial"/>
          <w:sz w:val="20"/>
        </w:rPr>
      </w:pPr>
      <w:r w:rsidRPr="00ED38CA">
        <w:rPr>
          <w:rFonts w:ascii="Calibri" w:hAnsi="Calibri" w:cs="Arial"/>
          <w:sz w:val="20"/>
        </w:rPr>
        <w:t>System will move the work-item to next queue as follows:</w:t>
      </w:r>
    </w:p>
    <w:p w14:paraId="38DD91ED" w14:textId="0FC4EF95" w:rsidR="00CA3F60" w:rsidRDefault="00CA3F60" w:rsidP="00CA3F60">
      <w:pPr>
        <w:pStyle w:val="ListParagraph"/>
        <w:numPr>
          <w:ilvl w:val="1"/>
          <w:numId w:val="20"/>
        </w:numPr>
        <w:suppressAutoHyphens w:val="0"/>
        <w:spacing w:before="120" w:after="120" w:line="360" w:lineRule="auto"/>
        <w:ind w:left="1080"/>
        <w:jc w:val="both"/>
        <w:rPr>
          <w:rFonts w:ascii="Calibri" w:hAnsi="Calibri" w:cs="Arial"/>
          <w:sz w:val="20"/>
        </w:rPr>
      </w:pPr>
      <w:r>
        <w:rPr>
          <w:rFonts w:ascii="Calibri" w:hAnsi="Calibri" w:cs="Arial"/>
          <w:sz w:val="20"/>
        </w:rPr>
        <w:t>'</w:t>
      </w:r>
      <w:r w:rsidR="004C30A2">
        <w:rPr>
          <w:rFonts w:ascii="Calibri" w:hAnsi="Calibri" w:cs="Arial"/>
          <w:sz w:val="20"/>
        </w:rPr>
        <w:t>DEH</w:t>
      </w:r>
      <w:r w:rsidRPr="005E7391">
        <w:rPr>
          <w:rFonts w:ascii="Calibri" w:hAnsi="Calibri" w:cs="Arial"/>
          <w:sz w:val="20"/>
        </w:rPr>
        <w:t xml:space="preserve"> Update</w:t>
      </w:r>
      <w:r>
        <w:rPr>
          <w:rFonts w:ascii="Calibri" w:hAnsi="Calibri" w:cs="Arial"/>
          <w:sz w:val="20"/>
        </w:rPr>
        <w:t>'</w:t>
      </w:r>
      <w:r w:rsidRPr="005E7391">
        <w:rPr>
          <w:rFonts w:ascii="Calibri" w:hAnsi="Calibri" w:cs="Arial"/>
          <w:sz w:val="20"/>
        </w:rPr>
        <w:t xml:space="preserve"> </w:t>
      </w:r>
      <w:r w:rsidRPr="00ED38CA">
        <w:rPr>
          <w:rFonts w:ascii="Calibri" w:hAnsi="Calibri" w:cs="Arial"/>
          <w:sz w:val="20"/>
        </w:rPr>
        <w:t xml:space="preserve">queue: </w:t>
      </w:r>
      <w:r>
        <w:rPr>
          <w:rFonts w:ascii="Calibri" w:hAnsi="Calibri" w:cs="Arial"/>
          <w:sz w:val="20"/>
        </w:rPr>
        <w:t xml:space="preserve">system will move the work-item to this queue, if the user has selected the decision as 'Approve' </w:t>
      </w:r>
    </w:p>
    <w:p w14:paraId="273400E6" w14:textId="6C6D6BBC" w:rsidR="00CA3F60" w:rsidRDefault="004C30A2" w:rsidP="00CA3F60">
      <w:pPr>
        <w:pStyle w:val="ListParagraph"/>
        <w:numPr>
          <w:ilvl w:val="1"/>
          <w:numId w:val="20"/>
        </w:numPr>
        <w:suppressAutoHyphens w:val="0"/>
        <w:spacing w:before="120" w:after="120" w:line="360" w:lineRule="auto"/>
        <w:ind w:left="1080"/>
        <w:jc w:val="both"/>
        <w:rPr>
          <w:rFonts w:ascii="Calibri" w:hAnsi="Calibri" w:cs="Arial"/>
          <w:sz w:val="20"/>
        </w:rPr>
      </w:pPr>
      <w:r>
        <w:rPr>
          <w:rFonts w:ascii="Calibri" w:hAnsi="Calibri" w:cs="Arial"/>
          <w:sz w:val="20"/>
        </w:rPr>
        <w:t>‘DEH</w:t>
      </w:r>
      <w:r w:rsidR="00CA3F60" w:rsidRPr="005E7391">
        <w:rPr>
          <w:rFonts w:ascii="Calibri" w:hAnsi="Calibri" w:cs="Arial"/>
          <w:sz w:val="20"/>
        </w:rPr>
        <w:t xml:space="preserve"> Update</w:t>
      </w:r>
      <w:r w:rsidR="00CA3F60">
        <w:rPr>
          <w:rFonts w:ascii="Calibri" w:hAnsi="Calibri" w:cs="Arial"/>
          <w:sz w:val="20"/>
        </w:rPr>
        <w:t>'</w:t>
      </w:r>
      <w:r w:rsidR="00CA3F60" w:rsidRPr="005E7391">
        <w:rPr>
          <w:rFonts w:ascii="Calibri" w:hAnsi="Calibri" w:cs="Arial"/>
          <w:sz w:val="20"/>
        </w:rPr>
        <w:t xml:space="preserve"> </w:t>
      </w:r>
      <w:r w:rsidR="00CA3F60" w:rsidRPr="00ED38CA">
        <w:rPr>
          <w:rFonts w:ascii="Calibri" w:hAnsi="Calibri" w:cs="Arial"/>
          <w:sz w:val="20"/>
        </w:rPr>
        <w:t xml:space="preserve">queue: </w:t>
      </w:r>
      <w:r w:rsidR="00CA3F60">
        <w:rPr>
          <w:rFonts w:ascii="Calibri" w:hAnsi="Calibri" w:cs="Arial"/>
          <w:sz w:val="20"/>
        </w:rPr>
        <w:t xml:space="preserve">system will move the work-item to this </w:t>
      </w:r>
      <w:r w:rsidR="00171BF2">
        <w:rPr>
          <w:rFonts w:ascii="Calibri" w:hAnsi="Calibri" w:cs="Arial"/>
          <w:sz w:val="20"/>
        </w:rPr>
        <w:t>queue if</w:t>
      </w:r>
      <w:r w:rsidR="00CA3F60">
        <w:rPr>
          <w:rFonts w:ascii="Calibri" w:hAnsi="Calibri" w:cs="Arial"/>
          <w:sz w:val="20"/>
        </w:rPr>
        <w:t xml:space="preserve"> the user has selected the decision as 'Reject'.</w:t>
      </w:r>
    </w:p>
    <w:p w14:paraId="11133C31" w14:textId="14D5D111" w:rsidR="00CA3F60" w:rsidRDefault="00CA3F60" w:rsidP="00CA3F60">
      <w:pPr>
        <w:pStyle w:val="ListParagraph"/>
        <w:numPr>
          <w:ilvl w:val="1"/>
          <w:numId w:val="20"/>
        </w:numPr>
        <w:suppressAutoHyphens w:val="0"/>
        <w:spacing w:before="120" w:after="120" w:line="360" w:lineRule="auto"/>
        <w:ind w:left="1080"/>
        <w:jc w:val="both"/>
        <w:rPr>
          <w:rFonts w:ascii="Calibri" w:hAnsi="Calibri" w:cs="Arial"/>
          <w:sz w:val="20"/>
        </w:rPr>
      </w:pPr>
      <w:r>
        <w:rPr>
          <w:rFonts w:ascii="Calibri" w:hAnsi="Calibri" w:cs="Arial"/>
          <w:sz w:val="20"/>
        </w:rPr>
        <w:t>'</w:t>
      </w:r>
      <w:r w:rsidR="004C30A2">
        <w:rPr>
          <w:rFonts w:ascii="Calibri" w:hAnsi="Calibri" w:cs="Arial"/>
          <w:sz w:val="20"/>
        </w:rPr>
        <w:t xml:space="preserve">Operations’ </w:t>
      </w:r>
      <w:r>
        <w:rPr>
          <w:rFonts w:ascii="Calibri" w:hAnsi="Calibri" w:cs="Arial"/>
          <w:sz w:val="20"/>
        </w:rPr>
        <w:t xml:space="preserve">queue: system will move the work-item to this queue, if the user has selected the decision as </w:t>
      </w:r>
      <w:r w:rsidRPr="00ED38CA">
        <w:rPr>
          <w:rFonts w:ascii="Calibri" w:hAnsi="Calibri" w:cs="Arial"/>
          <w:sz w:val="20"/>
        </w:rPr>
        <w:t>'</w:t>
      </w:r>
      <w:r>
        <w:rPr>
          <w:rFonts w:ascii="Calibri" w:hAnsi="Calibri" w:cs="Arial"/>
          <w:sz w:val="20"/>
        </w:rPr>
        <w:t xml:space="preserve">Refer to </w:t>
      </w:r>
      <w:r w:rsidR="004C30A2">
        <w:rPr>
          <w:rFonts w:ascii="Calibri" w:hAnsi="Calibri" w:cs="Arial"/>
          <w:sz w:val="20"/>
        </w:rPr>
        <w:t>Ops</w:t>
      </w:r>
      <w:r w:rsidRPr="00ED38CA">
        <w:rPr>
          <w:rFonts w:ascii="Calibri" w:hAnsi="Calibri" w:cs="Arial"/>
          <w:sz w:val="20"/>
        </w:rPr>
        <w:t>'</w:t>
      </w:r>
    </w:p>
    <w:p w14:paraId="4C9AF71E" w14:textId="2ED0A51E" w:rsidR="00CA3F60" w:rsidRDefault="00AB5BF4" w:rsidP="00CA3F60">
      <w:pPr>
        <w:pStyle w:val="ListParagraph"/>
        <w:numPr>
          <w:ilvl w:val="1"/>
          <w:numId w:val="20"/>
        </w:numPr>
        <w:suppressAutoHyphens w:val="0"/>
        <w:spacing w:before="120" w:after="120" w:line="360" w:lineRule="auto"/>
        <w:ind w:left="1080"/>
        <w:jc w:val="both"/>
        <w:rPr>
          <w:rFonts w:ascii="Calibri" w:hAnsi="Calibri" w:cs="Arial"/>
          <w:sz w:val="20"/>
        </w:rPr>
      </w:pPr>
      <w:r>
        <w:rPr>
          <w:rFonts w:ascii="Calibri" w:hAnsi="Calibri" w:cs="Arial"/>
          <w:sz w:val="20"/>
        </w:rPr>
        <w:t xml:space="preserve">‘Additional Customer Details’ </w:t>
      </w:r>
      <w:r w:rsidR="00CA3F60" w:rsidRPr="00ED38CA">
        <w:rPr>
          <w:rFonts w:ascii="Calibri" w:hAnsi="Calibri" w:cs="Arial"/>
          <w:sz w:val="20"/>
        </w:rPr>
        <w:t xml:space="preserve">queue: </w:t>
      </w:r>
      <w:r w:rsidR="00CA3F60">
        <w:rPr>
          <w:rFonts w:ascii="Calibri" w:hAnsi="Calibri" w:cs="Arial"/>
          <w:sz w:val="20"/>
        </w:rPr>
        <w:t xml:space="preserve">system will move the work-item to this </w:t>
      </w:r>
      <w:r w:rsidR="007F564E">
        <w:rPr>
          <w:rFonts w:ascii="Calibri" w:hAnsi="Calibri" w:cs="Arial"/>
          <w:sz w:val="20"/>
        </w:rPr>
        <w:t>queue if</w:t>
      </w:r>
      <w:r w:rsidR="00CA3F60">
        <w:rPr>
          <w:rFonts w:ascii="Calibri" w:hAnsi="Calibri" w:cs="Arial"/>
          <w:sz w:val="20"/>
        </w:rPr>
        <w:t xml:space="preserve"> the user has selected the decision as </w:t>
      </w:r>
      <w:r w:rsidR="00CA3F60" w:rsidRPr="00ED38CA">
        <w:rPr>
          <w:rFonts w:ascii="Calibri" w:hAnsi="Calibri" w:cs="Arial"/>
          <w:sz w:val="20"/>
        </w:rPr>
        <w:t>'</w:t>
      </w:r>
      <w:r w:rsidR="00CA3F60">
        <w:rPr>
          <w:rFonts w:ascii="Calibri" w:hAnsi="Calibri" w:cs="Arial"/>
          <w:sz w:val="20"/>
        </w:rPr>
        <w:t xml:space="preserve">Additional </w:t>
      </w:r>
      <w:r w:rsidR="004F006B">
        <w:rPr>
          <w:rFonts w:ascii="Calibri" w:hAnsi="Calibri" w:cs="Arial"/>
          <w:sz w:val="20"/>
        </w:rPr>
        <w:t>Details</w:t>
      </w:r>
      <w:r w:rsidR="00CA3F60">
        <w:rPr>
          <w:rFonts w:ascii="Calibri" w:hAnsi="Calibri" w:cs="Arial"/>
          <w:sz w:val="20"/>
        </w:rPr>
        <w:t xml:space="preserve"> Required</w:t>
      </w:r>
      <w:r w:rsidR="00477CE0">
        <w:rPr>
          <w:rFonts w:ascii="Calibri" w:hAnsi="Calibri" w:cs="Arial"/>
          <w:sz w:val="20"/>
        </w:rPr>
        <w:t xml:space="preserve"> from</w:t>
      </w:r>
      <w:r w:rsidR="00CA3F60">
        <w:rPr>
          <w:rFonts w:ascii="Calibri" w:hAnsi="Calibri" w:cs="Arial"/>
          <w:sz w:val="20"/>
        </w:rPr>
        <w:t xml:space="preserve"> Customer</w:t>
      </w:r>
      <w:r w:rsidR="00CA3F60" w:rsidRPr="00ED38CA">
        <w:rPr>
          <w:rFonts w:ascii="Calibri" w:hAnsi="Calibri" w:cs="Arial"/>
          <w:sz w:val="20"/>
        </w:rPr>
        <w:t>'</w:t>
      </w:r>
      <w:r w:rsidR="00CA3F60">
        <w:rPr>
          <w:rFonts w:ascii="Calibri" w:hAnsi="Calibri" w:cs="Arial"/>
          <w:sz w:val="20"/>
        </w:rPr>
        <w:t>.</w:t>
      </w:r>
    </w:p>
    <w:p w14:paraId="70071130" w14:textId="77777777" w:rsidR="00CA3F60" w:rsidRPr="00ED38CA" w:rsidRDefault="00CA3F60" w:rsidP="00CA3F60">
      <w:pPr>
        <w:rPr>
          <w:rFonts w:ascii="Calibri" w:hAnsi="Calibri" w:cs="Arial"/>
          <w:sz w:val="20"/>
        </w:rPr>
      </w:pPr>
    </w:p>
    <w:p w14:paraId="5A2B4FBA" w14:textId="77777777" w:rsidR="00CA3F60" w:rsidRPr="00ED38CA" w:rsidRDefault="00CA3F60" w:rsidP="00CA3F60">
      <w:pPr>
        <w:pStyle w:val="Heading3"/>
        <w:keepNext/>
        <w:keepLines/>
        <w:tabs>
          <w:tab w:val="clear" w:pos="180"/>
          <w:tab w:val="num" w:pos="0"/>
        </w:tabs>
        <w:spacing w:before="40" w:after="0" w:line="360" w:lineRule="auto"/>
        <w:jc w:val="both"/>
        <w:rPr>
          <w:rFonts w:ascii="Calibri" w:hAnsi="Calibri" w:cs="Arial"/>
          <w:b w:val="0"/>
          <w:sz w:val="22"/>
          <w:szCs w:val="26"/>
        </w:rPr>
      </w:pPr>
      <w:bookmarkStart w:id="84" w:name="_Toc80018018"/>
      <w:bookmarkStart w:id="85" w:name="_Toc106302897"/>
      <w:r w:rsidRPr="00ED38CA">
        <w:rPr>
          <w:rFonts w:ascii="Calibri" w:hAnsi="Calibri" w:cs="Arial"/>
          <w:b w:val="0"/>
          <w:sz w:val="22"/>
          <w:szCs w:val="26"/>
        </w:rPr>
        <w:t>Access Details:</w:t>
      </w:r>
      <w:bookmarkEnd w:id="84"/>
      <w:bookmarkEnd w:id="85"/>
      <w:r w:rsidRPr="00ED38CA">
        <w:rPr>
          <w:rFonts w:ascii="Calibri" w:hAnsi="Calibri" w:cs="Arial"/>
          <w:b w:val="0"/>
          <w:sz w:val="22"/>
          <w:szCs w:val="26"/>
        </w:rPr>
        <w:t xml:space="preserve"> </w:t>
      </w:r>
    </w:p>
    <w:p w14:paraId="4A9E84FC" w14:textId="77777777" w:rsidR="00CA3F60" w:rsidRPr="00ED38CA" w:rsidRDefault="00CA3F60" w:rsidP="00CA3F60">
      <w:pPr>
        <w:pStyle w:val="ListParagraph"/>
        <w:spacing w:line="360" w:lineRule="auto"/>
        <w:ind w:left="709"/>
        <w:jc w:val="both"/>
        <w:rPr>
          <w:rFonts w:ascii="Calibri" w:hAnsi="Calibri" w:cs="Arial"/>
          <w:sz w:val="20"/>
        </w:rPr>
      </w:pP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9"/>
        <w:gridCol w:w="4322"/>
      </w:tblGrid>
      <w:tr w:rsidR="00CA3F60" w:rsidRPr="00ED38CA" w14:paraId="10492429" w14:textId="77777777" w:rsidTr="00CF18C5">
        <w:tc>
          <w:tcPr>
            <w:tcW w:w="4434" w:type="dxa"/>
          </w:tcPr>
          <w:p w14:paraId="3E609F66" w14:textId="77777777" w:rsidR="00CA3F60" w:rsidRPr="00ED38CA" w:rsidRDefault="00CA3F60"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User Group</w:t>
            </w:r>
          </w:p>
        </w:tc>
        <w:tc>
          <w:tcPr>
            <w:tcW w:w="4433" w:type="dxa"/>
          </w:tcPr>
          <w:p w14:paraId="1BCFDC75" w14:textId="231A12E4" w:rsidR="00CA3F60" w:rsidRPr="00ED38CA" w:rsidRDefault="00CA3F60" w:rsidP="00CF18C5">
            <w:pPr>
              <w:pStyle w:val="ListParagraph"/>
              <w:spacing w:line="360" w:lineRule="auto"/>
              <w:ind w:left="43"/>
              <w:jc w:val="both"/>
              <w:rPr>
                <w:rFonts w:ascii="Calibri" w:eastAsia="Calibri" w:hAnsi="Calibri" w:cs="Arial"/>
                <w:sz w:val="20"/>
                <w:szCs w:val="22"/>
              </w:rPr>
            </w:pPr>
            <w:r w:rsidRPr="00ED38CA">
              <w:rPr>
                <w:rFonts w:ascii="Calibri" w:eastAsia="Calibri" w:hAnsi="Calibri" w:cs="Arial"/>
                <w:sz w:val="20"/>
                <w:szCs w:val="22"/>
              </w:rPr>
              <w:t xml:space="preserve">The user added to the group </w:t>
            </w:r>
            <w:r w:rsidRPr="00ED38CA">
              <w:rPr>
                <w:rFonts w:ascii="Calibri" w:hAnsi="Calibri" w:cs="Arial"/>
                <w:sz w:val="20"/>
              </w:rPr>
              <w:t>'</w:t>
            </w:r>
            <w:r w:rsidRPr="00D7319E">
              <w:rPr>
                <w:rFonts w:ascii="Calibri" w:hAnsi="Calibri" w:cs="Arial"/>
                <w:sz w:val="20"/>
              </w:rPr>
              <w:t>Compliance</w:t>
            </w:r>
            <w:r w:rsidRPr="00ED38CA">
              <w:rPr>
                <w:rFonts w:ascii="Calibri" w:hAnsi="Calibri" w:cs="Arial"/>
                <w:sz w:val="20"/>
              </w:rPr>
              <w:t>'</w:t>
            </w:r>
            <w:r w:rsidRPr="00ED38CA">
              <w:rPr>
                <w:rFonts w:ascii="Calibri" w:eastAsia="Calibri" w:hAnsi="Calibri" w:cs="Arial"/>
                <w:sz w:val="20"/>
                <w:szCs w:val="22"/>
              </w:rPr>
              <w:t xml:space="preserve"> will have access rights on the </w:t>
            </w:r>
            <w:r w:rsidR="004B37DD" w:rsidRPr="00ED38CA">
              <w:rPr>
                <w:rFonts w:ascii="Calibri" w:eastAsia="Calibri" w:hAnsi="Calibri" w:cs="Arial"/>
                <w:sz w:val="20"/>
                <w:szCs w:val="22"/>
              </w:rPr>
              <w:t>above-mentioned</w:t>
            </w:r>
            <w:r w:rsidRPr="00ED38CA">
              <w:rPr>
                <w:rFonts w:ascii="Calibri" w:eastAsia="Calibri" w:hAnsi="Calibri" w:cs="Arial"/>
                <w:sz w:val="20"/>
                <w:szCs w:val="22"/>
              </w:rPr>
              <w:t xml:space="preserve"> queues. </w:t>
            </w:r>
          </w:p>
        </w:tc>
      </w:tr>
      <w:tr w:rsidR="00CA3F60" w:rsidRPr="00ED38CA" w14:paraId="5E842129" w14:textId="77777777" w:rsidTr="00CF18C5">
        <w:tc>
          <w:tcPr>
            <w:tcW w:w="4434" w:type="dxa"/>
          </w:tcPr>
          <w:p w14:paraId="60FD0073" w14:textId="77777777" w:rsidR="00CA3F60" w:rsidRPr="00ED38CA" w:rsidRDefault="00CA3F60"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 xml:space="preserve">Filters </w:t>
            </w:r>
          </w:p>
        </w:tc>
        <w:tc>
          <w:tcPr>
            <w:tcW w:w="4433" w:type="dxa"/>
          </w:tcPr>
          <w:p w14:paraId="65072786" w14:textId="77777777" w:rsidR="00CA3F60" w:rsidRPr="00ED38CA" w:rsidRDefault="00CA3F60" w:rsidP="00CF18C5">
            <w:pPr>
              <w:pStyle w:val="ListParagraph"/>
              <w:spacing w:line="360" w:lineRule="auto"/>
              <w:ind w:left="0"/>
              <w:jc w:val="both"/>
              <w:rPr>
                <w:rFonts w:ascii="Calibri" w:eastAsia="Calibri" w:hAnsi="Calibri" w:cs="Arial"/>
                <w:sz w:val="20"/>
                <w:szCs w:val="22"/>
              </w:rPr>
            </w:pPr>
            <w:r w:rsidRPr="00D7319E">
              <w:rPr>
                <w:rFonts w:ascii="Calibri" w:eastAsia="Calibri" w:hAnsi="Calibri" w:cs="Arial"/>
                <w:sz w:val="20"/>
                <w:szCs w:val="22"/>
              </w:rPr>
              <w:t>NA</w:t>
            </w:r>
          </w:p>
        </w:tc>
      </w:tr>
      <w:tr w:rsidR="00CA3F60" w:rsidRPr="00ED38CA" w14:paraId="77B897E0" w14:textId="77777777" w:rsidTr="00CF18C5">
        <w:tc>
          <w:tcPr>
            <w:tcW w:w="4434" w:type="dxa"/>
          </w:tcPr>
          <w:p w14:paraId="0DF907CD" w14:textId="77777777" w:rsidR="00CA3F60" w:rsidRPr="00ED38CA" w:rsidRDefault="00CA3F60"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lastRenderedPageBreak/>
              <w:t>Assignment</w:t>
            </w:r>
          </w:p>
        </w:tc>
        <w:tc>
          <w:tcPr>
            <w:tcW w:w="4433" w:type="dxa"/>
          </w:tcPr>
          <w:p w14:paraId="25ACF826" w14:textId="77777777" w:rsidR="00CA3F60" w:rsidRPr="00ED38CA" w:rsidRDefault="00CA3F60"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 xml:space="preserve">No Assignment </w:t>
            </w:r>
          </w:p>
        </w:tc>
      </w:tr>
      <w:tr w:rsidR="00CA3F60" w:rsidRPr="00ED38CA" w14:paraId="03D605F0" w14:textId="77777777" w:rsidTr="00CF18C5">
        <w:tc>
          <w:tcPr>
            <w:tcW w:w="4434" w:type="dxa"/>
          </w:tcPr>
          <w:p w14:paraId="7FA776EA" w14:textId="77777777" w:rsidR="00CA3F60" w:rsidRPr="00ED38CA" w:rsidRDefault="00CA3F60"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Default Sorting (work-item listing)</w:t>
            </w:r>
          </w:p>
        </w:tc>
        <w:tc>
          <w:tcPr>
            <w:tcW w:w="4433" w:type="dxa"/>
          </w:tcPr>
          <w:p w14:paraId="5689E9AA" w14:textId="77777777" w:rsidR="00CA3F60" w:rsidRPr="00ED38CA" w:rsidRDefault="00CA3F60"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 xml:space="preserve">Entry Date and Time Ascending order, </w:t>
            </w:r>
          </w:p>
        </w:tc>
      </w:tr>
      <w:tr w:rsidR="00CA3F60" w:rsidRPr="00ED38CA" w14:paraId="70BD62AE" w14:textId="77777777" w:rsidTr="00CF18C5">
        <w:tc>
          <w:tcPr>
            <w:tcW w:w="4434" w:type="dxa"/>
          </w:tcPr>
          <w:p w14:paraId="44AE803C" w14:textId="77777777" w:rsidR="00CA3F60" w:rsidRPr="00ED38CA" w:rsidRDefault="00CA3F60"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Additional display columns</w:t>
            </w:r>
          </w:p>
        </w:tc>
        <w:tc>
          <w:tcPr>
            <w:tcW w:w="4433" w:type="dxa"/>
          </w:tcPr>
          <w:p w14:paraId="757A528A" w14:textId="77777777" w:rsidR="00CA3F60" w:rsidRPr="00ED38CA" w:rsidRDefault="00CA3F60"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None</w:t>
            </w:r>
          </w:p>
        </w:tc>
      </w:tr>
    </w:tbl>
    <w:p w14:paraId="2C7F9271" w14:textId="77777777" w:rsidR="00CA3F60" w:rsidRPr="00ED38CA" w:rsidRDefault="00CA3F60" w:rsidP="00CA3F60">
      <w:pPr>
        <w:pStyle w:val="ListParagraph"/>
        <w:spacing w:line="360" w:lineRule="auto"/>
        <w:ind w:left="709"/>
        <w:jc w:val="both"/>
        <w:rPr>
          <w:rFonts w:ascii="Calibri" w:hAnsi="Calibri" w:cs="Arial"/>
          <w:sz w:val="20"/>
        </w:rPr>
      </w:pPr>
    </w:p>
    <w:p w14:paraId="25CA2466" w14:textId="77777777" w:rsidR="00427861" w:rsidRPr="00427861" w:rsidRDefault="00427861" w:rsidP="00427861"/>
    <w:p w14:paraId="1FDF13B4" w14:textId="54BEE00B" w:rsidR="00751CB9" w:rsidRPr="00ED38CA" w:rsidRDefault="00751CB9" w:rsidP="00751CB9">
      <w:pPr>
        <w:pStyle w:val="Heading2"/>
        <w:tabs>
          <w:tab w:val="clear" w:pos="360"/>
        </w:tabs>
        <w:ind w:left="0"/>
        <w:rPr>
          <w:rFonts w:ascii="Calibri" w:hAnsi="Calibri"/>
        </w:rPr>
      </w:pPr>
      <w:bookmarkStart w:id="86" w:name="_Toc106302898"/>
      <w:r>
        <w:rPr>
          <w:rFonts w:ascii="Calibri" w:hAnsi="Calibri"/>
        </w:rPr>
        <w:t xml:space="preserve">DEH Status </w:t>
      </w:r>
      <w:r w:rsidRPr="00390ECA">
        <w:rPr>
          <w:rFonts w:ascii="Calibri" w:hAnsi="Calibri"/>
        </w:rPr>
        <w:t>Update</w:t>
      </w:r>
      <w:bookmarkEnd w:id="66"/>
      <w:bookmarkEnd w:id="86"/>
    </w:p>
    <w:p w14:paraId="4C03937E" w14:textId="77777777" w:rsidR="00751CB9" w:rsidRPr="00ED38CA" w:rsidRDefault="00751CB9" w:rsidP="00751CB9">
      <w:pPr>
        <w:pStyle w:val="Heading3"/>
        <w:keepNext/>
        <w:keepLines/>
        <w:tabs>
          <w:tab w:val="clear" w:pos="180"/>
          <w:tab w:val="num" w:pos="0"/>
        </w:tabs>
        <w:spacing w:before="40" w:after="0" w:line="360" w:lineRule="auto"/>
        <w:jc w:val="both"/>
        <w:rPr>
          <w:rFonts w:ascii="Calibri" w:hAnsi="Calibri" w:cs="Arial"/>
          <w:b w:val="0"/>
          <w:sz w:val="22"/>
          <w:szCs w:val="26"/>
        </w:rPr>
      </w:pPr>
      <w:bookmarkStart w:id="87" w:name="_Toc80017979"/>
      <w:bookmarkStart w:id="88" w:name="_Toc106302899"/>
      <w:r w:rsidRPr="00ED38CA">
        <w:rPr>
          <w:rFonts w:ascii="Calibri" w:hAnsi="Calibri" w:cs="Arial"/>
          <w:b w:val="0"/>
          <w:sz w:val="22"/>
          <w:szCs w:val="26"/>
        </w:rPr>
        <w:t>Description</w:t>
      </w:r>
      <w:bookmarkEnd w:id="87"/>
      <w:bookmarkEnd w:id="88"/>
      <w:r w:rsidRPr="00ED38CA">
        <w:rPr>
          <w:rFonts w:ascii="Calibri" w:hAnsi="Calibri" w:cs="Arial"/>
          <w:b w:val="0"/>
          <w:sz w:val="22"/>
          <w:szCs w:val="26"/>
        </w:rPr>
        <w:t xml:space="preserve"> </w:t>
      </w:r>
    </w:p>
    <w:p w14:paraId="403E1DF8" w14:textId="77777777" w:rsidR="00751CB9" w:rsidRPr="00ED38CA" w:rsidRDefault="00751CB9" w:rsidP="00751CB9">
      <w:pPr>
        <w:pStyle w:val="ListParagraph"/>
        <w:numPr>
          <w:ilvl w:val="0"/>
          <w:numId w:val="8"/>
        </w:numPr>
        <w:suppressAutoHyphens w:val="0"/>
        <w:spacing w:before="120" w:after="120" w:line="360" w:lineRule="auto"/>
        <w:ind w:left="720"/>
        <w:jc w:val="both"/>
        <w:rPr>
          <w:rFonts w:ascii="Calibri" w:hAnsi="Calibri" w:cs="Arial"/>
          <w:sz w:val="20"/>
        </w:rPr>
      </w:pPr>
      <w:r w:rsidRPr="00ED38CA">
        <w:rPr>
          <w:rFonts w:ascii="Calibri" w:hAnsi="Calibri" w:cs="Arial"/>
          <w:sz w:val="20"/>
        </w:rPr>
        <w:t xml:space="preserve">This queue will be accessible to </w:t>
      </w:r>
      <w:r>
        <w:rPr>
          <w:rFonts w:ascii="Calibri" w:hAnsi="Calibri" w:cs="Arial"/>
          <w:sz w:val="20"/>
        </w:rPr>
        <w:t>Utility User</w:t>
      </w:r>
      <w:r w:rsidRPr="00ED38CA">
        <w:rPr>
          <w:rFonts w:ascii="Calibri" w:hAnsi="Calibri" w:cs="Arial"/>
          <w:sz w:val="20"/>
        </w:rPr>
        <w:t xml:space="preserve"> only and will not be visible to the users. </w:t>
      </w:r>
    </w:p>
    <w:p w14:paraId="2A107ABA" w14:textId="77777777" w:rsidR="00751CB9" w:rsidRDefault="00751CB9" w:rsidP="00751CB9">
      <w:pPr>
        <w:pStyle w:val="ListParagraph"/>
        <w:numPr>
          <w:ilvl w:val="0"/>
          <w:numId w:val="8"/>
        </w:numPr>
        <w:suppressAutoHyphens w:val="0"/>
        <w:spacing w:before="120" w:after="120" w:line="360" w:lineRule="auto"/>
        <w:ind w:left="720"/>
        <w:jc w:val="both"/>
        <w:rPr>
          <w:rFonts w:ascii="Calibri" w:hAnsi="Calibri" w:cs="Arial"/>
          <w:sz w:val="20"/>
        </w:rPr>
      </w:pPr>
      <w:r>
        <w:rPr>
          <w:rFonts w:ascii="Calibri" w:hAnsi="Calibri" w:cs="Arial"/>
          <w:sz w:val="20"/>
        </w:rPr>
        <w:t>Utility</w:t>
      </w:r>
      <w:r w:rsidRPr="00ED38CA">
        <w:rPr>
          <w:rFonts w:ascii="Calibri" w:hAnsi="Calibri" w:cs="Arial"/>
          <w:sz w:val="20"/>
        </w:rPr>
        <w:t xml:space="preserve"> at this queue will </w:t>
      </w:r>
      <w:r>
        <w:rPr>
          <w:rFonts w:ascii="Calibri" w:hAnsi="Calibri" w:cs="Arial"/>
          <w:sz w:val="20"/>
        </w:rPr>
        <w:t xml:space="preserve">integrate with MW for the following: </w:t>
      </w:r>
    </w:p>
    <w:p w14:paraId="5540FDEC" w14:textId="040E806D" w:rsidR="00751CB9" w:rsidRPr="00541972" w:rsidRDefault="00751CB9" w:rsidP="00751CB9">
      <w:pPr>
        <w:pStyle w:val="ListParagraph"/>
        <w:numPr>
          <w:ilvl w:val="1"/>
          <w:numId w:val="8"/>
        </w:numPr>
        <w:suppressAutoHyphens w:val="0"/>
        <w:spacing w:before="120" w:after="120" w:line="360" w:lineRule="auto"/>
        <w:ind w:left="1080"/>
        <w:jc w:val="both"/>
      </w:pPr>
      <w:r>
        <w:rPr>
          <w:rFonts w:ascii="Calibri" w:hAnsi="Calibri" w:cs="Arial"/>
          <w:sz w:val="20"/>
        </w:rPr>
        <w:t xml:space="preserve">Intimating DEH with the decision on the Work-item. </w:t>
      </w:r>
    </w:p>
    <w:p w14:paraId="395A2419" w14:textId="47A0CF57" w:rsidR="00751CB9" w:rsidRPr="00425DB0" w:rsidRDefault="00751CB9" w:rsidP="00751CB9">
      <w:pPr>
        <w:pStyle w:val="ListParagraph"/>
        <w:numPr>
          <w:ilvl w:val="1"/>
          <w:numId w:val="8"/>
        </w:numPr>
        <w:suppressAutoHyphens w:val="0"/>
        <w:spacing w:before="120" w:after="120" w:line="360" w:lineRule="auto"/>
        <w:ind w:left="1080"/>
        <w:jc w:val="both"/>
      </w:pPr>
      <w:r>
        <w:rPr>
          <w:rFonts w:ascii="Calibri" w:hAnsi="Calibri" w:cs="Arial"/>
          <w:sz w:val="20"/>
        </w:rPr>
        <w:t xml:space="preserve">In case </w:t>
      </w:r>
      <w:r w:rsidR="007A6076">
        <w:rPr>
          <w:rFonts w:ascii="Calibri" w:hAnsi="Calibri" w:cs="Arial"/>
          <w:sz w:val="20"/>
        </w:rPr>
        <w:t>additional details are required from Customer</w:t>
      </w:r>
      <w:r>
        <w:rPr>
          <w:rFonts w:ascii="Calibri" w:hAnsi="Calibri" w:cs="Arial"/>
          <w:sz w:val="20"/>
        </w:rPr>
        <w:t>, the list of required documents will be</w:t>
      </w:r>
      <w:r w:rsidR="002A721E">
        <w:rPr>
          <w:rFonts w:ascii="Calibri" w:hAnsi="Calibri" w:cs="Arial"/>
          <w:sz w:val="20"/>
        </w:rPr>
        <w:t xml:space="preserve"> </w:t>
      </w:r>
      <w:r w:rsidR="007F564E">
        <w:rPr>
          <w:rFonts w:ascii="Calibri" w:hAnsi="Calibri" w:cs="Arial"/>
          <w:sz w:val="20"/>
        </w:rPr>
        <w:t>shared,</w:t>
      </w:r>
      <w:r w:rsidR="007A6076">
        <w:rPr>
          <w:rFonts w:ascii="Calibri" w:hAnsi="Calibri" w:cs="Arial"/>
          <w:sz w:val="20"/>
        </w:rPr>
        <w:t xml:space="preserve"> and the queries will be passed in the remarks field </w:t>
      </w:r>
    </w:p>
    <w:p w14:paraId="522792FF" w14:textId="77777777" w:rsidR="00751CB9" w:rsidRPr="00ED38CA" w:rsidRDefault="00751CB9" w:rsidP="00751CB9">
      <w:pPr>
        <w:pStyle w:val="ListParagraph"/>
        <w:numPr>
          <w:ilvl w:val="0"/>
          <w:numId w:val="8"/>
        </w:numPr>
        <w:suppressAutoHyphens w:val="0"/>
        <w:spacing w:before="120" w:after="120" w:line="360" w:lineRule="auto"/>
        <w:ind w:left="720"/>
        <w:jc w:val="both"/>
        <w:rPr>
          <w:rFonts w:ascii="Calibri" w:hAnsi="Calibri" w:cs="Arial"/>
          <w:sz w:val="20"/>
        </w:rPr>
      </w:pPr>
      <w:r w:rsidRPr="00ED38CA">
        <w:rPr>
          <w:rFonts w:ascii="Calibri" w:hAnsi="Calibri" w:cs="Arial"/>
          <w:sz w:val="20"/>
        </w:rPr>
        <w:t>U</w:t>
      </w:r>
      <w:r>
        <w:rPr>
          <w:rFonts w:ascii="Calibri" w:hAnsi="Calibri" w:cs="Arial"/>
          <w:sz w:val="20"/>
        </w:rPr>
        <w:t xml:space="preserve">tility </w:t>
      </w:r>
      <w:r w:rsidRPr="00ED38CA">
        <w:rPr>
          <w:rFonts w:ascii="Calibri" w:hAnsi="Calibri" w:cs="Arial"/>
          <w:sz w:val="20"/>
        </w:rPr>
        <w:t>will have the following decision as:</w:t>
      </w:r>
    </w:p>
    <w:p w14:paraId="533F1827" w14:textId="77777777" w:rsidR="00751CB9" w:rsidRDefault="00751CB9" w:rsidP="00751CB9">
      <w:pPr>
        <w:pStyle w:val="ListParagraph"/>
        <w:numPr>
          <w:ilvl w:val="1"/>
          <w:numId w:val="8"/>
        </w:numPr>
        <w:suppressAutoHyphens w:val="0"/>
        <w:spacing w:before="120" w:after="120" w:line="360" w:lineRule="auto"/>
        <w:ind w:left="1080"/>
        <w:jc w:val="both"/>
        <w:rPr>
          <w:rFonts w:ascii="Calibri" w:hAnsi="Calibri" w:cs="Arial"/>
          <w:sz w:val="20"/>
        </w:rPr>
      </w:pPr>
      <w:r w:rsidRPr="00ED38CA">
        <w:rPr>
          <w:rFonts w:ascii="Calibri" w:hAnsi="Calibri" w:cs="Arial"/>
          <w:sz w:val="20"/>
        </w:rPr>
        <w:t>'</w:t>
      </w:r>
      <w:r w:rsidRPr="00390ECA">
        <w:rPr>
          <w:rFonts w:ascii="Calibri" w:hAnsi="Calibri" w:cs="Arial"/>
          <w:sz w:val="20"/>
        </w:rPr>
        <w:t>Success</w:t>
      </w:r>
      <w:r w:rsidRPr="00ED38CA">
        <w:rPr>
          <w:rFonts w:ascii="Calibri" w:hAnsi="Calibri" w:cs="Arial"/>
          <w:sz w:val="20"/>
        </w:rPr>
        <w:t xml:space="preserve">': </w:t>
      </w:r>
      <w:r>
        <w:rPr>
          <w:rFonts w:ascii="Calibri" w:hAnsi="Calibri" w:cs="Arial"/>
          <w:sz w:val="20"/>
        </w:rPr>
        <w:t xml:space="preserve">utility </w:t>
      </w:r>
      <w:r w:rsidRPr="00ED38CA">
        <w:rPr>
          <w:rFonts w:ascii="Calibri" w:hAnsi="Calibri" w:cs="Arial"/>
          <w:sz w:val="20"/>
        </w:rPr>
        <w:t xml:space="preserve">will select this decision, if </w:t>
      </w:r>
      <w:r>
        <w:rPr>
          <w:rFonts w:ascii="Calibri" w:hAnsi="Calibri" w:cs="Arial"/>
          <w:sz w:val="20"/>
        </w:rPr>
        <w:t>all the integration call were successful</w:t>
      </w:r>
    </w:p>
    <w:p w14:paraId="368E7001" w14:textId="0E395E63" w:rsidR="00751CB9" w:rsidRPr="00ED38CA" w:rsidRDefault="00751CB9" w:rsidP="00751CB9">
      <w:pPr>
        <w:pStyle w:val="ListParagraph"/>
        <w:numPr>
          <w:ilvl w:val="1"/>
          <w:numId w:val="8"/>
        </w:numPr>
        <w:suppressAutoHyphens w:val="0"/>
        <w:spacing w:before="120" w:after="120" w:line="360" w:lineRule="auto"/>
        <w:ind w:left="1080"/>
        <w:jc w:val="both"/>
        <w:rPr>
          <w:rFonts w:ascii="Calibri" w:hAnsi="Calibri" w:cs="Arial"/>
          <w:sz w:val="20"/>
        </w:rPr>
      </w:pPr>
      <w:r>
        <w:rPr>
          <w:rFonts w:ascii="Calibri" w:hAnsi="Calibri" w:cs="Arial"/>
          <w:sz w:val="20"/>
        </w:rPr>
        <w:t>'</w:t>
      </w:r>
      <w:r w:rsidRPr="00390ECA">
        <w:rPr>
          <w:rFonts w:ascii="Calibri" w:hAnsi="Calibri" w:cs="Arial"/>
          <w:sz w:val="20"/>
        </w:rPr>
        <w:t>Failure</w:t>
      </w:r>
      <w:r>
        <w:rPr>
          <w:rFonts w:ascii="Calibri" w:hAnsi="Calibri" w:cs="Arial"/>
          <w:sz w:val="20"/>
        </w:rPr>
        <w:t xml:space="preserve">': utility </w:t>
      </w:r>
      <w:r w:rsidRPr="00ED38CA">
        <w:rPr>
          <w:rFonts w:ascii="Calibri" w:hAnsi="Calibri" w:cs="Arial"/>
          <w:sz w:val="20"/>
        </w:rPr>
        <w:t xml:space="preserve">will select this </w:t>
      </w:r>
      <w:r w:rsidR="00CC49FE" w:rsidRPr="00ED38CA">
        <w:rPr>
          <w:rFonts w:ascii="Calibri" w:hAnsi="Calibri" w:cs="Arial"/>
          <w:sz w:val="20"/>
        </w:rPr>
        <w:t>decision if</w:t>
      </w:r>
      <w:r w:rsidRPr="00ED38CA">
        <w:rPr>
          <w:rFonts w:ascii="Calibri" w:hAnsi="Calibri" w:cs="Arial"/>
          <w:sz w:val="20"/>
        </w:rPr>
        <w:t xml:space="preserve"> </w:t>
      </w:r>
      <w:r>
        <w:rPr>
          <w:rFonts w:ascii="Calibri" w:hAnsi="Calibri" w:cs="Arial"/>
          <w:sz w:val="20"/>
        </w:rPr>
        <w:t>the integration call was unsuccessful</w:t>
      </w:r>
    </w:p>
    <w:p w14:paraId="116B960E" w14:textId="77777777" w:rsidR="00751CB9" w:rsidRPr="00ED38CA" w:rsidRDefault="00751CB9" w:rsidP="00751CB9">
      <w:pPr>
        <w:pStyle w:val="ListParagraph"/>
        <w:numPr>
          <w:ilvl w:val="0"/>
          <w:numId w:val="8"/>
        </w:numPr>
        <w:suppressAutoHyphens w:val="0"/>
        <w:spacing w:before="120" w:after="120" w:line="360" w:lineRule="auto"/>
        <w:ind w:left="720"/>
        <w:jc w:val="both"/>
        <w:rPr>
          <w:rFonts w:ascii="Calibri" w:hAnsi="Calibri" w:cs="Arial"/>
          <w:sz w:val="20"/>
        </w:rPr>
      </w:pPr>
      <w:r w:rsidRPr="00ED38CA">
        <w:rPr>
          <w:rFonts w:ascii="Calibri" w:hAnsi="Calibri" w:cs="Arial"/>
          <w:sz w:val="20"/>
        </w:rPr>
        <w:t>System will move the work-item to next queue as follows:</w:t>
      </w:r>
    </w:p>
    <w:p w14:paraId="676859B2" w14:textId="1839AF57" w:rsidR="00751CB9" w:rsidRDefault="00751CB9" w:rsidP="00751CB9">
      <w:pPr>
        <w:pStyle w:val="ListParagraph"/>
        <w:numPr>
          <w:ilvl w:val="1"/>
          <w:numId w:val="8"/>
        </w:numPr>
        <w:suppressAutoHyphens w:val="0"/>
        <w:spacing w:before="120" w:after="120" w:line="360" w:lineRule="auto"/>
        <w:ind w:left="1080"/>
        <w:jc w:val="both"/>
        <w:rPr>
          <w:rFonts w:ascii="Calibri" w:hAnsi="Calibri" w:cs="Arial"/>
          <w:sz w:val="20"/>
        </w:rPr>
      </w:pPr>
      <w:r>
        <w:rPr>
          <w:rFonts w:ascii="Calibri" w:hAnsi="Calibri" w:cs="Arial"/>
          <w:sz w:val="20"/>
        </w:rPr>
        <w:t xml:space="preserve">'System WI Update' </w:t>
      </w:r>
      <w:r w:rsidRPr="00ED38CA">
        <w:rPr>
          <w:rFonts w:ascii="Calibri" w:hAnsi="Calibri" w:cs="Arial"/>
          <w:sz w:val="20"/>
        </w:rPr>
        <w:t xml:space="preserve">queue: </w:t>
      </w:r>
      <w:r>
        <w:rPr>
          <w:rFonts w:ascii="Calibri" w:hAnsi="Calibri" w:cs="Arial"/>
          <w:sz w:val="20"/>
        </w:rPr>
        <w:t>system will move the work-item to this queue, if the utility has updated decision as '</w:t>
      </w:r>
      <w:r w:rsidRPr="00EE30BB">
        <w:rPr>
          <w:rFonts w:ascii="Calibri" w:hAnsi="Calibri" w:cs="Arial"/>
          <w:sz w:val="20"/>
        </w:rPr>
        <w:t>Success</w:t>
      </w:r>
      <w:r>
        <w:rPr>
          <w:rFonts w:ascii="Calibri" w:hAnsi="Calibri" w:cs="Arial"/>
          <w:sz w:val="20"/>
        </w:rPr>
        <w:t xml:space="preserve">' </w:t>
      </w:r>
    </w:p>
    <w:p w14:paraId="0E41472A" w14:textId="77777777" w:rsidR="00751CB9" w:rsidRPr="00ED38CA" w:rsidRDefault="00751CB9" w:rsidP="00751CB9">
      <w:pPr>
        <w:pStyle w:val="ListParagraph"/>
        <w:numPr>
          <w:ilvl w:val="1"/>
          <w:numId w:val="8"/>
        </w:numPr>
        <w:suppressAutoHyphens w:val="0"/>
        <w:spacing w:before="120" w:after="120" w:line="360" w:lineRule="auto"/>
        <w:ind w:left="1080"/>
        <w:jc w:val="both"/>
        <w:rPr>
          <w:rFonts w:ascii="Calibri" w:hAnsi="Calibri" w:cs="Arial"/>
          <w:sz w:val="20"/>
        </w:rPr>
      </w:pPr>
      <w:r>
        <w:rPr>
          <w:rFonts w:ascii="Calibri" w:hAnsi="Calibri" w:cs="Arial"/>
          <w:sz w:val="20"/>
        </w:rPr>
        <w:t>'</w:t>
      </w:r>
      <w:r w:rsidRPr="00EE30BB">
        <w:rPr>
          <w:rFonts w:ascii="Calibri" w:hAnsi="Calibri" w:cs="Arial"/>
          <w:sz w:val="20"/>
        </w:rPr>
        <w:t>Error Handling</w:t>
      </w:r>
      <w:r>
        <w:rPr>
          <w:rFonts w:ascii="Calibri" w:hAnsi="Calibri" w:cs="Arial"/>
          <w:sz w:val="20"/>
        </w:rPr>
        <w:t>' queue: system will move the work-item to this queue, if the utility has updated decision as 'Failure'</w:t>
      </w:r>
    </w:p>
    <w:p w14:paraId="4280FAB3" w14:textId="77777777" w:rsidR="00B53BC0" w:rsidRPr="00ED38CA" w:rsidRDefault="00B53BC0" w:rsidP="00B53BC0">
      <w:pPr>
        <w:rPr>
          <w:rFonts w:ascii="Calibri" w:hAnsi="Calibri" w:cs="Arial"/>
          <w:sz w:val="20"/>
        </w:rPr>
      </w:pPr>
    </w:p>
    <w:p w14:paraId="691E8648" w14:textId="77777777" w:rsidR="00B53BC0" w:rsidRPr="00ED38CA" w:rsidRDefault="00B53BC0" w:rsidP="00B53BC0">
      <w:pPr>
        <w:pStyle w:val="Heading3"/>
        <w:keepNext/>
        <w:keepLines/>
        <w:tabs>
          <w:tab w:val="clear" w:pos="180"/>
          <w:tab w:val="num" w:pos="0"/>
        </w:tabs>
        <w:spacing w:before="40" w:after="0" w:line="360" w:lineRule="auto"/>
        <w:jc w:val="both"/>
        <w:rPr>
          <w:rFonts w:ascii="Calibri" w:hAnsi="Calibri" w:cs="Arial"/>
          <w:b w:val="0"/>
          <w:sz w:val="22"/>
          <w:szCs w:val="26"/>
        </w:rPr>
      </w:pPr>
      <w:bookmarkStart w:id="89" w:name="_Toc80017980"/>
      <w:bookmarkStart w:id="90" w:name="_Toc106302900"/>
      <w:r w:rsidRPr="00ED38CA">
        <w:rPr>
          <w:rFonts w:ascii="Calibri" w:hAnsi="Calibri" w:cs="Arial"/>
          <w:b w:val="0"/>
          <w:sz w:val="22"/>
          <w:szCs w:val="26"/>
        </w:rPr>
        <w:t>Access Details:</w:t>
      </w:r>
      <w:bookmarkEnd w:id="89"/>
      <w:bookmarkEnd w:id="90"/>
      <w:r w:rsidRPr="00ED38CA">
        <w:rPr>
          <w:rFonts w:ascii="Calibri" w:hAnsi="Calibri" w:cs="Arial"/>
          <w:b w:val="0"/>
          <w:sz w:val="22"/>
          <w:szCs w:val="26"/>
        </w:rPr>
        <w:t xml:space="preserve"> </w:t>
      </w:r>
    </w:p>
    <w:p w14:paraId="53126F84" w14:textId="77777777" w:rsidR="00B53BC0" w:rsidRPr="00ED38CA" w:rsidRDefault="00B53BC0" w:rsidP="00B53BC0">
      <w:pPr>
        <w:pStyle w:val="ListParagraph"/>
        <w:spacing w:line="360" w:lineRule="auto"/>
        <w:ind w:left="709"/>
        <w:jc w:val="both"/>
        <w:rPr>
          <w:rFonts w:ascii="Calibri" w:hAnsi="Calibri" w:cs="Arial"/>
          <w:sz w:val="20"/>
        </w:rPr>
      </w:pP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1"/>
        <w:gridCol w:w="4320"/>
      </w:tblGrid>
      <w:tr w:rsidR="00B53BC0" w:rsidRPr="00ED38CA" w14:paraId="62387D78" w14:textId="77777777" w:rsidTr="00CF18C5">
        <w:tc>
          <w:tcPr>
            <w:tcW w:w="4434" w:type="dxa"/>
          </w:tcPr>
          <w:p w14:paraId="054D025C" w14:textId="77777777" w:rsidR="00B53BC0" w:rsidRPr="00ED38CA" w:rsidRDefault="00B53BC0"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User Group</w:t>
            </w:r>
          </w:p>
        </w:tc>
        <w:tc>
          <w:tcPr>
            <w:tcW w:w="4433" w:type="dxa"/>
          </w:tcPr>
          <w:p w14:paraId="76602A02" w14:textId="77777777" w:rsidR="00B53BC0" w:rsidRPr="00ED38CA" w:rsidRDefault="00B53BC0" w:rsidP="00CF18C5">
            <w:pPr>
              <w:pStyle w:val="ListParagraph"/>
              <w:spacing w:line="360" w:lineRule="auto"/>
              <w:ind w:left="43"/>
              <w:jc w:val="both"/>
              <w:rPr>
                <w:rFonts w:ascii="Calibri" w:eastAsia="Calibri" w:hAnsi="Calibri" w:cs="Arial"/>
                <w:sz w:val="20"/>
                <w:szCs w:val="22"/>
              </w:rPr>
            </w:pPr>
            <w:r w:rsidRPr="00ED38CA">
              <w:rPr>
                <w:rFonts w:ascii="Calibri" w:eastAsia="Calibri" w:hAnsi="Calibri" w:cs="Arial"/>
                <w:sz w:val="20"/>
                <w:szCs w:val="22"/>
              </w:rPr>
              <w:t xml:space="preserve">The </w:t>
            </w:r>
            <w:r>
              <w:rPr>
                <w:rFonts w:ascii="Calibri" w:eastAsia="Calibri" w:hAnsi="Calibri" w:cs="Arial"/>
                <w:sz w:val="20"/>
                <w:szCs w:val="22"/>
              </w:rPr>
              <w:t>is a system queue and user will not have access to this queue</w:t>
            </w:r>
            <w:r w:rsidRPr="00ED38CA">
              <w:rPr>
                <w:rFonts w:ascii="Calibri" w:eastAsia="Calibri" w:hAnsi="Calibri" w:cs="Arial"/>
                <w:sz w:val="20"/>
                <w:szCs w:val="22"/>
              </w:rPr>
              <w:t xml:space="preserve"> </w:t>
            </w:r>
          </w:p>
        </w:tc>
      </w:tr>
      <w:tr w:rsidR="00B53BC0" w:rsidRPr="00ED38CA" w14:paraId="4333CAC9" w14:textId="77777777" w:rsidTr="00CF18C5">
        <w:tc>
          <w:tcPr>
            <w:tcW w:w="4434" w:type="dxa"/>
          </w:tcPr>
          <w:p w14:paraId="2C32506B" w14:textId="77777777" w:rsidR="00B53BC0" w:rsidRPr="00ED38CA" w:rsidRDefault="00B53BC0"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 xml:space="preserve">Filters </w:t>
            </w:r>
          </w:p>
        </w:tc>
        <w:tc>
          <w:tcPr>
            <w:tcW w:w="4433" w:type="dxa"/>
          </w:tcPr>
          <w:p w14:paraId="2143DAF6" w14:textId="77777777" w:rsidR="00B53BC0" w:rsidRPr="00ED38CA" w:rsidRDefault="00B53BC0" w:rsidP="00CF18C5">
            <w:pPr>
              <w:pStyle w:val="ListParagraph"/>
              <w:spacing w:line="360" w:lineRule="auto"/>
              <w:ind w:left="0"/>
              <w:jc w:val="both"/>
              <w:rPr>
                <w:rFonts w:ascii="Calibri" w:eastAsia="Calibri" w:hAnsi="Calibri" w:cs="Arial"/>
                <w:sz w:val="20"/>
                <w:szCs w:val="22"/>
              </w:rPr>
            </w:pPr>
            <w:r w:rsidRPr="00EE30BB">
              <w:rPr>
                <w:rFonts w:ascii="Calibri" w:eastAsia="Calibri" w:hAnsi="Calibri" w:cs="Arial"/>
                <w:sz w:val="20"/>
                <w:szCs w:val="22"/>
              </w:rPr>
              <w:t>NA</w:t>
            </w:r>
          </w:p>
        </w:tc>
      </w:tr>
      <w:tr w:rsidR="00B53BC0" w:rsidRPr="00ED38CA" w14:paraId="2C09FF50" w14:textId="77777777" w:rsidTr="00CF18C5">
        <w:tc>
          <w:tcPr>
            <w:tcW w:w="4434" w:type="dxa"/>
          </w:tcPr>
          <w:p w14:paraId="34F75C6F" w14:textId="77777777" w:rsidR="00B53BC0" w:rsidRPr="00ED38CA" w:rsidRDefault="00B53BC0"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Assignment</w:t>
            </w:r>
          </w:p>
        </w:tc>
        <w:tc>
          <w:tcPr>
            <w:tcW w:w="4433" w:type="dxa"/>
          </w:tcPr>
          <w:p w14:paraId="10A1D8E2" w14:textId="77777777" w:rsidR="00B53BC0" w:rsidRPr="00ED38CA" w:rsidRDefault="00B53BC0"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 xml:space="preserve">No Assignment </w:t>
            </w:r>
          </w:p>
        </w:tc>
      </w:tr>
      <w:tr w:rsidR="00B53BC0" w:rsidRPr="00ED38CA" w14:paraId="1B001FB7" w14:textId="77777777" w:rsidTr="00CF18C5">
        <w:tc>
          <w:tcPr>
            <w:tcW w:w="4434" w:type="dxa"/>
          </w:tcPr>
          <w:p w14:paraId="16947628" w14:textId="77777777" w:rsidR="00B53BC0" w:rsidRPr="00ED38CA" w:rsidRDefault="00B53BC0"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Default Sorting (work-item listing)</w:t>
            </w:r>
          </w:p>
        </w:tc>
        <w:tc>
          <w:tcPr>
            <w:tcW w:w="4433" w:type="dxa"/>
          </w:tcPr>
          <w:p w14:paraId="5885AB0E" w14:textId="77777777" w:rsidR="00B53BC0" w:rsidRPr="00ED38CA" w:rsidRDefault="00B53BC0"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 xml:space="preserve">Entry Date and Time Ascending order, </w:t>
            </w:r>
          </w:p>
        </w:tc>
      </w:tr>
      <w:tr w:rsidR="00B53BC0" w:rsidRPr="00ED38CA" w14:paraId="2C5F629D" w14:textId="77777777" w:rsidTr="00CF18C5">
        <w:tc>
          <w:tcPr>
            <w:tcW w:w="4434" w:type="dxa"/>
          </w:tcPr>
          <w:p w14:paraId="6ECD6AF9" w14:textId="77777777" w:rsidR="00B53BC0" w:rsidRPr="00ED38CA" w:rsidRDefault="00B53BC0"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Additional display columns</w:t>
            </w:r>
          </w:p>
        </w:tc>
        <w:tc>
          <w:tcPr>
            <w:tcW w:w="4433" w:type="dxa"/>
          </w:tcPr>
          <w:p w14:paraId="598DB4D6" w14:textId="77777777" w:rsidR="00B53BC0" w:rsidRPr="00ED38CA" w:rsidRDefault="00B53BC0" w:rsidP="00CF18C5">
            <w:pPr>
              <w:pStyle w:val="ListParagraph"/>
              <w:spacing w:line="360" w:lineRule="auto"/>
              <w:ind w:left="0"/>
              <w:jc w:val="both"/>
              <w:rPr>
                <w:rFonts w:ascii="Calibri" w:eastAsia="Calibri" w:hAnsi="Calibri" w:cs="Arial"/>
                <w:sz w:val="20"/>
                <w:szCs w:val="22"/>
              </w:rPr>
            </w:pPr>
            <w:r w:rsidRPr="00ED38CA">
              <w:rPr>
                <w:rFonts w:ascii="Calibri" w:eastAsia="Calibri" w:hAnsi="Calibri" w:cs="Arial"/>
                <w:sz w:val="20"/>
                <w:szCs w:val="22"/>
              </w:rPr>
              <w:t>None</w:t>
            </w:r>
          </w:p>
        </w:tc>
      </w:tr>
    </w:tbl>
    <w:p w14:paraId="6256F7F3" w14:textId="77777777" w:rsidR="00B53BC0" w:rsidRPr="00ED38CA" w:rsidRDefault="00B53BC0" w:rsidP="00B53BC0">
      <w:pPr>
        <w:pStyle w:val="ListParagraph"/>
        <w:spacing w:line="360" w:lineRule="auto"/>
        <w:ind w:left="709"/>
        <w:jc w:val="both"/>
        <w:rPr>
          <w:rFonts w:ascii="Calibri" w:hAnsi="Calibri" w:cs="Arial"/>
          <w:sz w:val="20"/>
        </w:rPr>
      </w:pPr>
    </w:p>
    <w:p w14:paraId="24B2AA2F" w14:textId="77777777" w:rsidR="00E272B9" w:rsidRPr="00ED38CA" w:rsidRDefault="00E272B9" w:rsidP="00E272B9">
      <w:pPr>
        <w:pStyle w:val="Heading2"/>
        <w:tabs>
          <w:tab w:val="clear" w:pos="360"/>
        </w:tabs>
        <w:ind w:left="0"/>
        <w:rPr>
          <w:rFonts w:ascii="Calibri" w:hAnsi="Calibri"/>
        </w:rPr>
      </w:pPr>
      <w:bookmarkStart w:id="91" w:name="_Toc80017982"/>
      <w:bookmarkStart w:id="92" w:name="_Toc106302901"/>
      <w:r w:rsidRPr="00390ECA">
        <w:rPr>
          <w:rFonts w:ascii="Calibri" w:hAnsi="Calibri"/>
        </w:rPr>
        <w:lastRenderedPageBreak/>
        <w:t xml:space="preserve">System </w:t>
      </w:r>
      <w:r>
        <w:rPr>
          <w:rFonts w:ascii="Calibri" w:hAnsi="Calibri"/>
        </w:rPr>
        <w:t xml:space="preserve">WI </w:t>
      </w:r>
      <w:r w:rsidRPr="00390ECA">
        <w:rPr>
          <w:rFonts w:ascii="Calibri" w:hAnsi="Calibri"/>
        </w:rPr>
        <w:t>Update</w:t>
      </w:r>
      <w:bookmarkEnd w:id="91"/>
      <w:bookmarkEnd w:id="92"/>
    </w:p>
    <w:p w14:paraId="75379B39" w14:textId="77777777" w:rsidR="00E272B9" w:rsidRPr="00ED38CA" w:rsidRDefault="00E272B9" w:rsidP="00E272B9">
      <w:pPr>
        <w:pStyle w:val="Heading3"/>
        <w:keepNext/>
        <w:keepLines/>
        <w:tabs>
          <w:tab w:val="clear" w:pos="180"/>
          <w:tab w:val="num" w:pos="0"/>
        </w:tabs>
        <w:spacing w:before="40" w:after="0" w:line="360" w:lineRule="auto"/>
        <w:jc w:val="both"/>
        <w:rPr>
          <w:rFonts w:ascii="Calibri" w:hAnsi="Calibri" w:cs="Arial"/>
          <w:b w:val="0"/>
          <w:sz w:val="22"/>
          <w:szCs w:val="26"/>
        </w:rPr>
      </w:pPr>
      <w:bookmarkStart w:id="93" w:name="_Toc80017983"/>
      <w:bookmarkStart w:id="94" w:name="_Toc106302902"/>
      <w:r w:rsidRPr="00ED38CA">
        <w:rPr>
          <w:rFonts w:ascii="Calibri" w:hAnsi="Calibri" w:cs="Arial"/>
          <w:b w:val="0"/>
          <w:sz w:val="22"/>
          <w:szCs w:val="26"/>
        </w:rPr>
        <w:t>Description</w:t>
      </w:r>
      <w:bookmarkEnd w:id="93"/>
      <w:bookmarkEnd w:id="94"/>
      <w:r w:rsidRPr="00ED38CA">
        <w:rPr>
          <w:rFonts w:ascii="Calibri" w:hAnsi="Calibri" w:cs="Arial"/>
          <w:b w:val="0"/>
          <w:sz w:val="22"/>
          <w:szCs w:val="26"/>
        </w:rPr>
        <w:t xml:space="preserve"> </w:t>
      </w:r>
    </w:p>
    <w:p w14:paraId="714AC4DA" w14:textId="77777777" w:rsidR="00E272B9" w:rsidRPr="00ED38CA" w:rsidRDefault="00E272B9" w:rsidP="00E272B9">
      <w:pPr>
        <w:pStyle w:val="ListParagraph"/>
        <w:numPr>
          <w:ilvl w:val="0"/>
          <w:numId w:val="9"/>
        </w:numPr>
        <w:suppressAutoHyphens w:val="0"/>
        <w:spacing w:before="120" w:after="120" w:line="360" w:lineRule="auto"/>
        <w:ind w:left="720"/>
        <w:jc w:val="both"/>
        <w:rPr>
          <w:rFonts w:ascii="Calibri" w:hAnsi="Calibri" w:cs="Arial"/>
          <w:sz w:val="20"/>
        </w:rPr>
      </w:pPr>
      <w:r w:rsidRPr="00ED38CA">
        <w:rPr>
          <w:rFonts w:ascii="Calibri" w:hAnsi="Calibri" w:cs="Arial"/>
          <w:sz w:val="20"/>
        </w:rPr>
        <w:t xml:space="preserve">This queue will be accessible to </w:t>
      </w:r>
      <w:r>
        <w:rPr>
          <w:rFonts w:ascii="Calibri" w:hAnsi="Calibri" w:cs="Arial"/>
          <w:sz w:val="20"/>
        </w:rPr>
        <w:t>Utility User</w:t>
      </w:r>
      <w:r w:rsidRPr="00ED38CA">
        <w:rPr>
          <w:rFonts w:ascii="Calibri" w:hAnsi="Calibri" w:cs="Arial"/>
          <w:sz w:val="20"/>
        </w:rPr>
        <w:t xml:space="preserve"> only and will not be visible to the users. </w:t>
      </w:r>
    </w:p>
    <w:p w14:paraId="5C6ED5CE" w14:textId="6D4471BB" w:rsidR="00E272B9" w:rsidRDefault="00E272B9" w:rsidP="00E272B9">
      <w:pPr>
        <w:pStyle w:val="ListParagraph"/>
        <w:numPr>
          <w:ilvl w:val="0"/>
          <w:numId w:val="9"/>
        </w:numPr>
        <w:suppressAutoHyphens w:val="0"/>
        <w:spacing w:before="120" w:after="120" w:line="360" w:lineRule="auto"/>
        <w:ind w:left="720"/>
        <w:jc w:val="both"/>
        <w:rPr>
          <w:rFonts w:ascii="Calibri" w:hAnsi="Calibri" w:cs="Arial"/>
          <w:sz w:val="20"/>
        </w:rPr>
      </w:pPr>
      <w:r>
        <w:rPr>
          <w:rFonts w:ascii="Calibri" w:hAnsi="Calibri" w:cs="Arial"/>
          <w:sz w:val="20"/>
        </w:rPr>
        <w:t xml:space="preserve">Work-item at this queue will wait for the status update from </w:t>
      </w:r>
      <w:r w:rsidR="00AB07ED">
        <w:rPr>
          <w:rFonts w:ascii="Calibri" w:hAnsi="Calibri" w:cs="Arial"/>
          <w:sz w:val="20"/>
        </w:rPr>
        <w:t>DEH</w:t>
      </w:r>
    </w:p>
    <w:p w14:paraId="230D2E5B" w14:textId="3DBE8082" w:rsidR="00E272B9" w:rsidRDefault="00AB07ED" w:rsidP="00E272B9">
      <w:pPr>
        <w:pStyle w:val="ListParagraph"/>
        <w:numPr>
          <w:ilvl w:val="0"/>
          <w:numId w:val="9"/>
        </w:numPr>
        <w:suppressAutoHyphens w:val="0"/>
        <w:spacing w:before="120" w:after="120" w:line="360" w:lineRule="auto"/>
        <w:ind w:left="720"/>
        <w:jc w:val="both"/>
        <w:rPr>
          <w:rFonts w:ascii="Calibri" w:hAnsi="Calibri" w:cs="Arial"/>
          <w:sz w:val="20"/>
        </w:rPr>
      </w:pPr>
      <w:r>
        <w:rPr>
          <w:rFonts w:ascii="Calibri" w:hAnsi="Calibri" w:cs="Arial"/>
          <w:sz w:val="20"/>
        </w:rPr>
        <w:t>DEH</w:t>
      </w:r>
      <w:r w:rsidR="00E272B9">
        <w:rPr>
          <w:rFonts w:ascii="Calibri" w:hAnsi="Calibri" w:cs="Arial"/>
          <w:sz w:val="20"/>
        </w:rPr>
        <w:t xml:space="preserve"> will call WI status update API hosted via MW and send </w:t>
      </w:r>
      <w:r>
        <w:rPr>
          <w:rFonts w:ascii="Calibri" w:hAnsi="Calibri" w:cs="Arial"/>
          <w:sz w:val="20"/>
        </w:rPr>
        <w:t xml:space="preserve">Event </w:t>
      </w:r>
      <w:r w:rsidR="00D06B06">
        <w:rPr>
          <w:rFonts w:ascii="Calibri" w:hAnsi="Calibri" w:cs="Arial"/>
          <w:sz w:val="20"/>
        </w:rPr>
        <w:t xml:space="preserve">to identify the next </w:t>
      </w:r>
      <w:proofErr w:type="spellStart"/>
      <w:r w:rsidR="00D06B06">
        <w:rPr>
          <w:rFonts w:ascii="Calibri" w:hAnsi="Calibri" w:cs="Arial"/>
          <w:sz w:val="20"/>
        </w:rPr>
        <w:t>workstep</w:t>
      </w:r>
      <w:proofErr w:type="spellEnd"/>
      <w:r w:rsidR="00D06B06">
        <w:rPr>
          <w:rFonts w:ascii="Calibri" w:hAnsi="Calibri" w:cs="Arial"/>
          <w:sz w:val="20"/>
        </w:rPr>
        <w:t xml:space="preserve"> </w:t>
      </w:r>
    </w:p>
    <w:p w14:paraId="66B7AE3A" w14:textId="77777777" w:rsidR="00E272B9" w:rsidRPr="00ED38CA" w:rsidRDefault="00E272B9" w:rsidP="00E272B9">
      <w:pPr>
        <w:pStyle w:val="ListParagraph"/>
        <w:numPr>
          <w:ilvl w:val="0"/>
          <w:numId w:val="9"/>
        </w:numPr>
        <w:suppressAutoHyphens w:val="0"/>
        <w:spacing w:before="120" w:after="120" w:line="360" w:lineRule="auto"/>
        <w:ind w:left="720"/>
        <w:jc w:val="both"/>
        <w:rPr>
          <w:rFonts w:ascii="Calibri" w:hAnsi="Calibri" w:cs="Arial"/>
          <w:sz w:val="20"/>
        </w:rPr>
      </w:pPr>
      <w:r w:rsidRPr="00ED38CA">
        <w:rPr>
          <w:rFonts w:ascii="Calibri" w:hAnsi="Calibri" w:cs="Arial"/>
          <w:sz w:val="20"/>
        </w:rPr>
        <w:t>U</w:t>
      </w:r>
      <w:r>
        <w:rPr>
          <w:rFonts w:ascii="Calibri" w:hAnsi="Calibri" w:cs="Arial"/>
          <w:sz w:val="20"/>
        </w:rPr>
        <w:t xml:space="preserve">tility </w:t>
      </w:r>
      <w:r w:rsidRPr="00ED38CA">
        <w:rPr>
          <w:rFonts w:ascii="Calibri" w:hAnsi="Calibri" w:cs="Arial"/>
          <w:sz w:val="20"/>
        </w:rPr>
        <w:t>will have the following decision as:</w:t>
      </w:r>
    </w:p>
    <w:p w14:paraId="2FA3C1BC" w14:textId="3FB8710F" w:rsidR="00E272B9" w:rsidRDefault="00E272B9" w:rsidP="00E272B9">
      <w:pPr>
        <w:pStyle w:val="ListParagraph"/>
        <w:numPr>
          <w:ilvl w:val="1"/>
          <w:numId w:val="9"/>
        </w:numPr>
        <w:suppressAutoHyphens w:val="0"/>
        <w:spacing w:before="120" w:after="120" w:line="360" w:lineRule="auto"/>
        <w:ind w:left="1080"/>
        <w:jc w:val="both"/>
        <w:rPr>
          <w:rFonts w:ascii="Calibri" w:hAnsi="Calibri" w:cs="Arial"/>
          <w:sz w:val="20"/>
        </w:rPr>
      </w:pPr>
      <w:r w:rsidRPr="00ED38CA">
        <w:rPr>
          <w:rFonts w:ascii="Calibri" w:hAnsi="Calibri" w:cs="Arial"/>
          <w:sz w:val="20"/>
        </w:rPr>
        <w:t>'</w:t>
      </w:r>
      <w:r w:rsidRPr="00390ECA">
        <w:rPr>
          <w:rFonts w:ascii="Calibri" w:hAnsi="Calibri" w:cs="Arial"/>
          <w:sz w:val="20"/>
        </w:rPr>
        <w:t>Su</w:t>
      </w:r>
      <w:r>
        <w:rPr>
          <w:rFonts w:ascii="Calibri" w:hAnsi="Calibri" w:cs="Arial"/>
          <w:sz w:val="20"/>
        </w:rPr>
        <w:t>bmit</w:t>
      </w:r>
      <w:r w:rsidRPr="00ED38CA">
        <w:rPr>
          <w:rFonts w:ascii="Calibri" w:hAnsi="Calibri" w:cs="Arial"/>
          <w:sz w:val="20"/>
        </w:rPr>
        <w:t xml:space="preserve">': </w:t>
      </w:r>
      <w:r>
        <w:rPr>
          <w:rFonts w:ascii="Calibri" w:hAnsi="Calibri" w:cs="Arial"/>
          <w:sz w:val="20"/>
        </w:rPr>
        <w:t xml:space="preserve">utility </w:t>
      </w:r>
      <w:r w:rsidRPr="00ED38CA">
        <w:rPr>
          <w:rFonts w:ascii="Calibri" w:hAnsi="Calibri" w:cs="Arial"/>
          <w:sz w:val="20"/>
        </w:rPr>
        <w:t xml:space="preserve">will select this </w:t>
      </w:r>
      <w:r w:rsidR="008244BA" w:rsidRPr="00ED38CA">
        <w:rPr>
          <w:rFonts w:ascii="Calibri" w:hAnsi="Calibri" w:cs="Arial"/>
          <w:sz w:val="20"/>
        </w:rPr>
        <w:t>decision if</w:t>
      </w:r>
      <w:r w:rsidR="0091154A">
        <w:rPr>
          <w:rFonts w:ascii="Calibri" w:hAnsi="Calibri" w:cs="Arial"/>
          <w:sz w:val="20"/>
        </w:rPr>
        <w:t xml:space="preserve"> the </w:t>
      </w:r>
      <w:r w:rsidR="008244BA">
        <w:rPr>
          <w:rFonts w:ascii="Calibri" w:hAnsi="Calibri" w:cs="Arial"/>
          <w:sz w:val="20"/>
        </w:rPr>
        <w:t>update is received successfully from DEH</w:t>
      </w:r>
    </w:p>
    <w:p w14:paraId="384C1AE5" w14:textId="77777777" w:rsidR="00E272B9" w:rsidRPr="00ED38CA" w:rsidRDefault="00E272B9" w:rsidP="00E272B9">
      <w:pPr>
        <w:pStyle w:val="ListParagraph"/>
        <w:numPr>
          <w:ilvl w:val="0"/>
          <w:numId w:val="9"/>
        </w:numPr>
        <w:suppressAutoHyphens w:val="0"/>
        <w:spacing w:before="120" w:after="120" w:line="360" w:lineRule="auto"/>
        <w:ind w:left="720"/>
        <w:jc w:val="both"/>
        <w:rPr>
          <w:rFonts w:ascii="Calibri" w:hAnsi="Calibri" w:cs="Arial"/>
          <w:sz w:val="20"/>
        </w:rPr>
      </w:pPr>
      <w:r w:rsidRPr="00ED38CA">
        <w:rPr>
          <w:rFonts w:ascii="Calibri" w:hAnsi="Calibri" w:cs="Arial"/>
          <w:sz w:val="20"/>
        </w:rPr>
        <w:t>System will move the work-item to next queue as follows:</w:t>
      </w:r>
    </w:p>
    <w:p w14:paraId="5AB0959C" w14:textId="069FF884" w:rsidR="00E272B9" w:rsidRDefault="00E272B9" w:rsidP="00E272B9">
      <w:pPr>
        <w:pStyle w:val="ListParagraph"/>
        <w:numPr>
          <w:ilvl w:val="1"/>
          <w:numId w:val="9"/>
        </w:numPr>
        <w:suppressAutoHyphens w:val="0"/>
        <w:spacing w:before="120" w:after="120" w:line="360" w:lineRule="auto"/>
        <w:ind w:left="1080"/>
        <w:jc w:val="both"/>
        <w:rPr>
          <w:rFonts w:ascii="Calibri" w:hAnsi="Calibri" w:cs="Arial"/>
          <w:sz w:val="20"/>
        </w:rPr>
      </w:pPr>
      <w:r>
        <w:rPr>
          <w:rFonts w:ascii="Calibri" w:hAnsi="Calibri" w:cs="Arial"/>
          <w:sz w:val="20"/>
        </w:rPr>
        <w:t xml:space="preserve">'Attach Document' </w:t>
      </w:r>
      <w:r w:rsidRPr="00ED38CA">
        <w:rPr>
          <w:rFonts w:ascii="Calibri" w:hAnsi="Calibri" w:cs="Arial"/>
          <w:sz w:val="20"/>
        </w:rPr>
        <w:t xml:space="preserve">queue: </w:t>
      </w:r>
      <w:r>
        <w:rPr>
          <w:rFonts w:ascii="Calibri" w:hAnsi="Calibri" w:cs="Arial"/>
          <w:sz w:val="20"/>
        </w:rPr>
        <w:t xml:space="preserve">system will move the work-item to this queue, if the update from </w:t>
      </w:r>
      <w:r w:rsidR="00BA6548">
        <w:rPr>
          <w:rFonts w:ascii="Calibri" w:hAnsi="Calibri" w:cs="Arial"/>
          <w:sz w:val="20"/>
        </w:rPr>
        <w:t xml:space="preserve">DEH </w:t>
      </w:r>
      <w:r>
        <w:rPr>
          <w:rFonts w:ascii="Calibri" w:hAnsi="Calibri" w:cs="Arial"/>
          <w:sz w:val="20"/>
        </w:rPr>
        <w:t xml:space="preserve">indicates </w:t>
      </w:r>
      <w:r w:rsidR="00D52BB5">
        <w:rPr>
          <w:rFonts w:ascii="Calibri" w:hAnsi="Calibri" w:cs="Arial"/>
          <w:sz w:val="20"/>
        </w:rPr>
        <w:t xml:space="preserve"> event as “Additional Details provided” and </w:t>
      </w:r>
      <w:r>
        <w:rPr>
          <w:rFonts w:ascii="Calibri" w:hAnsi="Calibri" w:cs="Arial"/>
          <w:sz w:val="20"/>
        </w:rPr>
        <w:t>if the value for ‘</w:t>
      </w:r>
      <w:proofErr w:type="spellStart"/>
      <w:r>
        <w:rPr>
          <w:rFonts w:ascii="Calibri" w:hAnsi="Calibri" w:cs="Arial"/>
          <w:sz w:val="20"/>
        </w:rPr>
        <w:t>isDocProvided</w:t>
      </w:r>
      <w:proofErr w:type="spellEnd"/>
      <w:r>
        <w:rPr>
          <w:rFonts w:ascii="Calibri" w:hAnsi="Calibri" w:cs="Arial"/>
          <w:sz w:val="20"/>
        </w:rPr>
        <w:t xml:space="preserve">’ flag is ‘Y’ </w:t>
      </w:r>
    </w:p>
    <w:p w14:paraId="43687A62" w14:textId="1BB6FE9D" w:rsidR="00E272B9" w:rsidRDefault="00E272B9" w:rsidP="00E272B9">
      <w:pPr>
        <w:pStyle w:val="ListParagraph"/>
        <w:numPr>
          <w:ilvl w:val="1"/>
          <w:numId w:val="9"/>
        </w:numPr>
        <w:suppressAutoHyphens w:val="0"/>
        <w:spacing w:before="120" w:after="120" w:line="360" w:lineRule="auto"/>
        <w:ind w:left="1080"/>
        <w:jc w:val="both"/>
        <w:rPr>
          <w:rFonts w:ascii="Calibri" w:hAnsi="Calibri" w:cs="Arial"/>
          <w:sz w:val="20"/>
        </w:rPr>
      </w:pPr>
      <w:r>
        <w:rPr>
          <w:rFonts w:ascii="Calibri" w:hAnsi="Calibri" w:cs="Arial"/>
          <w:sz w:val="20"/>
        </w:rPr>
        <w:t xml:space="preserve">'Reject' queue: system </w:t>
      </w:r>
      <w:r w:rsidR="003812AC">
        <w:rPr>
          <w:rFonts w:ascii="Calibri" w:hAnsi="Calibri" w:cs="Arial"/>
          <w:sz w:val="20"/>
        </w:rPr>
        <w:t>would</w:t>
      </w:r>
      <w:r>
        <w:rPr>
          <w:rFonts w:ascii="Calibri" w:hAnsi="Calibri" w:cs="Arial"/>
          <w:sz w:val="20"/>
        </w:rPr>
        <w:t xml:space="preserve"> move the work-item to this queue, if the </w:t>
      </w:r>
      <w:r w:rsidR="00D52BB5">
        <w:rPr>
          <w:rFonts w:ascii="Calibri" w:hAnsi="Calibri" w:cs="Arial"/>
          <w:sz w:val="20"/>
        </w:rPr>
        <w:t>event received from DEH is ‘</w:t>
      </w:r>
      <w:r w:rsidR="00FE7F4C">
        <w:rPr>
          <w:rFonts w:ascii="Calibri" w:hAnsi="Calibri" w:cs="Arial"/>
          <w:sz w:val="20"/>
        </w:rPr>
        <w:t>Reject’</w:t>
      </w:r>
      <w:r>
        <w:rPr>
          <w:rFonts w:ascii="Calibri" w:hAnsi="Calibri" w:cs="Arial"/>
          <w:sz w:val="20"/>
        </w:rPr>
        <w:t xml:space="preserve">. </w:t>
      </w:r>
    </w:p>
    <w:p w14:paraId="1A2BCCFB" w14:textId="211973D5" w:rsidR="00E272B9" w:rsidRDefault="00E272B9" w:rsidP="00E272B9">
      <w:pPr>
        <w:pStyle w:val="ListParagraph"/>
        <w:numPr>
          <w:ilvl w:val="1"/>
          <w:numId w:val="9"/>
        </w:numPr>
        <w:suppressAutoHyphens w:val="0"/>
        <w:spacing w:before="120" w:after="120" w:line="360" w:lineRule="auto"/>
        <w:ind w:left="1080"/>
        <w:jc w:val="both"/>
        <w:rPr>
          <w:rFonts w:ascii="Calibri" w:hAnsi="Calibri" w:cs="Arial"/>
          <w:sz w:val="20"/>
        </w:rPr>
      </w:pPr>
      <w:r>
        <w:rPr>
          <w:rFonts w:ascii="Calibri" w:hAnsi="Calibri" w:cs="Arial"/>
          <w:sz w:val="20"/>
        </w:rPr>
        <w:t>‘</w:t>
      </w:r>
      <w:r w:rsidR="00AB5BF4">
        <w:rPr>
          <w:rFonts w:ascii="Calibri" w:hAnsi="Calibri" w:cs="Arial"/>
          <w:sz w:val="20"/>
        </w:rPr>
        <w:t xml:space="preserve">Additional Customer Details’ </w:t>
      </w:r>
      <w:r>
        <w:rPr>
          <w:rFonts w:ascii="Calibri" w:hAnsi="Calibri" w:cs="Arial"/>
          <w:sz w:val="20"/>
        </w:rPr>
        <w:t>queue</w:t>
      </w:r>
      <w:commentRangeStart w:id="95"/>
      <w:commentRangeStart w:id="96"/>
      <w:r>
        <w:rPr>
          <w:rFonts w:ascii="Calibri" w:hAnsi="Calibri" w:cs="Arial"/>
          <w:sz w:val="20"/>
        </w:rPr>
        <w:t>: if the value for ‘</w:t>
      </w:r>
      <w:proofErr w:type="spellStart"/>
      <w:r>
        <w:rPr>
          <w:rFonts w:ascii="Calibri" w:hAnsi="Calibri" w:cs="Arial"/>
          <w:sz w:val="20"/>
        </w:rPr>
        <w:t>isDocProvided</w:t>
      </w:r>
      <w:proofErr w:type="spellEnd"/>
      <w:r>
        <w:rPr>
          <w:rFonts w:ascii="Calibri" w:hAnsi="Calibri" w:cs="Arial"/>
          <w:sz w:val="20"/>
        </w:rPr>
        <w:t xml:space="preserve">’ flag is received as ‘N’ </w:t>
      </w:r>
      <w:r w:rsidR="00FE7F4C">
        <w:rPr>
          <w:rFonts w:ascii="Calibri" w:hAnsi="Calibri" w:cs="Arial"/>
          <w:sz w:val="20"/>
        </w:rPr>
        <w:t>and the event</w:t>
      </w:r>
      <w:r w:rsidR="008622B8">
        <w:rPr>
          <w:rFonts w:ascii="Calibri" w:hAnsi="Calibri" w:cs="Arial"/>
          <w:sz w:val="20"/>
        </w:rPr>
        <w:t xml:space="preserve"> received from DEH </w:t>
      </w:r>
      <w:r w:rsidR="00FE7F4C">
        <w:rPr>
          <w:rFonts w:ascii="Calibri" w:hAnsi="Calibri" w:cs="Arial"/>
          <w:sz w:val="20"/>
        </w:rPr>
        <w:t xml:space="preserve"> is “Additional Details provided”</w:t>
      </w:r>
      <w:r w:rsidR="00C7118C">
        <w:rPr>
          <w:rFonts w:ascii="Calibri" w:hAnsi="Calibri" w:cs="Arial"/>
          <w:sz w:val="20"/>
        </w:rPr>
        <w:t xml:space="preserve"> and the additional details were requested from Operations</w:t>
      </w:r>
      <w:r w:rsidR="00152AD9">
        <w:rPr>
          <w:rFonts w:ascii="Calibri" w:hAnsi="Calibri" w:cs="Arial"/>
          <w:sz w:val="20"/>
        </w:rPr>
        <w:t>/ Compliance</w:t>
      </w:r>
      <w:r w:rsidR="00C7118C">
        <w:rPr>
          <w:rFonts w:ascii="Calibri" w:hAnsi="Calibri" w:cs="Arial"/>
          <w:sz w:val="20"/>
        </w:rPr>
        <w:t xml:space="preserve"> queue</w:t>
      </w:r>
      <w:commentRangeEnd w:id="95"/>
      <w:r w:rsidR="005C621B">
        <w:rPr>
          <w:rStyle w:val="CommentReference"/>
        </w:rPr>
        <w:commentReference w:id="95"/>
      </w:r>
      <w:commentRangeEnd w:id="96"/>
      <w:r w:rsidR="00152AD9">
        <w:rPr>
          <w:rStyle w:val="CommentReference"/>
        </w:rPr>
        <w:commentReference w:id="96"/>
      </w:r>
    </w:p>
    <w:p w14:paraId="108A2CA3" w14:textId="2B43E34A" w:rsidR="00751CB9" w:rsidRDefault="00AB5BF4" w:rsidP="00751CB9">
      <w:pPr>
        <w:pStyle w:val="ListParagraph"/>
        <w:numPr>
          <w:ilvl w:val="1"/>
          <w:numId w:val="9"/>
        </w:numPr>
        <w:suppressAutoHyphens w:val="0"/>
        <w:spacing w:before="120" w:after="120" w:line="360" w:lineRule="auto"/>
        <w:ind w:left="1080"/>
        <w:jc w:val="both"/>
        <w:rPr>
          <w:rFonts w:ascii="Calibri" w:hAnsi="Calibri" w:cs="Arial"/>
          <w:sz w:val="20"/>
        </w:rPr>
      </w:pPr>
      <w:r w:rsidRPr="003E12C3">
        <w:rPr>
          <w:rFonts w:ascii="Calibri" w:hAnsi="Calibri" w:cs="Arial"/>
          <w:sz w:val="20"/>
        </w:rPr>
        <w:t xml:space="preserve">‘Additional Customer Details’ </w:t>
      </w:r>
      <w:r w:rsidR="009F7E9E" w:rsidRPr="003E12C3">
        <w:rPr>
          <w:rFonts w:ascii="Calibri" w:hAnsi="Calibri" w:cs="Arial"/>
          <w:sz w:val="20"/>
        </w:rPr>
        <w:t>queue if the value for ‘</w:t>
      </w:r>
      <w:proofErr w:type="spellStart"/>
      <w:r w:rsidR="009F7E9E" w:rsidRPr="003E12C3">
        <w:rPr>
          <w:rFonts w:ascii="Calibri" w:hAnsi="Calibri" w:cs="Arial"/>
          <w:sz w:val="20"/>
        </w:rPr>
        <w:t>isDocProvided</w:t>
      </w:r>
      <w:proofErr w:type="spellEnd"/>
      <w:r w:rsidR="009F7E9E" w:rsidRPr="003E12C3">
        <w:rPr>
          <w:rFonts w:ascii="Calibri" w:hAnsi="Calibri" w:cs="Arial"/>
          <w:sz w:val="20"/>
        </w:rPr>
        <w:t>’ flag is ‘N’ and the even</w:t>
      </w:r>
      <w:r w:rsidR="008622B8" w:rsidRPr="003E12C3">
        <w:rPr>
          <w:rFonts w:ascii="Calibri" w:hAnsi="Calibri" w:cs="Arial"/>
          <w:sz w:val="20"/>
        </w:rPr>
        <w:t xml:space="preserve">t received from DEH </w:t>
      </w:r>
      <w:r w:rsidR="009F7E9E" w:rsidRPr="003E12C3">
        <w:rPr>
          <w:rFonts w:ascii="Calibri" w:hAnsi="Calibri" w:cs="Arial"/>
          <w:sz w:val="20"/>
        </w:rPr>
        <w:t xml:space="preserve"> is “additional details provided</w:t>
      </w:r>
      <w:r w:rsidR="008622B8" w:rsidRPr="003E12C3">
        <w:rPr>
          <w:rFonts w:ascii="Calibri" w:hAnsi="Calibri" w:cs="Arial"/>
          <w:sz w:val="20"/>
        </w:rPr>
        <w:t>” and the additional details had been requested from C</w:t>
      </w:r>
      <w:r w:rsidR="003812AC" w:rsidRPr="003E12C3">
        <w:rPr>
          <w:rFonts w:ascii="Calibri" w:hAnsi="Calibri" w:cs="Arial"/>
          <w:sz w:val="20"/>
        </w:rPr>
        <w:t>ompliance queue.</w:t>
      </w:r>
    </w:p>
    <w:p w14:paraId="6673653F" w14:textId="6FB284F7" w:rsidR="003D4F2A" w:rsidRPr="003E12C3" w:rsidRDefault="003D4F2A" w:rsidP="00751CB9">
      <w:pPr>
        <w:pStyle w:val="ListParagraph"/>
        <w:numPr>
          <w:ilvl w:val="1"/>
          <w:numId w:val="9"/>
        </w:numPr>
        <w:suppressAutoHyphens w:val="0"/>
        <w:spacing w:before="120" w:after="120" w:line="360" w:lineRule="auto"/>
        <w:ind w:left="1080"/>
        <w:jc w:val="both"/>
        <w:rPr>
          <w:rFonts w:ascii="Calibri" w:hAnsi="Calibri" w:cs="Arial"/>
          <w:sz w:val="20"/>
        </w:rPr>
      </w:pPr>
      <w:r>
        <w:rPr>
          <w:rFonts w:ascii="Calibri" w:hAnsi="Calibri" w:cs="Arial"/>
          <w:sz w:val="20"/>
        </w:rPr>
        <w:t>‘</w:t>
      </w:r>
      <w:r w:rsidR="00611859">
        <w:rPr>
          <w:rFonts w:ascii="Calibri" w:hAnsi="Calibri" w:cs="Arial"/>
          <w:sz w:val="20"/>
        </w:rPr>
        <w:t>Dispatch</w:t>
      </w:r>
      <w:r>
        <w:rPr>
          <w:rFonts w:ascii="Calibri" w:hAnsi="Calibri" w:cs="Arial"/>
          <w:sz w:val="20"/>
        </w:rPr>
        <w:t>’ queue: If the Even received in the WI update call is’ Completed’</w:t>
      </w:r>
    </w:p>
    <w:p w14:paraId="0F3F6B33" w14:textId="39188A91" w:rsidR="00D567EB" w:rsidRPr="00ED38CA" w:rsidRDefault="00AB5BF4" w:rsidP="00D567EB">
      <w:pPr>
        <w:pStyle w:val="Heading2"/>
        <w:tabs>
          <w:tab w:val="clear" w:pos="360"/>
        </w:tabs>
        <w:ind w:left="0"/>
        <w:rPr>
          <w:rFonts w:ascii="Calibri" w:hAnsi="Calibri"/>
        </w:rPr>
      </w:pPr>
      <w:bookmarkStart w:id="97" w:name="_Toc106302903"/>
      <w:r>
        <w:rPr>
          <w:rFonts w:ascii="Calibri" w:hAnsi="Calibri"/>
        </w:rPr>
        <w:t>Additional Customer Details</w:t>
      </w:r>
      <w:bookmarkEnd w:id="97"/>
    </w:p>
    <w:p w14:paraId="0F0049E3" w14:textId="77777777" w:rsidR="00D567EB" w:rsidRPr="00ED38CA" w:rsidRDefault="00D567EB" w:rsidP="00D567EB">
      <w:pPr>
        <w:pStyle w:val="Heading3"/>
        <w:keepNext/>
        <w:keepLines/>
        <w:tabs>
          <w:tab w:val="clear" w:pos="180"/>
          <w:tab w:val="num" w:pos="0"/>
        </w:tabs>
        <w:spacing w:before="40" w:after="0" w:line="360" w:lineRule="auto"/>
        <w:jc w:val="both"/>
        <w:rPr>
          <w:rFonts w:ascii="Calibri" w:hAnsi="Calibri" w:cs="Arial"/>
          <w:b w:val="0"/>
          <w:sz w:val="22"/>
          <w:szCs w:val="26"/>
        </w:rPr>
      </w:pPr>
      <w:bookmarkStart w:id="98" w:name="_Toc80018041"/>
      <w:bookmarkStart w:id="99" w:name="_Toc106302904"/>
      <w:r w:rsidRPr="00ED38CA">
        <w:rPr>
          <w:rFonts w:ascii="Calibri" w:hAnsi="Calibri" w:cs="Arial"/>
          <w:b w:val="0"/>
          <w:sz w:val="22"/>
          <w:szCs w:val="26"/>
        </w:rPr>
        <w:t>Description</w:t>
      </w:r>
      <w:bookmarkEnd w:id="98"/>
      <w:bookmarkEnd w:id="99"/>
      <w:r w:rsidRPr="00ED38CA">
        <w:rPr>
          <w:rFonts w:ascii="Calibri" w:hAnsi="Calibri" w:cs="Arial"/>
          <w:b w:val="0"/>
          <w:sz w:val="22"/>
          <w:szCs w:val="26"/>
        </w:rPr>
        <w:t xml:space="preserve"> </w:t>
      </w:r>
    </w:p>
    <w:p w14:paraId="191F5273" w14:textId="5769690B" w:rsidR="00D567EB" w:rsidRPr="00ED38CA" w:rsidRDefault="00D567EB" w:rsidP="00D567EB">
      <w:pPr>
        <w:pStyle w:val="ListParagraph"/>
        <w:numPr>
          <w:ilvl w:val="0"/>
          <w:numId w:val="21"/>
        </w:numPr>
        <w:suppressAutoHyphens w:val="0"/>
        <w:spacing w:before="120" w:after="120" w:line="360" w:lineRule="auto"/>
        <w:ind w:left="720"/>
        <w:jc w:val="both"/>
        <w:rPr>
          <w:rFonts w:ascii="Calibri" w:hAnsi="Calibri" w:cs="Arial"/>
          <w:sz w:val="20"/>
        </w:rPr>
      </w:pPr>
      <w:r w:rsidRPr="00ED38CA">
        <w:rPr>
          <w:rFonts w:ascii="Calibri" w:hAnsi="Calibri" w:cs="Arial"/>
          <w:sz w:val="20"/>
        </w:rPr>
        <w:t xml:space="preserve">This queue will be visible to the users added to the group </w:t>
      </w:r>
      <w:r w:rsidR="00EA6377">
        <w:rPr>
          <w:rFonts w:ascii="Calibri" w:hAnsi="Calibri" w:cs="Arial"/>
          <w:sz w:val="20"/>
        </w:rPr>
        <w:t>‘Additional Customer Details’</w:t>
      </w:r>
    </w:p>
    <w:p w14:paraId="61AAB61B" w14:textId="6347FB40" w:rsidR="00D567EB" w:rsidRDefault="00D567EB" w:rsidP="00D567EB">
      <w:pPr>
        <w:pStyle w:val="ListParagraph"/>
        <w:numPr>
          <w:ilvl w:val="0"/>
          <w:numId w:val="21"/>
        </w:numPr>
        <w:suppressAutoHyphens w:val="0"/>
        <w:spacing w:before="120" w:after="120" w:line="360" w:lineRule="auto"/>
        <w:ind w:left="720"/>
        <w:jc w:val="both"/>
        <w:rPr>
          <w:rFonts w:ascii="Calibri" w:hAnsi="Calibri" w:cs="Arial"/>
          <w:sz w:val="20"/>
        </w:rPr>
      </w:pPr>
      <w:r w:rsidRPr="00ED38CA">
        <w:rPr>
          <w:rFonts w:ascii="Calibri" w:hAnsi="Calibri" w:cs="Arial"/>
          <w:sz w:val="20"/>
        </w:rPr>
        <w:t xml:space="preserve">User will click on the queue and the system will display the work-items lying at this queue.  </w:t>
      </w:r>
    </w:p>
    <w:p w14:paraId="5B7EB2E5" w14:textId="3E7092EE" w:rsidR="00F107B2" w:rsidRDefault="00F107B2" w:rsidP="00D567EB">
      <w:pPr>
        <w:pStyle w:val="ListParagraph"/>
        <w:numPr>
          <w:ilvl w:val="0"/>
          <w:numId w:val="21"/>
        </w:numPr>
        <w:suppressAutoHyphens w:val="0"/>
        <w:spacing w:before="120" w:after="120" w:line="360" w:lineRule="auto"/>
        <w:ind w:left="720"/>
        <w:jc w:val="both"/>
        <w:rPr>
          <w:rFonts w:ascii="Calibri" w:hAnsi="Calibri" w:cs="Arial"/>
          <w:sz w:val="20"/>
        </w:rPr>
      </w:pPr>
      <w:r>
        <w:rPr>
          <w:rFonts w:ascii="Calibri" w:hAnsi="Calibri" w:cs="Arial"/>
          <w:sz w:val="20"/>
        </w:rPr>
        <w:t xml:space="preserve">Every time the WI lands on the </w:t>
      </w:r>
      <w:r w:rsidR="00EA6377">
        <w:rPr>
          <w:rFonts w:ascii="Calibri" w:hAnsi="Calibri" w:cs="Arial"/>
          <w:sz w:val="20"/>
        </w:rPr>
        <w:t xml:space="preserve">‘Additional Customer Details’ </w:t>
      </w:r>
      <w:r>
        <w:rPr>
          <w:rFonts w:ascii="Calibri" w:hAnsi="Calibri" w:cs="Arial"/>
          <w:sz w:val="20"/>
        </w:rPr>
        <w:t>queue, the users would be notified with an email sent to their ID to check their queue</w:t>
      </w:r>
      <w:r w:rsidR="002E666D">
        <w:rPr>
          <w:rFonts w:ascii="Calibri" w:hAnsi="Calibri" w:cs="Arial"/>
          <w:sz w:val="20"/>
        </w:rPr>
        <w:t>.</w:t>
      </w:r>
    </w:p>
    <w:p w14:paraId="7FC19471" w14:textId="7CD33A57" w:rsidR="00E953BA" w:rsidRDefault="001B1CFC" w:rsidP="00D567EB">
      <w:pPr>
        <w:pStyle w:val="ListParagraph"/>
        <w:numPr>
          <w:ilvl w:val="0"/>
          <w:numId w:val="21"/>
        </w:numPr>
        <w:suppressAutoHyphens w:val="0"/>
        <w:spacing w:before="120" w:after="120" w:line="360" w:lineRule="auto"/>
        <w:ind w:left="720"/>
        <w:jc w:val="both"/>
        <w:rPr>
          <w:rFonts w:ascii="Calibri" w:hAnsi="Calibri" w:cs="Arial"/>
          <w:sz w:val="20"/>
        </w:rPr>
      </w:pPr>
      <w:r>
        <w:rPr>
          <w:rFonts w:ascii="Calibri" w:hAnsi="Calibri" w:cs="Arial"/>
          <w:sz w:val="20"/>
        </w:rPr>
        <w:t xml:space="preserve">If there is </w:t>
      </w:r>
      <w:r w:rsidR="00716F35">
        <w:rPr>
          <w:rFonts w:ascii="Calibri" w:hAnsi="Calibri" w:cs="Arial"/>
          <w:sz w:val="20"/>
        </w:rPr>
        <w:t>a</w:t>
      </w:r>
      <w:r>
        <w:rPr>
          <w:rFonts w:ascii="Calibri" w:hAnsi="Calibri" w:cs="Arial"/>
          <w:sz w:val="20"/>
        </w:rPr>
        <w:t xml:space="preserve"> </w:t>
      </w:r>
      <w:r w:rsidR="005441C7">
        <w:rPr>
          <w:rFonts w:ascii="Calibri" w:hAnsi="Calibri" w:cs="Arial"/>
          <w:sz w:val="20"/>
        </w:rPr>
        <w:t>Source</w:t>
      </w:r>
      <w:r>
        <w:rPr>
          <w:rFonts w:ascii="Calibri" w:hAnsi="Calibri" w:cs="Arial"/>
          <w:sz w:val="20"/>
        </w:rPr>
        <w:t xml:space="preserve"> code tagged to the </w:t>
      </w:r>
      <w:r w:rsidR="005441C7">
        <w:rPr>
          <w:rFonts w:ascii="Calibri" w:hAnsi="Calibri" w:cs="Arial"/>
          <w:sz w:val="20"/>
        </w:rPr>
        <w:t>WI</w:t>
      </w:r>
      <w:r>
        <w:rPr>
          <w:rFonts w:ascii="Calibri" w:hAnsi="Calibri" w:cs="Arial"/>
          <w:sz w:val="20"/>
        </w:rPr>
        <w:t xml:space="preserve"> , WI will be assigned to that agent </w:t>
      </w:r>
    </w:p>
    <w:p w14:paraId="0A995314" w14:textId="24B2B580" w:rsidR="005441C7" w:rsidRDefault="005441C7" w:rsidP="00D567EB">
      <w:pPr>
        <w:pStyle w:val="ListParagraph"/>
        <w:numPr>
          <w:ilvl w:val="0"/>
          <w:numId w:val="21"/>
        </w:numPr>
        <w:suppressAutoHyphens w:val="0"/>
        <w:spacing w:before="120" w:after="120" w:line="360" w:lineRule="auto"/>
        <w:ind w:left="720"/>
        <w:jc w:val="both"/>
        <w:rPr>
          <w:rFonts w:ascii="Calibri" w:hAnsi="Calibri" w:cs="Arial"/>
          <w:sz w:val="20"/>
        </w:rPr>
      </w:pPr>
      <w:r>
        <w:rPr>
          <w:rFonts w:ascii="Calibri" w:hAnsi="Calibri" w:cs="Arial"/>
          <w:sz w:val="20"/>
        </w:rPr>
        <w:t>If there is no Source code</w:t>
      </w:r>
      <w:r w:rsidR="00E94630">
        <w:rPr>
          <w:rFonts w:ascii="Calibri" w:hAnsi="Calibri" w:cs="Arial"/>
          <w:sz w:val="20"/>
        </w:rPr>
        <w:t xml:space="preserve"> tagged to the WI</w:t>
      </w:r>
      <w:r>
        <w:rPr>
          <w:rFonts w:ascii="Calibri" w:hAnsi="Calibri" w:cs="Arial"/>
          <w:sz w:val="20"/>
        </w:rPr>
        <w:t xml:space="preserve">, </w:t>
      </w:r>
      <w:r w:rsidR="00716F35">
        <w:rPr>
          <w:rFonts w:ascii="Calibri" w:hAnsi="Calibri" w:cs="Arial"/>
          <w:sz w:val="20"/>
        </w:rPr>
        <w:t>then</w:t>
      </w:r>
      <w:r>
        <w:rPr>
          <w:rFonts w:ascii="Calibri" w:hAnsi="Calibri" w:cs="Arial"/>
          <w:sz w:val="20"/>
        </w:rPr>
        <w:t xml:space="preserve"> the WI will be assigned to the Central team </w:t>
      </w:r>
    </w:p>
    <w:p w14:paraId="0358A132" w14:textId="51CF3FD8" w:rsidR="00BA4808" w:rsidRPr="00DC52E2" w:rsidRDefault="00D41429" w:rsidP="009F2608">
      <w:pPr>
        <w:pStyle w:val="ListParagraph"/>
        <w:numPr>
          <w:ilvl w:val="0"/>
          <w:numId w:val="21"/>
        </w:numPr>
        <w:suppressAutoHyphens w:val="0"/>
        <w:spacing w:before="120" w:after="120" w:line="360" w:lineRule="auto"/>
        <w:ind w:left="720"/>
        <w:jc w:val="both"/>
      </w:pPr>
      <w:r>
        <w:rPr>
          <w:rFonts w:ascii="Calibri" w:hAnsi="Calibri" w:cs="Arial"/>
          <w:sz w:val="20"/>
        </w:rPr>
        <w:t xml:space="preserve">At the first place, </w:t>
      </w:r>
      <w:r w:rsidR="0011316B" w:rsidRPr="005C5C34">
        <w:rPr>
          <w:rFonts w:ascii="Calibri" w:hAnsi="Calibri" w:cs="Arial"/>
          <w:sz w:val="20"/>
        </w:rPr>
        <w:t xml:space="preserve">Wi would come to this queue when </w:t>
      </w:r>
      <w:r w:rsidR="005C5C34" w:rsidRPr="005C5C34">
        <w:rPr>
          <w:rFonts w:ascii="Calibri" w:hAnsi="Calibri" w:cs="Arial"/>
          <w:sz w:val="20"/>
        </w:rPr>
        <w:t>compliance</w:t>
      </w:r>
      <w:r w:rsidR="005629DF">
        <w:rPr>
          <w:rFonts w:ascii="Calibri" w:hAnsi="Calibri" w:cs="Arial"/>
          <w:sz w:val="20"/>
        </w:rPr>
        <w:t>/ Operations</w:t>
      </w:r>
      <w:r w:rsidR="005C5C34" w:rsidRPr="005C5C34">
        <w:rPr>
          <w:rFonts w:ascii="Calibri" w:hAnsi="Calibri" w:cs="Arial"/>
          <w:sz w:val="20"/>
        </w:rPr>
        <w:t xml:space="preserve"> </w:t>
      </w:r>
      <w:r w:rsidR="00E95B58">
        <w:rPr>
          <w:rFonts w:ascii="Calibri" w:hAnsi="Calibri" w:cs="Arial"/>
          <w:sz w:val="20"/>
        </w:rPr>
        <w:t xml:space="preserve">user </w:t>
      </w:r>
      <w:r w:rsidR="005C5C34" w:rsidRPr="005C5C34">
        <w:rPr>
          <w:rFonts w:ascii="Calibri" w:hAnsi="Calibri" w:cs="Arial"/>
          <w:sz w:val="20"/>
        </w:rPr>
        <w:t>would request for</w:t>
      </w:r>
      <w:r w:rsidR="0011316B" w:rsidRPr="005C5C34">
        <w:rPr>
          <w:rFonts w:ascii="Calibri" w:hAnsi="Calibri" w:cs="Arial"/>
          <w:sz w:val="20"/>
        </w:rPr>
        <w:t xml:space="preserve"> additional details</w:t>
      </w:r>
      <w:r w:rsidR="007F2171">
        <w:rPr>
          <w:rFonts w:ascii="Calibri" w:hAnsi="Calibri" w:cs="Arial"/>
          <w:sz w:val="20"/>
        </w:rPr>
        <w:t xml:space="preserve"> </w:t>
      </w:r>
      <w:r w:rsidR="005C5C34">
        <w:rPr>
          <w:rFonts w:ascii="Calibri" w:hAnsi="Calibri" w:cs="Arial"/>
          <w:sz w:val="20"/>
        </w:rPr>
        <w:t>to be required from customer</w:t>
      </w:r>
    </w:p>
    <w:p w14:paraId="42817DC8" w14:textId="1C698BCC" w:rsidR="00DC52E2" w:rsidRDefault="00356188" w:rsidP="009F2608">
      <w:pPr>
        <w:pStyle w:val="ListParagraph"/>
        <w:numPr>
          <w:ilvl w:val="0"/>
          <w:numId w:val="21"/>
        </w:numPr>
        <w:suppressAutoHyphens w:val="0"/>
        <w:spacing w:before="120" w:after="120" w:line="360" w:lineRule="auto"/>
        <w:ind w:left="720"/>
        <w:jc w:val="both"/>
        <w:rPr>
          <w:rFonts w:ascii="Calibri" w:hAnsi="Calibri" w:cs="Arial"/>
          <w:sz w:val="20"/>
        </w:rPr>
      </w:pPr>
      <w:r w:rsidRPr="00356188">
        <w:rPr>
          <w:rFonts w:ascii="Calibri" w:hAnsi="Calibri" w:cs="Arial"/>
          <w:sz w:val="20"/>
        </w:rPr>
        <w:t>The</w:t>
      </w:r>
      <w:r w:rsidR="00A3163C">
        <w:rPr>
          <w:rFonts w:ascii="Calibri" w:hAnsi="Calibri" w:cs="Arial"/>
          <w:sz w:val="20"/>
        </w:rPr>
        <w:t xml:space="preserve"> additional </w:t>
      </w:r>
      <w:r w:rsidR="00CA63C0">
        <w:rPr>
          <w:rFonts w:ascii="Calibri" w:hAnsi="Calibri" w:cs="Arial"/>
          <w:sz w:val="20"/>
        </w:rPr>
        <w:t>details</w:t>
      </w:r>
      <w:r w:rsidR="00FE195F">
        <w:rPr>
          <w:rFonts w:ascii="Calibri" w:hAnsi="Calibri" w:cs="Arial"/>
          <w:sz w:val="20"/>
        </w:rPr>
        <w:t>. Requested can be either documents</w:t>
      </w:r>
      <w:r w:rsidR="009D1643">
        <w:rPr>
          <w:rFonts w:ascii="Calibri" w:hAnsi="Calibri" w:cs="Arial"/>
          <w:sz w:val="20"/>
        </w:rPr>
        <w:t xml:space="preserve"> </w:t>
      </w:r>
      <w:r w:rsidR="00FE195F">
        <w:rPr>
          <w:rFonts w:ascii="Calibri" w:hAnsi="Calibri" w:cs="Arial"/>
          <w:sz w:val="20"/>
        </w:rPr>
        <w:t xml:space="preserve">or </w:t>
      </w:r>
      <w:r w:rsidR="009D1643">
        <w:rPr>
          <w:rFonts w:ascii="Calibri" w:hAnsi="Calibri" w:cs="Arial"/>
          <w:sz w:val="20"/>
        </w:rPr>
        <w:t>quer</w:t>
      </w:r>
      <w:r w:rsidR="00CA63C0">
        <w:rPr>
          <w:rFonts w:ascii="Calibri" w:hAnsi="Calibri" w:cs="Arial"/>
          <w:sz w:val="20"/>
        </w:rPr>
        <w:t>ies</w:t>
      </w:r>
      <w:r w:rsidR="00FE195F">
        <w:rPr>
          <w:rFonts w:ascii="Calibri" w:hAnsi="Calibri" w:cs="Arial"/>
          <w:sz w:val="20"/>
        </w:rPr>
        <w:t xml:space="preserve"> </w:t>
      </w:r>
    </w:p>
    <w:p w14:paraId="2578C041" w14:textId="4EC20DB6" w:rsidR="00FE195F" w:rsidRDefault="00650497" w:rsidP="009F2608">
      <w:pPr>
        <w:pStyle w:val="ListParagraph"/>
        <w:numPr>
          <w:ilvl w:val="0"/>
          <w:numId w:val="21"/>
        </w:numPr>
        <w:suppressAutoHyphens w:val="0"/>
        <w:spacing w:before="120" w:after="120" w:line="360" w:lineRule="auto"/>
        <w:ind w:left="720"/>
        <w:jc w:val="both"/>
        <w:rPr>
          <w:rFonts w:ascii="Calibri" w:hAnsi="Calibri" w:cs="Arial"/>
          <w:sz w:val="20"/>
        </w:rPr>
      </w:pPr>
      <w:r>
        <w:rPr>
          <w:rFonts w:ascii="Calibri" w:hAnsi="Calibri" w:cs="Arial"/>
          <w:sz w:val="20"/>
        </w:rPr>
        <w:lastRenderedPageBreak/>
        <w:t>For the additional documents</w:t>
      </w:r>
      <w:r w:rsidR="009C770C">
        <w:rPr>
          <w:rFonts w:ascii="Calibri" w:hAnsi="Calibri" w:cs="Arial"/>
          <w:sz w:val="20"/>
        </w:rPr>
        <w:t xml:space="preserve"> required</w:t>
      </w:r>
      <w:r w:rsidR="00B23027">
        <w:rPr>
          <w:rFonts w:ascii="Calibri" w:hAnsi="Calibri" w:cs="Arial"/>
          <w:sz w:val="20"/>
        </w:rPr>
        <w:t xml:space="preserve"> </w:t>
      </w:r>
      <w:r>
        <w:rPr>
          <w:rFonts w:ascii="Calibri" w:hAnsi="Calibri" w:cs="Arial"/>
          <w:sz w:val="20"/>
        </w:rPr>
        <w:t xml:space="preserve">from </w:t>
      </w:r>
      <w:r w:rsidR="00B23027">
        <w:rPr>
          <w:rFonts w:ascii="Calibri" w:hAnsi="Calibri" w:cs="Arial"/>
          <w:sz w:val="20"/>
        </w:rPr>
        <w:t>customer</w:t>
      </w:r>
      <w:r w:rsidR="00E20A22">
        <w:rPr>
          <w:rFonts w:ascii="Calibri" w:hAnsi="Calibri" w:cs="Arial"/>
          <w:sz w:val="20"/>
        </w:rPr>
        <w:t xml:space="preserve">, </w:t>
      </w:r>
      <w:r w:rsidR="00EA6377">
        <w:rPr>
          <w:rFonts w:ascii="Calibri" w:hAnsi="Calibri" w:cs="Arial"/>
          <w:sz w:val="20"/>
        </w:rPr>
        <w:t xml:space="preserve">‘Additional Customer Details’ </w:t>
      </w:r>
      <w:r w:rsidR="00E20A22">
        <w:rPr>
          <w:rFonts w:ascii="Calibri" w:hAnsi="Calibri" w:cs="Arial"/>
          <w:sz w:val="20"/>
        </w:rPr>
        <w:t>user would review the</w:t>
      </w:r>
      <w:r w:rsidR="009C770C">
        <w:rPr>
          <w:rFonts w:ascii="Calibri" w:hAnsi="Calibri" w:cs="Arial"/>
          <w:sz w:val="20"/>
        </w:rPr>
        <w:t xml:space="preserve"> </w:t>
      </w:r>
      <w:r w:rsidR="00E20A22">
        <w:rPr>
          <w:rFonts w:ascii="Calibri" w:hAnsi="Calibri" w:cs="Arial"/>
          <w:sz w:val="20"/>
        </w:rPr>
        <w:t>“Additional Doc. required”</w:t>
      </w:r>
      <w:r w:rsidR="009C770C">
        <w:rPr>
          <w:rFonts w:ascii="Calibri" w:hAnsi="Calibri" w:cs="Arial"/>
          <w:sz w:val="20"/>
        </w:rPr>
        <w:t xml:space="preserve"> grid which would be filled </w:t>
      </w:r>
      <w:r w:rsidR="00B23027">
        <w:rPr>
          <w:rFonts w:ascii="Calibri" w:hAnsi="Calibri" w:cs="Arial"/>
          <w:sz w:val="20"/>
        </w:rPr>
        <w:t xml:space="preserve">with the predefined documents and remarks </w:t>
      </w:r>
      <w:r w:rsidR="007F2171">
        <w:rPr>
          <w:rFonts w:ascii="Calibri" w:hAnsi="Calibri" w:cs="Arial"/>
          <w:sz w:val="20"/>
        </w:rPr>
        <w:t>filled</w:t>
      </w:r>
      <w:r w:rsidR="00B23027">
        <w:rPr>
          <w:rFonts w:ascii="Calibri" w:hAnsi="Calibri" w:cs="Arial"/>
          <w:sz w:val="20"/>
        </w:rPr>
        <w:t xml:space="preserve"> by compliance</w:t>
      </w:r>
      <w:r w:rsidR="005629DF">
        <w:rPr>
          <w:rFonts w:ascii="Calibri" w:hAnsi="Calibri" w:cs="Arial"/>
          <w:sz w:val="20"/>
        </w:rPr>
        <w:t>/ Ops</w:t>
      </w:r>
      <w:r w:rsidR="00B23027">
        <w:rPr>
          <w:rFonts w:ascii="Calibri" w:hAnsi="Calibri" w:cs="Arial"/>
          <w:sz w:val="20"/>
        </w:rPr>
        <w:t xml:space="preserve"> user</w:t>
      </w:r>
    </w:p>
    <w:p w14:paraId="29080479" w14:textId="5DBB107E" w:rsidR="00B23027" w:rsidRDefault="002F481B" w:rsidP="009F2608">
      <w:pPr>
        <w:pStyle w:val="ListParagraph"/>
        <w:numPr>
          <w:ilvl w:val="0"/>
          <w:numId w:val="21"/>
        </w:numPr>
        <w:suppressAutoHyphens w:val="0"/>
        <w:spacing w:before="120" w:after="120" w:line="360" w:lineRule="auto"/>
        <w:ind w:left="720"/>
        <w:jc w:val="both"/>
        <w:rPr>
          <w:rFonts w:ascii="Calibri" w:hAnsi="Calibri" w:cs="Arial"/>
          <w:sz w:val="20"/>
        </w:rPr>
      </w:pPr>
      <w:r>
        <w:rPr>
          <w:rFonts w:ascii="Calibri" w:hAnsi="Calibri" w:cs="Arial"/>
          <w:sz w:val="20"/>
        </w:rPr>
        <w:t>For the queries, compliance</w:t>
      </w:r>
      <w:r w:rsidR="005629DF">
        <w:rPr>
          <w:rFonts w:ascii="Calibri" w:hAnsi="Calibri" w:cs="Arial"/>
          <w:sz w:val="20"/>
        </w:rPr>
        <w:t>/Ops</w:t>
      </w:r>
      <w:r>
        <w:rPr>
          <w:rFonts w:ascii="Calibri" w:hAnsi="Calibri" w:cs="Arial"/>
          <w:sz w:val="20"/>
        </w:rPr>
        <w:t xml:space="preserve"> user would </w:t>
      </w:r>
      <w:r w:rsidR="00BF6BC9">
        <w:rPr>
          <w:rFonts w:ascii="Calibri" w:hAnsi="Calibri" w:cs="Arial"/>
          <w:sz w:val="20"/>
        </w:rPr>
        <w:t xml:space="preserve">have </w:t>
      </w:r>
      <w:r>
        <w:rPr>
          <w:rFonts w:ascii="Calibri" w:hAnsi="Calibri" w:cs="Arial"/>
          <w:sz w:val="20"/>
        </w:rPr>
        <w:t>mention</w:t>
      </w:r>
      <w:r w:rsidR="00BF6BC9">
        <w:rPr>
          <w:rFonts w:ascii="Calibri" w:hAnsi="Calibri" w:cs="Arial"/>
          <w:sz w:val="20"/>
        </w:rPr>
        <w:t>ed</w:t>
      </w:r>
      <w:r>
        <w:rPr>
          <w:rFonts w:ascii="Calibri" w:hAnsi="Calibri" w:cs="Arial"/>
          <w:sz w:val="20"/>
        </w:rPr>
        <w:t xml:space="preserve"> the details in the conversations</w:t>
      </w:r>
      <w:r w:rsidR="00BF6BC9">
        <w:rPr>
          <w:rFonts w:ascii="Calibri" w:hAnsi="Calibri" w:cs="Arial"/>
          <w:sz w:val="20"/>
        </w:rPr>
        <w:t xml:space="preserve"> window</w:t>
      </w:r>
      <w:r>
        <w:rPr>
          <w:rFonts w:ascii="Calibri" w:hAnsi="Calibri" w:cs="Arial"/>
          <w:sz w:val="20"/>
        </w:rPr>
        <w:t xml:space="preserve"> </w:t>
      </w:r>
      <w:r w:rsidR="00EB4504">
        <w:rPr>
          <w:rFonts w:ascii="Calibri" w:hAnsi="Calibri" w:cs="Arial"/>
          <w:sz w:val="20"/>
        </w:rPr>
        <w:t>added as document in the iBPS WI</w:t>
      </w:r>
    </w:p>
    <w:p w14:paraId="30B42986" w14:textId="1BAF2340" w:rsidR="002D32AC" w:rsidRDefault="00EA6377" w:rsidP="002D32AC">
      <w:pPr>
        <w:pStyle w:val="ListParagraph"/>
        <w:numPr>
          <w:ilvl w:val="1"/>
          <w:numId w:val="21"/>
        </w:numPr>
        <w:suppressAutoHyphens w:val="0"/>
        <w:spacing w:before="120" w:after="120" w:line="360" w:lineRule="auto"/>
        <w:jc w:val="both"/>
        <w:rPr>
          <w:rFonts w:ascii="Calibri" w:hAnsi="Calibri" w:cs="Arial"/>
          <w:sz w:val="20"/>
        </w:rPr>
      </w:pPr>
      <w:r>
        <w:rPr>
          <w:rFonts w:ascii="Calibri" w:hAnsi="Calibri" w:cs="Arial"/>
          <w:sz w:val="20"/>
        </w:rPr>
        <w:t xml:space="preserve">‘Additional Customer Details’ </w:t>
      </w:r>
      <w:r w:rsidR="002D32AC">
        <w:rPr>
          <w:rFonts w:ascii="Calibri" w:hAnsi="Calibri" w:cs="Arial"/>
          <w:sz w:val="20"/>
        </w:rPr>
        <w:t xml:space="preserve">user would review the queries </w:t>
      </w:r>
      <w:r w:rsidR="0063315B">
        <w:rPr>
          <w:rFonts w:ascii="Calibri" w:hAnsi="Calibri" w:cs="Arial"/>
          <w:sz w:val="20"/>
        </w:rPr>
        <w:t>of the compliance</w:t>
      </w:r>
      <w:r w:rsidR="005629DF">
        <w:rPr>
          <w:rFonts w:ascii="Calibri" w:hAnsi="Calibri" w:cs="Arial"/>
          <w:sz w:val="20"/>
        </w:rPr>
        <w:t>/Ops</w:t>
      </w:r>
      <w:r w:rsidR="0063315B">
        <w:rPr>
          <w:rFonts w:ascii="Calibri" w:hAnsi="Calibri" w:cs="Arial"/>
          <w:sz w:val="20"/>
        </w:rPr>
        <w:t xml:space="preserve"> user in the conversation window</w:t>
      </w:r>
    </w:p>
    <w:p w14:paraId="7D61BE5E" w14:textId="02D65DE3" w:rsidR="0063315B" w:rsidRDefault="00EA6377" w:rsidP="002D32AC">
      <w:pPr>
        <w:pStyle w:val="ListParagraph"/>
        <w:numPr>
          <w:ilvl w:val="1"/>
          <w:numId w:val="21"/>
        </w:numPr>
        <w:suppressAutoHyphens w:val="0"/>
        <w:spacing w:before="120" w:after="120" w:line="360" w:lineRule="auto"/>
        <w:jc w:val="both"/>
        <w:rPr>
          <w:rFonts w:ascii="Calibri" w:hAnsi="Calibri" w:cs="Arial"/>
          <w:sz w:val="20"/>
        </w:rPr>
      </w:pPr>
      <w:r>
        <w:rPr>
          <w:rFonts w:ascii="Calibri" w:hAnsi="Calibri" w:cs="Arial"/>
          <w:sz w:val="20"/>
        </w:rPr>
        <w:t xml:space="preserve">‘Additional Customer Details’ </w:t>
      </w:r>
      <w:r w:rsidR="00E849C7">
        <w:rPr>
          <w:rFonts w:ascii="Calibri" w:hAnsi="Calibri" w:cs="Arial"/>
          <w:sz w:val="20"/>
        </w:rPr>
        <w:t xml:space="preserve">user can call the customer </w:t>
      </w:r>
      <w:r w:rsidR="005C6450">
        <w:rPr>
          <w:rFonts w:ascii="Calibri" w:hAnsi="Calibri" w:cs="Arial"/>
          <w:sz w:val="20"/>
        </w:rPr>
        <w:t>to intimate</w:t>
      </w:r>
      <w:r w:rsidR="00EB4504">
        <w:rPr>
          <w:rFonts w:ascii="Calibri" w:hAnsi="Calibri" w:cs="Arial"/>
          <w:sz w:val="20"/>
        </w:rPr>
        <w:t xml:space="preserve"> and explain </w:t>
      </w:r>
      <w:r w:rsidR="005C6450">
        <w:rPr>
          <w:rFonts w:ascii="Calibri" w:hAnsi="Calibri" w:cs="Arial"/>
          <w:sz w:val="20"/>
        </w:rPr>
        <w:t xml:space="preserve"> them to </w:t>
      </w:r>
      <w:r w:rsidR="0068621E">
        <w:rPr>
          <w:rFonts w:ascii="Calibri" w:hAnsi="Calibri" w:cs="Arial"/>
          <w:sz w:val="20"/>
        </w:rPr>
        <w:t>address for the raised queries</w:t>
      </w:r>
    </w:p>
    <w:p w14:paraId="120D2F07" w14:textId="708F18AB" w:rsidR="0068621E" w:rsidRDefault="00A90708" w:rsidP="002D32AC">
      <w:pPr>
        <w:pStyle w:val="ListParagraph"/>
        <w:numPr>
          <w:ilvl w:val="1"/>
          <w:numId w:val="21"/>
        </w:numPr>
        <w:suppressAutoHyphens w:val="0"/>
        <w:spacing w:before="120" w:after="120" w:line="360" w:lineRule="auto"/>
        <w:jc w:val="both"/>
        <w:rPr>
          <w:rFonts w:ascii="Calibri" w:hAnsi="Calibri" w:cs="Arial"/>
          <w:sz w:val="20"/>
        </w:rPr>
      </w:pPr>
      <w:r>
        <w:rPr>
          <w:rFonts w:ascii="Calibri" w:hAnsi="Calibri" w:cs="Arial"/>
          <w:sz w:val="20"/>
        </w:rPr>
        <w:t>If only query had been raised by the compliance user and no documents requested</w:t>
      </w:r>
      <w:r w:rsidR="00BA2F70">
        <w:rPr>
          <w:rFonts w:ascii="Calibri" w:hAnsi="Calibri" w:cs="Arial"/>
          <w:sz w:val="20"/>
        </w:rPr>
        <w:t xml:space="preserve"> and if all the queries have been addressed by the customer over the call </w:t>
      </w:r>
      <w:r w:rsidR="004019FD">
        <w:rPr>
          <w:rFonts w:ascii="Calibri" w:hAnsi="Calibri" w:cs="Arial"/>
          <w:sz w:val="20"/>
        </w:rPr>
        <w:t xml:space="preserve">than </w:t>
      </w:r>
      <w:r w:rsidR="00EA6377">
        <w:rPr>
          <w:rFonts w:ascii="Calibri" w:hAnsi="Calibri" w:cs="Arial"/>
          <w:sz w:val="20"/>
        </w:rPr>
        <w:t xml:space="preserve">‘Additional Customer Details’ </w:t>
      </w:r>
      <w:r>
        <w:rPr>
          <w:rFonts w:ascii="Calibri" w:hAnsi="Calibri" w:cs="Arial"/>
          <w:sz w:val="20"/>
        </w:rPr>
        <w:t xml:space="preserve">user can update </w:t>
      </w:r>
      <w:r w:rsidR="00CE205E">
        <w:rPr>
          <w:rFonts w:ascii="Calibri" w:hAnsi="Calibri" w:cs="Arial"/>
          <w:sz w:val="20"/>
        </w:rPr>
        <w:t xml:space="preserve">the same in conversation window to send </w:t>
      </w:r>
      <w:r w:rsidR="0045341C">
        <w:rPr>
          <w:rFonts w:ascii="Calibri" w:hAnsi="Calibri" w:cs="Arial"/>
          <w:sz w:val="20"/>
        </w:rPr>
        <w:t xml:space="preserve">the WI </w:t>
      </w:r>
      <w:r w:rsidR="00CE205E">
        <w:rPr>
          <w:rFonts w:ascii="Calibri" w:hAnsi="Calibri" w:cs="Arial"/>
          <w:sz w:val="20"/>
        </w:rPr>
        <w:t>back to compliance queue</w:t>
      </w:r>
    </w:p>
    <w:p w14:paraId="06ADA5C5" w14:textId="2275B78E" w:rsidR="00CE205E" w:rsidRDefault="00CE205E" w:rsidP="00CE205E">
      <w:pPr>
        <w:pStyle w:val="ListParagraph"/>
        <w:numPr>
          <w:ilvl w:val="0"/>
          <w:numId w:val="21"/>
        </w:numPr>
        <w:suppressAutoHyphens w:val="0"/>
        <w:spacing w:before="120" w:after="120" w:line="360" w:lineRule="auto"/>
        <w:jc w:val="both"/>
        <w:rPr>
          <w:rFonts w:ascii="Calibri" w:hAnsi="Calibri" w:cs="Arial"/>
          <w:sz w:val="20"/>
        </w:rPr>
      </w:pPr>
      <w:r>
        <w:rPr>
          <w:rFonts w:ascii="Calibri" w:hAnsi="Calibri" w:cs="Arial"/>
          <w:sz w:val="20"/>
        </w:rPr>
        <w:t xml:space="preserve">If the </w:t>
      </w:r>
      <w:r w:rsidR="00EA6377">
        <w:rPr>
          <w:rFonts w:ascii="Calibri" w:hAnsi="Calibri" w:cs="Arial"/>
          <w:sz w:val="20"/>
        </w:rPr>
        <w:t xml:space="preserve">‘Additional Customer Details’ </w:t>
      </w:r>
      <w:r>
        <w:rPr>
          <w:rFonts w:ascii="Calibri" w:hAnsi="Calibri" w:cs="Arial"/>
          <w:sz w:val="20"/>
        </w:rPr>
        <w:t xml:space="preserve">user needs to send the case </w:t>
      </w:r>
      <w:r w:rsidR="00291A8E">
        <w:rPr>
          <w:rFonts w:ascii="Calibri" w:hAnsi="Calibri" w:cs="Arial"/>
          <w:sz w:val="20"/>
        </w:rPr>
        <w:t>to the frontend application</w:t>
      </w:r>
      <w:r w:rsidR="00EA3B86">
        <w:rPr>
          <w:rFonts w:ascii="Calibri" w:hAnsi="Calibri" w:cs="Arial"/>
          <w:sz w:val="20"/>
        </w:rPr>
        <w:t xml:space="preserve"> for the customer to revert for the required details</w:t>
      </w:r>
      <w:r w:rsidR="00291A8E">
        <w:rPr>
          <w:rFonts w:ascii="Calibri" w:hAnsi="Calibri" w:cs="Arial"/>
          <w:sz w:val="20"/>
        </w:rPr>
        <w:t>, user would mention the remarks</w:t>
      </w:r>
      <w:r w:rsidR="00925F9B">
        <w:rPr>
          <w:rFonts w:ascii="Calibri" w:hAnsi="Calibri" w:cs="Arial"/>
          <w:sz w:val="20"/>
        </w:rPr>
        <w:t xml:space="preserve"> in the decision section</w:t>
      </w:r>
      <w:r w:rsidR="00291A8E">
        <w:rPr>
          <w:rFonts w:ascii="Calibri" w:hAnsi="Calibri" w:cs="Arial"/>
          <w:sz w:val="20"/>
        </w:rPr>
        <w:t xml:space="preserve"> while selecting the decision “additional details required from customer”</w:t>
      </w:r>
      <w:r w:rsidR="009C36E8">
        <w:rPr>
          <w:rFonts w:ascii="Calibri" w:hAnsi="Calibri" w:cs="Arial"/>
          <w:sz w:val="20"/>
        </w:rPr>
        <w:t>.</w:t>
      </w:r>
    </w:p>
    <w:p w14:paraId="4F63E223" w14:textId="6E6D36F8" w:rsidR="009C36E8" w:rsidRDefault="009C36E8" w:rsidP="009C36E8">
      <w:pPr>
        <w:pStyle w:val="ListParagraph"/>
        <w:numPr>
          <w:ilvl w:val="1"/>
          <w:numId w:val="21"/>
        </w:numPr>
        <w:suppressAutoHyphens w:val="0"/>
        <w:spacing w:before="120" w:after="120" w:line="360" w:lineRule="auto"/>
        <w:jc w:val="both"/>
        <w:rPr>
          <w:rFonts w:ascii="Calibri" w:hAnsi="Calibri" w:cs="Arial"/>
          <w:sz w:val="20"/>
        </w:rPr>
      </w:pPr>
      <w:r>
        <w:rPr>
          <w:rFonts w:ascii="Calibri" w:hAnsi="Calibri" w:cs="Arial"/>
          <w:sz w:val="20"/>
        </w:rPr>
        <w:t xml:space="preserve">These remarks entered by the </w:t>
      </w:r>
      <w:r w:rsidR="00EA6377">
        <w:rPr>
          <w:rFonts w:ascii="Calibri" w:hAnsi="Calibri" w:cs="Arial"/>
          <w:sz w:val="20"/>
        </w:rPr>
        <w:t xml:space="preserve">‘Additional Customer Details’ </w:t>
      </w:r>
      <w:r>
        <w:rPr>
          <w:rFonts w:ascii="Calibri" w:hAnsi="Calibri" w:cs="Arial"/>
          <w:sz w:val="20"/>
        </w:rPr>
        <w:t xml:space="preserve">user could be a summary of discussion </w:t>
      </w:r>
      <w:r w:rsidR="008801AA">
        <w:rPr>
          <w:rFonts w:ascii="Calibri" w:hAnsi="Calibri" w:cs="Arial"/>
          <w:sz w:val="20"/>
        </w:rPr>
        <w:t xml:space="preserve">which they have had with customer and these remarks would be passed to the frontend application for the customer </w:t>
      </w:r>
      <w:r w:rsidR="00925F9B">
        <w:rPr>
          <w:rFonts w:ascii="Calibri" w:hAnsi="Calibri" w:cs="Arial"/>
          <w:sz w:val="20"/>
        </w:rPr>
        <w:t>to view and revert on them</w:t>
      </w:r>
      <w:r w:rsidR="008801AA">
        <w:rPr>
          <w:rFonts w:ascii="Calibri" w:hAnsi="Calibri" w:cs="Arial"/>
          <w:sz w:val="20"/>
        </w:rPr>
        <w:t>.</w:t>
      </w:r>
    </w:p>
    <w:p w14:paraId="11B66D25" w14:textId="17ED06A9" w:rsidR="001F7359" w:rsidRDefault="001F7359" w:rsidP="001F7359">
      <w:pPr>
        <w:pStyle w:val="ListParagraph"/>
        <w:numPr>
          <w:ilvl w:val="0"/>
          <w:numId w:val="21"/>
        </w:numPr>
        <w:suppressAutoHyphens w:val="0"/>
        <w:spacing w:before="120" w:after="120" w:line="360" w:lineRule="auto"/>
        <w:jc w:val="both"/>
        <w:rPr>
          <w:rFonts w:ascii="Calibri" w:hAnsi="Calibri" w:cs="Arial"/>
          <w:sz w:val="20"/>
        </w:rPr>
      </w:pPr>
      <w:r>
        <w:rPr>
          <w:rFonts w:ascii="Calibri" w:hAnsi="Calibri" w:cs="Arial"/>
          <w:sz w:val="20"/>
        </w:rPr>
        <w:t>When the WI is sent for the customer</w:t>
      </w:r>
      <w:r w:rsidR="00672CCF">
        <w:rPr>
          <w:rFonts w:ascii="Calibri" w:hAnsi="Calibri" w:cs="Arial"/>
          <w:sz w:val="20"/>
        </w:rPr>
        <w:t xml:space="preserve"> to</w:t>
      </w:r>
      <w:r>
        <w:rPr>
          <w:rFonts w:ascii="Calibri" w:hAnsi="Calibri" w:cs="Arial"/>
          <w:sz w:val="20"/>
        </w:rPr>
        <w:t xml:space="preserve"> update </w:t>
      </w:r>
      <w:r w:rsidR="00593807">
        <w:rPr>
          <w:rFonts w:ascii="Calibri" w:hAnsi="Calibri" w:cs="Arial"/>
          <w:sz w:val="20"/>
        </w:rPr>
        <w:t xml:space="preserve">on the frontend application, an email would be triggered to the customer from the DEH system </w:t>
      </w:r>
      <w:r w:rsidR="0045341C">
        <w:rPr>
          <w:rFonts w:ascii="Calibri" w:hAnsi="Calibri" w:cs="Arial"/>
          <w:sz w:val="20"/>
        </w:rPr>
        <w:t>informing customer</w:t>
      </w:r>
      <w:r w:rsidR="00672CCF">
        <w:rPr>
          <w:rFonts w:ascii="Calibri" w:hAnsi="Calibri" w:cs="Arial"/>
          <w:sz w:val="20"/>
        </w:rPr>
        <w:t xml:space="preserve"> </w:t>
      </w:r>
      <w:r w:rsidR="009A7263">
        <w:rPr>
          <w:rFonts w:ascii="Calibri" w:hAnsi="Calibri" w:cs="Arial"/>
          <w:sz w:val="20"/>
        </w:rPr>
        <w:t>to update the requested details on the application (</w:t>
      </w:r>
      <w:r w:rsidR="00D766B6">
        <w:rPr>
          <w:rFonts w:ascii="Calibri" w:hAnsi="Calibri" w:cs="Arial"/>
          <w:sz w:val="20"/>
        </w:rPr>
        <w:t>*</w:t>
      </w:r>
      <w:r w:rsidR="009A7263">
        <w:rPr>
          <w:rFonts w:ascii="Calibri" w:hAnsi="Calibri" w:cs="Arial"/>
          <w:sz w:val="20"/>
        </w:rPr>
        <w:t xml:space="preserve">Mail body </w:t>
      </w:r>
      <w:r w:rsidR="00D766B6">
        <w:rPr>
          <w:rFonts w:ascii="Calibri" w:hAnsi="Calibri" w:cs="Arial"/>
          <w:sz w:val="20"/>
        </w:rPr>
        <w:t>to be finalized and shared with DEH)</w:t>
      </w:r>
    </w:p>
    <w:p w14:paraId="22DB7B33" w14:textId="7B3F2564" w:rsidR="001E5A05" w:rsidRDefault="001E5A05" w:rsidP="001E5A05">
      <w:pPr>
        <w:pStyle w:val="ListParagraph"/>
        <w:numPr>
          <w:ilvl w:val="0"/>
          <w:numId w:val="21"/>
        </w:numPr>
        <w:suppressAutoHyphens w:val="0"/>
        <w:spacing w:before="120" w:after="120" w:line="360" w:lineRule="auto"/>
        <w:jc w:val="both"/>
        <w:rPr>
          <w:rFonts w:ascii="Calibri" w:hAnsi="Calibri" w:cs="Arial"/>
          <w:sz w:val="20"/>
        </w:rPr>
      </w:pPr>
      <w:r>
        <w:rPr>
          <w:rFonts w:ascii="Calibri" w:hAnsi="Calibri" w:cs="Arial"/>
          <w:sz w:val="20"/>
        </w:rPr>
        <w:t>Once the customer provides the additional details (Document/ queries feedback) on the application</w:t>
      </w:r>
      <w:r w:rsidR="00234CD0">
        <w:rPr>
          <w:rFonts w:ascii="Calibri" w:hAnsi="Calibri" w:cs="Arial"/>
          <w:sz w:val="20"/>
        </w:rPr>
        <w:t xml:space="preserve">, the WI would come back to the </w:t>
      </w:r>
      <w:r w:rsidR="00EA6377">
        <w:rPr>
          <w:rFonts w:ascii="Calibri" w:hAnsi="Calibri" w:cs="Arial"/>
          <w:sz w:val="20"/>
        </w:rPr>
        <w:t xml:space="preserve">‘Additional Customer Details’ </w:t>
      </w:r>
      <w:r w:rsidR="00234CD0">
        <w:rPr>
          <w:rFonts w:ascii="Calibri" w:hAnsi="Calibri" w:cs="Arial"/>
          <w:sz w:val="20"/>
        </w:rPr>
        <w:t>user</w:t>
      </w:r>
      <w:r w:rsidR="001A3D8E">
        <w:rPr>
          <w:rFonts w:ascii="Calibri" w:hAnsi="Calibri" w:cs="Arial"/>
          <w:sz w:val="20"/>
        </w:rPr>
        <w:t xml:space="preserve"> with the attached documents </w:t>
      </w:r>
    </w:p>
    <w:p w14:paraId="66A718AF" w14:textId="0E1F474C" w:rsidR="00234CD0" w:rsidRDefault="00234CD0" w:rsidP="001E5A05">
      <w:pPr>
        <w:pStyle w:val="ListParagraph"/>
        <w:numPr>
          <w:ilvl w:val="0"/>
          <w:numId w:val="21"/>
        </w:numPr>
        <w:suppressAutoHyphens w:val="0"/>
        <w:spacing w:before="120" w:after="120" w:line="360" w:lineRule="auto"/>
        <w:jc w:val="both"/>
        <w:rPr>
          <w:rFonts w:ascii="Calibri" w:hAnsi="Calibri" w:cs="Arial"/>
          <w:sz w:val="20"/>
        </w:rPr>
      </w:pPr>
      <w:r>
        <w:rPr>
          <w:rFonts w:ascii="Calibri" w:hAnsi="Calibri" w:cs="Arial"/>
          <w:sz w:val="20"/>
        </w:rPr>
        <w:t xml:space="preserve">On receiving the response from  the customer, </w:t>
      </w:r>
      <w:r w:rsidR="00EA6377">
        <w:rPr>
          <w:rFonts w:ascii="Calibri" w:hAnsi="Calibri" w:cs="Arial"/>
          <w:sz w:val="20"/>
        </w:rPr>
        <w:t xml:space="preserve">‘Additional Customer Details’ </w:t>
      </w:r>
      <w:r>
        <w:rPr>
          <w:rFonts w:ascii="Calibri" w:hAnsi="Calibri" w:cs="Arial"/>
          <w:sz w:val="20"/>
        </w:rPr>
        <w:t xml:space="preserve">user would review the </w:t>
      </w:r>
      <w:r w:rsidR="00EB1DC6">
        <w:rPr>
          <w:rFonts w:ascii="Calibri" w:hAnsi="Calibri" w:cs="Arial"/>
          <w:sz w:val="20"/>
        </w:rPr>
        <w:t xml:space="preserve">documents provided by the customer are correct and the queries are </w:t>
      </w:r>
      <w:r w:rsidR="001E64EE">
        <w:rPr>
          <w:rFonts w:ascii="Calibri" w:hAnsi="Calibri" w:cs="Arial"/>
          <w:sz w:val="20"/>
        </w:rPr>
        <w:t>addressed appropriately.</w:t>
      </w:r>
    </w:p>
    <w:p w14:paraId="070CC12A" w14:textId="68D4964D" w:rsidR="001E64EE" w:rsidRDefault="001E64EE" w:rsidP="001E5A05">
      <w:pPr>
        <w:pStyle w:val="ListParagraph"/>
        <w:numPr>
          <w:ilvl w:val="0"/>
          <w:numId w:val="21"/>
        </w:numPr>
        <w:suppressAutoHyphens w:val="0"/>
        <w:spacing w:before="120" w:after="120" w:line="360" w:lineRule="auto"/>
        <w:jc w:val="both"/>
        <w:rPr>
          <w:rFonts w:ascii="Calibri" w:hAnsi="Calibri" w:cs="Arial"/>
          <w:sz w:val="20"/>
        </w:rPr>
      </w:pPr>
      <w:r>
        <w:rPr>
          <w:rFonts w:ascii="Calibri" w:hAnsi="Calibri" w:cs="Arial"/>
          <w:sz w:val="20"/>
        </w:rPr>
        <w:t>If al</w:t>
      </w:r>
      <w:r w:rsidR="00D41429">
        <w:rPr>
          <w:rFonts w:ascii="Calibri" w:hAnsi="Calibri" w:cs="Arial"/>
          <w:sz w:val="20"/>
        </w:rPr>
        <w:t>l details are received</w:t>
      </w:r>
      <w:r w:rsidR="001A3D8E">
        <w:rPr>
          <w:rFonts w:ascii="Calibri" w:hAnsi="Calibri" w:cs="Arial"/>
          <w:sz w:val="20"/>
        </w:rPr>
        <w:t xml:space="preserve"> correctly</w:t>
      </w:r>
      <w:r w:rsidR="00D41429">
        <w:rPr>
          <w:rFonts w:ascii="Calibri" w:hAnsi="Calibri" w:cs="Arial"/>
          <w:sz w:val="20"/>
        </w:rPr>
        <w:t xml:space="preserve">, </w:t>
      </w:r>
      <w:r w:rsidR="00EA6377">
        <w:rPr>
          <w:rFonts w:ascii="Calibri" w:hAnsi="Calibri" w:cs="Arial"/>
          <w:sz w:val="20"/>
        </w:rPr>
        <w:t xml:space="preserve">‘Additional Customer Details’ </w:t>
      </w:r>
      <w:r>
        <w:rPr>
          <w:rFonts w:ascii="Calibri" w:hAnsi="Calibri" w:cs="Arial"/>
          <w:sz w:val="20"/>
        </w:rPr>
        <w:t>user would update the conversation</w:t>
      </w:r>
      <w:r w:rsidR="00D41429">
        <w:rPr>
          <w:rFonts w:ascii="Calibri" w:hAnsi="Calibri" w:cs="Arial"/>
          <w:sz w:val="20"/>
        </w:rPr>
        <w:t xml:space="preserve"> window for the compliance</w:t>
      </w:r>
      <w:r w:rsidR="005629DF">
        <w:rPr>
          <w:rFonts w:ascii="Calibri" w:hAnsi="Calibri" w:cs="Arial"/>
          <w:sz w:val="20"/>
        </w:rPr>
        <w:t>/Ops</w:t>
      </w:r>
      <w:r w:rsidR="00D41429">
        <w:rPr>
          <w:rFonts w:ascii="Calibri" w:hAnsi="Calibri" w:cs="Arial"/>
          <w:sz w:val="20"/>
        </w:rPr>
        <w:t xml:space="preserve"> users queries and submit the WI back to </w:t>
      </w:r>
      <w:r w:rsidR="005629DF">
        <w:rPr>
          <w:rFonts w:ascii="Calibri" w:hAnsi="Calibri" w:cs="Arial"/>
          <w:sz w:val="20"/>
        </w:rPr>
        <w:t>their</w:t>
      </w:r>
      <w:r w:rsidR="00D41429">
        <w:rPr>
          <w:rFonts w:ascii="Calibri" w:hAnsi="Calibri" w:cs="Arial"/>
          <w:sz w:val="20"/>
        </w:rPr>
        <w:t xml:space="preserve"> queue</w:t>
      </w:r>
      <w:r>
        <w:rPr>
          <w:rFonts w:ascii="Calibri" w:hAnsi="Calibri" w:cs="Arial"/>
          <w:sz w:val="20"/>
        </w:rPr>
        <w:t xml:space="preserve"> </w:t>
      </w:r>
    </w:p>
    <w:p w14:paraId="42CF6EA0" w14:textId="77777777" w:rsidR="00771D86" w:rsidRPr="00771D86" w:rsidRDefault="00771D86" w:rsidP="00771D86">
      <w:pPr>
        <w:suppressAutoHyphens w:val="0"/>
        <w:spacing w:before="120" w:after="120" w:line="360" w:lineRule="auto"/>
        <w:ind w:left="720"/>
        <w:jc w:val="both"/>
        <w:rPr>
          <w:rFonts w:ascii="Calibri" w:hAnsi="Calibri" w:cs="Arial"/>
          <w:sz w:val="20"/>
        </w:rPr>
      </w:pPr>
    </w:p>
    <w:p w14:paraId="0191AD6C" w14:textId="590FE731" w:rsidR="00CE205E" w:rsidRDefault="00404FBA" w:rsidP="00404FBA">
      <w:pPr>
        <w:pStyle w:val="ListParagraph"/>
        <w:numPr>
          <w:ilvl w:val="0"/>
          <w:numId w:val="21"/>
        </w:numPr>
        <w:suppressAutoHyphens w:val="0"/>
        <w:spacing w:before="120" w:after="120" w:line="360" w:lineRule="auto"/>
        <w:jc w:val="both"/>
        <w:rPr>
          <w:rFonts w:ascii="Calibri" w:hAnsi="Calibri" w:cs="Arial"/>
          <w:sz w:val="20"/>
        </w:rPr>
      </w:pPr>
      <w:r w:rsidRPr="00ED38CA">
        <w:rPr>
          <w:rFonts w:ascii="Calibri" w:hAnsi="Calibri" w:cs="Arial"/>
          <w:sz w:val="20"/>
        </w:rPr>
        <w:t>System will move the work-item to next queue as follows:</w:t>
      </w:r>
    </w:p>
    <w:p w14:paraId="76861D34" w14:textId="77777777" w:rsidR="00771D86" w:rsidRPr="00771D86" w:rsidRDefault="00771D86" w:rsidP="00771D86">
      <w:pPr>
        <w:pStyle w:val="ListParagraph"/>
        <w:rPr>
          <w:rFonts w:ascii="Calibri" w:hAnsi="Calibri" w:cs="Arial"/>
          <w:sz w:val="20"/>
        </w:rPr>
      </w:pPr>
    </w:p>
    <w:p w14:paraId="52252841" w14:textId="2CB2F79B" w:rsidR="00771D86" w:rsidRDefault="00771D86" w:rsidP="00771D86">
      <w:pPr>
        <w:pStyle w:val="ListParagraph"/>
        <w:numPr>
          <w:ilvl w:val="1"/>
          <w:numId w:val="21"/>
        </w:numPr>
        <w:suppressAutoHyphens w:val="0"/>
        <w:spacing w:before="120" w:after="120" w:line="360" w:lineRule="auto"/>
        <w:jc w:val="both"/>
        <w:rPr>
          <w:rFonts w:ascii="Calibri" w:hAnsi="Calibri" w:cs="Arial"/>
          <w:sz w:val="20"/>
        </w:rPr>
      </w:pPr>
      <w:r>
        <w:rPr>
          <w:rFonts w:ascii="Calibri" w:hAnsi="Calibri" w:cs="Arial"/>
          <w:sz w:val="20"/>
        </w:rPr>
        <w:t xml:space="preserve">“DEH Update” queue if the user has selected Decision as </w:t>
      </w:r>
      <w:r w:rsidR="00463F89">
        <w:rPr>
          <w:rFonts w:ascii="Calibri" w:hAnsi="Calibri" w:cs="Arial"/>
          <w:sz w:val="20"/>
        </w:rPr>
        <w:t>‘</w:t>
      </w:r>
      <w:r w:rsidR="00DA48A2">
        <w:rPr>
          <w:rFonts w:ascii="Calibri" w:hAnsi="Calibri" w:cs="Arial"/>
          <w:sz w:val="20"/>
        </w:rPr>
        <w:t>Additional Details required from Customer</w:t>
      </w:r>
      <w:r w:rsidR="00463F89">
        <w:rPr>
          <w:rFonts w:ascii="Calibri" w:hAnsi="Calibri" w:cs="Arial"/>
          <w:sz w:val="20"/>
        </w:rPr>
        <w:t>’</w:t>
      </w:r>
    </w:p>
    <w:p w14:paraId="66E256A5" w14:textId="50056484" w:rsidR="00DA48A2" w:rsidRDefault="00DA48A2" w:rsidP="00771D86">
      <w:pPr>
        <w:pStyle w:val="ListParagraph"/>
        <w:numPr>
          <w:ilvl w:val="1"/>
          <w:numId w:val="21"/>
        </w:numPr>
        <w:suppressAutoHyphens w:val="0"/>
        <w:spacing w:before="120" w:after="120" w:line="360" w:lineRule="auto"/>
        <w:jc w:val="both"/>
        <w:rPr>
          <w:rFonts w:ascii="Calibri" w:hAnsi="Calibri" w:cs="Arial"/>
          <w:sz w:val="20"/>
        </w:rPr>
      </w:pPr>
      <w:r>
        <w:rPr>
          <w:rFonts w:ascii="Calibri" w:hAnsi="Calibri" w:cs="Arial"/>
          <w:sz w:val="20"/>
        </w:rPr>
        <w:t xml:space="preserve">“Compliance” </w:t>
      </w:r>
      <w:r w:rsidR="00463F89">
        <w:rPr>
          <w:rFonts w:ascii="Calibri" w:hAnsi="Calibri" w:cs="Arial"/>
          <w:sz w:val="20"/>
        </w:rPr>
        <w:t>queue if</w:t>
      </w:r>
      <w:r>
        <w:rPr>
          <w:rFonts w:ascii="Calibri" w:hAnsi="Calibri" w:cs="Arial"/>
          <w:sz w:val="20"/>
        </w:rPr>
        <w:t xml:space="preserve"> the user has selected the Decision as </w:t>
      </w:r>
      <w:r w:rsidR="00463F89">
        <w:rPr>
          <w:rFonts w:ascii="Calibri" w:hAnsi="Calibri" w:cs="Arial"/>
          <w:sz w:val="20"/>
        </w:rPr>
        <w:t>‘</w:t>
      </w:r>
      <w:r>
        <w:rPr>
          <w:rFonts w:ascii="Calibri" w:hAnsi="Calibri" w:cs="Arial"/>
          <w:sz w:val="20"/>
        </w:rPr>
        <w:t>Send to Compliance</w:t>
      </w:r>
      <w:r w:rsidR="00463F89">
        <w:rPr>
          <w:rFonts w:ascii="Calibri" w:hAnsi="Calibri" w:cs="Arial"/>
          <w:sz w:val="20"/>
        </w:rPr>
        <w:t>’</w:t>
      </w:r>
    </w:p>
    <w:p w14:paraId="7CFD69A7" w14:textId="6B987F25" w:rsidR="00DA48A2" w:rsidRDefault="00463F89" w:rsidP="00771D86">
      <w:pPr>
        <w:pStyle w:val="ListParagraph"/>
        <w:numPr>
          <w:ilvl w:val="1"/>
          <w:numId w:val="21"/>
        </w:numPr>
        <w:suppressAutoHyphens w:val="0"/>
        <w:spacing w:before="120" w:after="120" w:line="360" w:lineRule="auto"/>
        <w:jc w:val="both"/>
        <w:rPr>
          <w:rFonts w:ascii="Calibri" w:hAnsi="Calibri" w:cs="Arial"/>
          <w:sz w:val="20"/>
        </w:rPr>
      </w:pPr>
      <w:r>
        <w:rPr>
          <w:rFonts w:ascii="Calibri" w:hAnsi="Calibri" w:cs="Arial"/>
          <w:sz w:val="20"/>
        </w:rPr>
        <w:t>“</w:t>
      </w:r>
      <w:proofErr w:type="spellStart"/>
      <w:r w:rsidR="00DA48A2">
        <w:rPr>
          <w:rFonts w:ascii="Calibri" w:hAnsi="Calibri" w:cs="Arial"/>
          <w:sz w:val="20"/>
        </w:rPr>
        <w:t>Compliance_W</w:t>
      </w:r>
      <w:r>
        <w:rPr>
          <w:rFonts w:ascii="Calibri" w:hAnsi="Calibri" w:cs="Arial"/>
          <w:sz w:val="20"/>
        </w:rPr>
        <w:t>C</w:t>
      </w:r>
      <w:proofErr w:type="spellEnd"/>
      <w:r>
        <w:rPr>
          <w:rFonts w:ascii="Calibri" w:hAnsi="Calibri" w:cs="Arial"/>
          <w:sz w:val="20"/>
        </w:rPr>
        <w:t xml:space="preserve">” If the user has selected the Decision as ‘Send to </w:t>
      </w:r>
      <w:proofErr w:type="spellStart"/>
      <w:r>
        <w:rPr>
          <w:rFonts w:ascii="Calibri" w:hAnsi="Calibri" w:cs="Arial"/>
          <w:sz w:val="20"/>
        </w:rPr>
        <w:t>compliance_WC</w:t>
      </w:r>
      <w:proofErr w:type="spellEnd"/>
      <w:r>
        <w:rPr>
          <w:rFonts w:ascii="Calibri" w:hAnsi="Calibri" w:cs="Arial"/>
          <w:sz w:val="20"/>
        </w:rPr>
        <w:t>’</w:t>
      </w:r>
      <w:r w:rsidR="00DA48A2">
        <w:rPr>
          <w:rFonts w:ascii="Calibri" w:hAnsi="Calibri" w:cs="Arial"/>
          <w:sz w:val="20"/>
        </w:rPr>
        <w:t xml:space="preserve"> </w:t>
      </w:r>
    </w:p>
    <w:p w14:paraId="54529252" w14:textId="7B541692" w:rsidR="005629DF" w:rsidRDefault="005629DF" w:rsidP="00771D86">
      <w:pPr>
        <w:pStyle w:val="ListParagraph"/>
        <w:numPr>
          <w:ilvl w:val="1"/>
          <w:numId w:val="21"/>
        </w:numPr>
        <w:suppressAutoHyphens w:val="0"/>
        <w:spacing w:before="120" w:after="120" w:line="360" w:lineRule="auto"/>
        <w:jc w:val="both"/>
        <w:rPr>
          <w:rFonts w:ascii="Calibri" w:hAnsi="Calibri" w:cs="Arial"/>
          <w:sz w:val="20"/>
        </w:rPr>
      </w:pPr>
      <w:r>
        <w:rPr>
          <w:rFonts w:ascii="Calibri" w:hAnsi="Calibri" w:cs="Arial"/>
          <w:sz w:val="20"/>
        </w:rPr>
        <w:lastRenderedPageBreak/>
        <w:t xml:space="preserve">“Operations” If the user has selected the Decision as ‘Send </w:t>
      </w:r>
      <w:r w:rsidR="00C668DC">
        <w:rPr>
          <w:rFonts w:ascii="Calibri" w:hAnsi="Calibri" w:cs="Arial"/>
          <w:sz w:val="20"/>
        </w:rPr>
        <w:t>to</w:t>
      </w:r>
      <w:r>
        <w:rPr>
          <w:rFonts w:ascii="Calibri" w:hAnsi="Calibri" w:cs="Arial"/>
          <w:sz w:val="20"/>
        </w:rPr>
        <w:t xml:space="preserve"> Operations’</w:t>
      </w:r>
    </w:p>
    <w:p w14:paraId="1D0FF239" w14:textId="42E3E64D" w:rsidR="00773DE9" w:rsidRDefault="003D4F2A" w:rsidP="003D4F2A">
      <w:pPr>
        <w:pStyle w:val="Heading2"/>
        <w:tabs>
          <w:tab w:val="clear" w:pos="360"/>
        </w:tabs>
        <w:ind w:left="0"/>
        <w:rPr>
          <w:rFonts w:ascii="Calibri" w:hAnsi="Calibri"/>
        </w:rPr>
      </w:pPr>
      <w:bookmarkStart w:id="100" w:name="_Toc106302905"/>
      <w:r w:rsidRPr="003D4F2A">
        <w:rPr>
          <w:rFonts w:ascii="Calibri" w:hAnsi="Calibri"/>
        </w:rPr>
        <w:t>Dispatch</w:t>
      </w:r>
      <w:bookmarkEnd w:id="100"/>
    </w:p>
    <w:p w14:paraId="3C06ED04" w14:textId="44A11874" w:rsidR="003D4F2A" w:rsidRDefault="003D4F2A" w:rsidP="003D4F2A">
      <w:pPr>
        <w:pStyle w:val="Heading3"/>
      </w:pPr>
      <w:bookmarkStart w:id="101" w:name="_Toc106302906"/>
      <w:r w:rsidRPr="00ED38CA">
        <w:t>Description</w:t>
      </w:r>
      <w:bookmarkEnd w:id="101"/>
    </w:p>
    <w:p w14:paraId="7333F6D3" w14:textId="0711DBDE" w:rsidR="003C2A2C" w:rsidRPr="00594A0D" w:rsidRDefault="003C2A2C" w:rsidP="00594A0D">
      <w:pPr>
        <w:pStyle w:val="ListParagraph"/>
        <w:numPr>
          <w:ilvl w:val="0"/>
          <w:numId w:val="37"/>
        </w:numPr>
        <w:suppressAutoHyphens w:val="0"/>
        <w:spacing w:before="120" w:after="120" w:line="360" w:lineRule="auto"/>
        <w:jc w:val="both"/>
        <w:rPr>
          <w:rFonts w:ascii="Calibri" w:hAnsi="Calibri" w:cs="Arial"/>
          <w:sz w:val="20"/>
        </w:rPr>
      </w:pPr>
      <w:r w:rsidRPr="00594A0D">
        <w:rPr>
          <w:rFonts w:ascii="Calibri" w:hAnsi="Calibri" w:cs="Arial"/>
          <w:sz w:val="20"/>
        </w:rPr>
        <w:t>W</w:t>
      </w:r>
      <w:r w:rsidR="003C606A" w:rsidRPr="00594A0D">
        <w:rPr>
          <w:rFonts w:ascii="Calibri" w:hAnsi="Calibri" w:cs="Arial"/>
          <w:sz w:val="20"/>
        </w:rPr>
        <w:t>I</w:t>
      </w:r>
      <w:r w:rsidRPr="00594A0D">
        <w:rPr>
          <w:rFonts w:ascii="Calibri" w:hAnsi="Calibri" w:cs="Arial"/>
          <w:sz w:val="20"/>
        </w:rPr>
        <w:t xml:space="preserve"> will move to this queue when the account has been created and the frontend journey of the customer is </w:t>
      </w:r>
      <w:r w:rsidR="00611859" w:rsidRPr="00594A0D">
        <w:rPr>
          <w:rFonts w:ascii="Calibri" w:hAnsi="Calibri" w:cs="Arial"/>
          <w:sz w:val="20"/>
        </w:rPr>
        <w:t>‘Account Created’</w:t>
      </w:r>
    </w:p>
    <w:p w14:paraId="21181D74" w14:textId="155A2678" w:rsidR="003C2A2C" w:rsidRPr="003C606A" w:rsidRDefault="003C2A2C" w:rsidP="003C606A">
      <w:pPr>
        <w:pStyle w:val="ListParagraph"/>
        <w:numPr>
          <w:ilvl w:val="0"/>
          <w:numId w:val="37"/>
        </w:numPr>
        <w:suppressAutoHyphens w:val="0"/>
        <w:spacing w:before="120" w:after="120" w:line="360" w:lineRule="auto"/>
        <w:jc w:val="both"/>
        <w:rPr>
          <w:rFonts w:ascii="Calibri" w:hAnsi="Calibri" w:cs="Arial"/>
          <w:sz w:val="20"/>
        </w:rPr>
      </w:pPr>
      <w:r w:rsidRPr="003C606A">
        <w:rPr>
          <w:rFonts w:ascii="Calibri" w:hAnsi="Calibri" w:cs="Arial"/>
          <w:sz w:val="20"/>
        </w:rPr>
        <w:t xml:space="preserve">This will be a system </w:t>
      </w:r>
      <w:proofErr w:type="spellStart"/>
      <w:r w:rsidRPr="003C606A">
        <w:rPr>
          <w:rFonts w:ascii="Calibri" w:hAnsi="Calibri" w:cs="Arial"/>
          <w:sz w:val="20"/>
        </w:rPr>
        <w:t>Workstep</w:t>
      </w:r>
      <w:proofErr w:type="spellEnd"/>
      <w:r w:rsidRPr="003C606A">
        <w:rPr>
          <w:rFonts w:ascii="Calibri" w:hAnsi="Calibri" w:cs="Arial"/>
          <w:sz w:val="20"/>
        </w:rPr>
        <w:t xml:space="preserve"> </w:t>
      </w:r>
      <w:r w:rsidR="003C606A">
        <w:rPr>
          <w:rFonts w:ascii="Calibri" w:hAnsi="Calibri" w:cs="Arial"/>
          <w:sz w:val="20"/>
        </w:rPr>
        <w:t>and no manual user will work on it</w:t>
      </w:r>
    </w:p>
    <w:p w14:paraId="03B788A0" w14:textId="6C5E8517" w:rsidR="003C606A" w:rsidRPr="003C606A" w:rsidRDefault="003C606A" w:rsidP="003C606A">
      <w:pPr>
        <w:pStyle w:val="ListParagraph"/>
        <w:numPr>
          <w:ilvl w:val="0"/>
          <w:numId w:val="37"/>
        </w:numPr>
        <w:suppressAutoHyphens w:val="0"/>
        <w:spacing w:before="120" w:after="120" w:line="360" w:lineRule="auto"/>
        <w:jc w:val="both"/>
        <w:rPr>
          <w:rFonts w:ascii="Calibri" w:hAnsi="Calibri" w:cs="Arial"/>
          <w:sz w:val="20"/>
        </w:rPr>
      </w:pPr>
      <w:r w:rsidRPr="003C606A">
        <w:rPr>
          <w:rFonts w:ascii="Calibri" w:hAnsi="Calibri" w:cs="Arial"/>
          <w:sz w:val="20"/>
        </w:rPr>
        <w:t>Basis on the flag for Card required and cheque required for that WI,</w:t>
      </w:r>
      <w:r w:rsidR="00611859">
        <w:rPr>
          <w:rFonts w:ascii="Calibri" w:hAnsi="Calibri" w:cs="Arial"/>
          <w:sz w:val="20"/>
        </w:rPr>
        <w:t xml:space="preserve"> </w:t>
      </w:r>
      <w:proofErr w:type="spellStart"/>
      <w:ins w:id="102" w:author="Shashank Taneja" w:date="2022-06-21T18:44:00Z">
        <w:r w:rsidR="007F4ABE">
          <w:rPr>
            <w:rFonts w:ascii="Calibri" w:hAnsi="Calibri" w:cs="Arial"/>
            <w:sz w:val="20"/>
          </w:rPr>
          <w:t>ibps</w:t>
        </w:r>
        <w:proofErr w:type="spellEnd"/>
        <w:r w:rsidR="007F4ABE">
          <w:rPr>
            <w:rFonts w:ascii="Calibri" w:hAnsi="Calibri" w:cs="Arial"/>
            <w:sz w:val="20"/>
          </w:rPr>
          <w:t xml:space="preserve"> </w:t>
        </w:r>
      </w:ins>
      <w:r w:rsidRPr="003C606A">
        <w:rPr>
          <w:rFonts w:ascii="Calibri" w:hAnsi="Calibri" w:cs="Arial"/>
          <w:sz w:val="20"/>
        </w:rPr>
        <w:t>system will wait for receiving the file from Prime and CBS</w:t>
      </w:r>
      <w:ins w:id="103" w:author="Jimmy Joseph" w:date="2022-06-20T16:19:00Z">
        <w:r w:rsidR="00AD504F">
          <w:rPr>
            <w:rFonts w:ascii="Calibri" w:hAnsi="Calibri" w:cs="Arial"/>
            <w:sz w:val="20"/>
          </w:rPr>
          <w:t>. This step is not clear, please elaborate. Unde</w:t>
        </w:r>
      </w:ins>
      <w:ins w:id="104" w:author="Jimmy Joseph" w:date="2022-06-20T16:20:00Z">
        <w:r w:rsidR="00AD504F">
          <w:rPr>
            <w:rFonts w:ascii="Calibri" w:hAnsi="Calibri" w:cs="Arial"/>
            <w:sz w:val="20"/>
          </w:rPr>
          <w:t>rstanding is that debit cards are encoded and available in PRIME queue. Once the WI is approved and sent to PRIME, the embossing service will be activated.</w:t>
        </w:r>
      </w:ins>
      <w:ins w:id="105" w:author="Shashank Taneja" w:date="2022-06-21T18:35:00Z">
        <w:r w:rsidR="005254C4">
          <w:rPr>
            <w:rFonts w:ascii="Calibri" w:hAnsi="Calibri" w:cs="Arial"/>
            <w:sz w:val="20"/>
          </w:rPr>
          <w:t xml:space="preserve"> &lt;</w:t>
        </w:r>
        <w:r w:rsidR="002B2D5B">
          <w:rPr>
            <w:rFonts w:ascii="Calibri" w:hAnsi="Calibri" w:cs="Arial"/>
            <w:sz w:val="20"/>
          </w:rPr>
          <w:t xml:space="preserve">Shashank: </w:t>
        </w:r>
      </w:ins>
      <w:ins w:id="106" w:author="Shashank Taneja" w:date="2022-06-21T18:43:00Z">
        <w:r w:rsidR="003735F4">
          <w:rPr>
            <w:rFonts w:ascii="Calibri" w:hAnsi="Calibri" w:cs="Arial"/>
            <w:sz w:val="20"/>
          </w:rPr>
          <w:t xml:space="preserve">Yes, the above mentioned is right and after that prime would share the </w:t>
        </w:r>
        <w:r w:rsidR="00ED066D">
          <w:rPr>
            <w:rFonts w:ascii="Calibri" w:hAnsi="Calibri" w:cs="Arial"/>
            <w:sz w:val="20"/>
          </w:rPr>
          <w:t>file with IBPS basis which AWB number would be generate</w:t>
        </w:r>
      </w:ins>
      <w:ins w:id="107" w:author="Shashank Taneja" w:date="2022-06-21T18:44:00Z">
        <w:r w:rsidR="00ED066D">
          <w:rPr>
            <w:rFonts w:ascii="Calibri" w:hAnsi="Calibri" w:cs="Arial"/>
            <w:sz w:val="20"/>
          </w:rPr>
          <w:t xml:space="preserve">d for those </w:t>
        </w:r>
      </w:ins>
      <w:ins w:id="108" w:author="Shashank Taneja" w:date="2022-06-21T18:45:00Z">
        <w:r w:rsidR="00B47A2F">
          <w:rPr>
            <w:rFonts w:ascii="Calibri" w:hAnsi="Calibri" w:cs="Arial"/>
            <w:sz w:val="20"/>
          </w:rPr>
          <w:t xml:space="preserve">WI </w:t>
        </w:r>
      </w:ins>
      <w:ins w:id="109" w:author="Shashank Taneja" w:date="2022-06-21T18:46:00Z">
        <w:r w:rsidR="00A92448">
          <w:rPr>
            <w:rFonts w:ascii="Calibri" w:hAnsi="Calibri" w:cs="Arial"/>
            <w:sz w:val="20"/>
          </w:rPr>
          <w:t>whose cards have been embossed</w:t>
        </w:r>
      </w:ins>
      <w:ins w:id="110" w:author="Shashank Taneja" w:date="2022-06-21T18:45:00Z">
        <w:r w:rsidR="00A92448">
          <w:rPr>
            <w:rFonts w:ascii="Calibri" w:hAnsi="Calibri" w:cs="Arial"/>
            <w:sz w:val="20"/>
          </w:rPr>
          <w:t>.</w:t>
        </w:r>
      </w:ins>
    </w:p>
    <w:p w14:paraId="316542C8" w14:textId="69339148" w:rsidR="003C2A2C" w:rsidRPr="003C606A" w:rsidRDefault="003C2A2C" w:rsidP="003C606A">
      <w:pPr>
        <w:pStyle w:val="ListParagraph"/>
        <w:numPr>
          <w:ilvl w:val="0"/>
          <w:numId w:val="37"/>
        </w:numPr>
        <w:suppressAutoHyphens w:val="0"/>
        <w:spacing w:before="120" w:after="120" w:line="360" w:lineRule="auto"/>
        <w:jc w:val="both"/>
        <w:rPr>
          <w:rFonts w:ascii="Calibri" w:hAnsi="Calibri" w:cs="Arial"/>
          <w:sz w:val="20"/>
        </w:rPr>
      </w:pPr>
      <w:commentRangeStart w:id="111"/>
      <w:commentRangeStart w:id="112"/>
      <w:r w:rsidRPr="003C606A">
        <w:rPr>
          <w:rFonts w:ascii="Calibri" w:hAnsi="Calibri" w:cs="Arial"/>
          <w:sz w:val="20"/>
        </w:rPr>
        <w:t>Prime and cheque book system will place their respective</w:t>
      </w:r>
      <w:r w:rsidR="003C606A" w:rsidRPr="003C606A">
        <w:rPr>
          <w:rFonts w:ascii="Calibri" w:hAnsi="Calibri" w:cs="Arial"/>
          <w:sz w:val="20"/>
        </w:rPr>
        <w:t xml:space="preserve"> files in the shared path location</w:t>
      </w:r>
      <w:commentRangeEnd w:id="111"/>
      <w:r w:rsidR="001579E9">
        <w:rPr>
          <w:rStyle w:val="CommentReference"/>
        </w:rPr>
        <w:commentReference w:id="111"/>
      </w:r>
      <w:commentRangeEnd w:id="112"/>
      <w:r w:rsidR="008D284F">
        <w:rPr>
          <w:rStyle w:val="CommentReference"/>
        </w:rPr>
        <w:commentReference w:id="112"/>
      </w:r>
      <w:ins w:id="113" w:author="Jimmy Joseph" w:date="2022-06-20T16:20:00Z">
        <w:r w:rsidR="00AD504F">
          <w:rPr>
            <w:rFonts w:ascii="Calibri" w:hAnsi="Calibri" w:cs="Arial"/>
            <w:sz w:val="20"/>
          </w:rPr>
          <w:t>. Not clear</w:t>
        </w:r>
      </w:ins>
      <w:ins w:id="114" w:author="Jimmy Joseph" w:date="2022-06-20T16:21:00Z">
        <w:r w:rsidR="00AD504F">
          <w:rPr>
            <w:rFonts w:ascii="Calibri" w:hAnsi="Calibri" w:cs="Arial"/>
            <w:sz w:val="20"/>
          </w:rPr>
          <w:t>, PRIME will place embossing files in which system?</w:t>
        </w:r>
      </w:ins>
      <w:ins w:id="115" w:author="Shashank Taneja" w:date="2022-06-21T18:36:00Z">
        <w:r w:rsidR="009C1ACC">
          <w:rPr>
            <w:rFonts w:ascii="Calibri" w:hAnsi="Calibri" w:cs="Arial"/>
            <w:sz w:val="20"/>
          </w:rPr>
          <w:t xml:space="preserve"> &lt;Shashank: </w:t>
        </w:r>
      </w:ins>
      <w:ins w:id="116" w:author="Shashank Taneja" w:date="2022-06-21T18:38:00Z">
        <w:r w:rsidR="003A6FF9">
          <w:rPr>
            <w:rFonts w:ascii="Calibri" w:hAnsi="Calibri" w:cs="Arial"/>
            <w:sz w:val="20"/>
          </w:rPr>
          <w:t xml:space="preserve">File will be placed at a shared </w:t>
        </w:r>
        <w:r w:rsidR="00D76A5E">
          <w:rPr>
            <w:rFonts w:ascii="Calibri" w:hAnsi="Calibri" w:cs="Arial"/>
            <w:sz w:val="20"/>
          </w:rPr>
          <w:t xml:space="preserve">folder from where iBPS will pull it and read for the </w:t>
        </w:r>
        <w:r w:rsidR="002A1557">
          <w:rPr>
            <w:rFonts w:ascii="Calibri" w:hAnsi="Calibri" w:cs="Arial"/>
            <w:sz w:val="20"/>
          </w:rPr>
          <w:t>cards ready to be delivered.&gt;</w:t>
        </w:r>
      </w:ins>
    </w:p>
    <w:p w14:paraId="24AD1C8D" w14:textId="03FEDE71" w:rsidR="003C606A" w:rsidRPr="003C606A" w:rsidRDefault="003C606A" w:rsidP="003C606A">
      <w:pPr>
        <w:pStyle w:val="ListParagraph"/>
        <w:numPr>
          <w:ilvl w:val="0"/>
          <w:numId w:val="37"/>
        </w:numPr>
        <w:suppressAutoHyphens w:val="0"/>
        <w:spacing w:before="120" w:after="120" w:line="360" w:lineRule="auto"/>
        <w:jc w:val="both"/>
        <w:rPr>
          <w:rFonts w:ascii="Calibri" w:hAnsi="Calibri" w:cs="Arial"/>
          <w:sz w:val="20"/>
        </w:rPr>
      </w:pPr>
      <w:r w:rsidRPr="003C606A">
        <w:rPr>
          <w:rFonts w:ascii="Calibri" w:hAnsi="Calibri" w:cs="Arial"/>
          <w:sz w:val="20"/>
        </w:rPr>
        <w:t xml:space="preserve">Once the file is received from Prime and CBS, the data from </w:t>
      </w:r>
      <w:r w:rsidR="00611859" w:rsidRPr="003C606A">
        <w:rPr>
          <w:rFonts w:ascii="Calibri" w:hAnsi="Calibri" w:cs="Arial"/>
          <w:sz w:val="20"/>
        </w:rPr>
        <w:t>those files</w:t>
      </w:r>
      <w:r w:rsidRPr="003C606A">
        <w:rPr>
          <w:rFonts w:ascii="Calibri" w:hAnsi="Calibri" w:cs="Arial"/>
          <w:sz w:val="20"/>
        </w:rPr>
        <w:t xml:space="preserve"> will be read and saved in </w:t>
      </w:r>
      <w:proofErr w:type="spellStart"/>
      <w:r w:rsidRPr="003C606A">
        <w:rPr>
          <w:rFonts w:ascii="Calibri" w:hAnsi="Calibri" w:cs="Arial"/>
          <w:sz w:val="20"/>
        </w:rPr>
        <w:t>ibps</w:t>
      </w:r>
      <w:proofErr w:type="spellEnd"/>
      <w:r w:rsidRPr="003C606A">
        <w:rPr>
          <w:rFonts w:ascii="Calibri" w:hAnsi="Calibri" w:cs="Arial"/>
          <w:sz w:val="20"/>
        </w:rPr>
        <w:t xml:space="preserve"> </w:t>
      </w:r>
      <w:proofErr w:type="spellStart"/>
      <w:r w:rsidRPr="003C606A">
        <w:rPr>
          <w:rFonts w:ascii="Calibri" w:hAnsi="Calibri" w:cs="Arial"/>
          <w:sz w:val="20"/>
        </w:rPr>
        <w:t>db</w:t>
      </w:r>
      <w:proofErr w:type="spellEnd"/>
      <w:r w:rsidRPr="003C606A">
        <w:rPr>
          <w:rFonts w:ascii="Calibri" w:hAnsi="Calibri" w:cs="Arial"/>
          <w:sz w:val="20"/>
        </w:rPr>
        <w:t xml:space="preserve"> in two tables at the backend</w:t>
      </w:r>
      <w:ins w:id="117" w:author="Jimmy Joseph" w:date="2022-06-20T16:21:00Z">
        <w:r w:rsidR="00AD504F">
          <w:rPr>
            <w:rFonts w:ascii="Calibri" w:hAnsi="Calibri" w:cs="Arial"/>
            <w:sz w:val="20"/>
          </w:rPr>
          <w:t xml:space="preserve">, </w:t>
        </w:r>
      </w:ins>
      <w:ins w:id="118" w:author="Jimmy Joseph" w:date="2022-06-20T16:22:00Z">
        <w:r w:rsidR="00AD504F">
          <w:rPr>
            <w:rFonts w:ascii="Calibri" w:hAnsi="Calibri" w:cs="Arial"/>
            <w:sz w:val="20"/>
          </w:rPr>
          <w:t>in continuation to Point 4,please elaborate</w:t>
        </w:r>
      </w:ins>
      <w:ins w:id="119" w:author="Shashank Taneja" w:date="2022-06-23T16:44:00Z">
        <w:r w:rsidR="002910C4">
          <w:rPr>
            <w:rFonts w:ascii="Calibri" w:hAnsi="Calibri" w:cs="Arial"/>
            <w:sz w:val="20"/>
          </w:rPr>
          <w:t xml:space="preserve">&lt;Shashank: </w:t>
        </w:r>
        <w:r w:rsidR="006B29DF">
          <w:rPr>
            <w:rFonts w:ascii="Calibri" w:hAnsi="Calibri" w:cs="Arial"/>
            <w:sz w:val="20"/>
          </w:rPr>
          <w:t xml:space="preserve">From the mailer file received from prime, </w:t>
        </w:r>
        <w:proofErr w:type="spellStart"/>
        <w:r w:rsidR="006B29DF">
          <w:rPr>
            <w:rFonts w:ascii="Calibri" w:hAnsi="Calibri" w:cs="Arial"/>
            <w:sz w:val="20"/>
          </w:rPr>
          <w:t>ibps</w:t>
        </w:r>
        <w:proofErr w:type="spellEnd"/>
        <w:r w:rsidR="006B29DF">
          <w:rPr>
            <w:rFonts w:ascii="Calibri" w:hAnsi="Calibri" w:cs="Arial"/>
            <w:sz w:val="20"/>
          </w:rPr>
          <w:t xml:space="preserve"> system will read the details and save the data in the </w:t>
        </w:r>
        <w:proofErr w:type="spellStart"/>
        <w:r w:rsidR="006B29DF">
          <w:rPr>
            <w:rFonts w:ascii="Calibri" w:hAnsi="Calibri" w:cs="Arial"/>
            <w:sz w:val="20"/>
          </w:rPr>
          <w:t>ibps</w:t>
        </w:r>
        <w:proofErr w:type="spellEnd"/>
        <w:r w:rsidR="006B29DF">
          <w:rPr>
            <w:rFonts w:ascii="Calibri" w:hAnsi="Calibri" w:cs="Arial"/>
            <w:sz w:val="20"/>
          </w:rPr>
          <w:t xml:space="preserve"> table</w:t>
        </w:r>
      </w:ins>
      <w:ins w:id="120" w:author="Shashank Taneja" w:date="2022-06-23T16:45:00Z">
        <w:r w:rsidR="002136CB">
          <w:rPr>
            <w:rFonts w:ascii="Calibri" w:hAnsi="Calibri" w:cs="Arial"/>
            <w:sz w:val="20"/>
          </w:rPr>
          <w:t xml:space="preserve"> . Which will be </w:t>
        </w:r>
      </w:ins>
      <w:ins w:id="121" w:author="Shashank Taneja" w:date="2022-06-23T16:46:00Z">
        <w:r w:rsidR="00E779A7">
          <w:rPr>
            <w:rFonts w:ascii="Calibri" w:hAnsi="Calibri" w:cs="Arial"/>
            <w:sz w:val="20"/>
          </w:rPr>
          <w:t xml:space="preserve">than </w:t>
        </w:r>
      </w:ins>
      <w:ins w:id="122" w:author="Shashank Taneja" w:date="2022-06-23T16:45:00Z">
        <w:r w:rsidR="002136CB">
          <w:rPr>
            <w:rFonts w:ascii="Calibri" w:hAnsi="Calibri" w:cs="Arial"/>
            <w:sz w:val="20"/>
          </w:rPr>
          <w:t xml:space="preserve">used for </w:t>
        </w:r>
        <w:r w:rsidR="00E779A7">
          <w:rPr>
            <w:rFonts w:ascii="Calibri" w:hAnsi="Calibri" w:cs="Arial"/>
            <w:sz w:val="20"/>
          </w:rPr>
          <w:t>identifying the WI for which AWB generation can be done.&gt;</w:t>
        </w:r>
      </w:ins>
    </w:p>
    <w:p w14:paraId="3A9FE806" w14:textId="4A0020BC" w:rsidR="003C606A" w:rsidRPr="003C606A" w:rsidRDefault="003C606A" w:rsidP="003C606A">
      <w:pPr>
        <w:pStyle w:val="ListParagraph"/>
        <w:numPr>
          <w:ilvl w:val="0"/>
          <w:numId w:val="37"/>
        </w:numPr>
        <w:suppressAutoHyphens w:val="0"/>
        <w:spacing w:before="120" w:after="120" w:line="360" w:lineRule="auto"/>
        <w:jc w:val="both"/>
        <w:rPr>
          <w:rFonts w:ascii="Calibri" w:hAnsi="Calibri" w:cs="Arial"/>
          <w:sz w:val="20"/>
        </w:rPr>
      </w:pPr>
      <w:r w:rsidRPr="003C606A">
        <w:rPr>
          <w:rFonts w:ascii="Calibri" w:hAnsi="Calibri" w:cs="Arial"/>
          <w:sz w:val="20"/>
        </w:rPr>
        <w:t>Post reading the details , AWB generation call will be triggered</w:t>
      </w:r>
      <w:ins w:id="123" w:author="Jimmy Joseph" w:date="2022-06-20T16:22:00Z">
        <w:r w:rsidR="00AD504F">
          <w:rPr>
            <w:rFonts w:ascii="Calibri" w:hAnsi="Calibri" w:cs="Arial"/>
            <w:sz w:val="20"/>
          </w:rPr>
          <w:t>, from which system and how will this be sent to manage services and courier</w:t>
        </w:r>
      </w:ins>
      <w:ins w:id="124" w:author="Shashank Taneja" w:date="2022-06-21T18:39:00Z">
        <w:r w:rsidR="002A1557">
          <w:rPr>
            <w:rFonts w:ascii="Calibri" w:hAnsi="Calibri" w:cs="Arial"/>
            <w:sz w:val="20"/>
          </w:rPr>
          <w:t xml:space="preserve"> &lt;Shashank: </w:t>
        </w:r>
        <w:r w:rsidR="008F62E1">
          <w:rPr>
            <w:rFonts w:ascii="Calibri" w:hAnsi="Calibri" w:cs="Arial"/>
            <w:sz w:val="20"/>
          </w:rPr>
          <w:t>AWB generation call will be triggered from IBPS system&gt;</w:t>
        </w:r>
      </w:ins>
    </w:p>
    <w:p w14:paraId="730B85AA" w14:textId="6E0CAC26" w:rsidR="003C606A" w:rsidRPr="003C606A" w:rsidRDefault="003C606A" w:rsidP="003C606A">
      <w:pPr>
        <w:pStyle w:val="ListParagraph"/>
        <w:numPr>
          <w:ilvl w:val="0"/>
          <w:numId w:val="37"/>
        </w:numPr>
        <w:suppressAutoHyphens w:val="0"/>
        <w:spacing w:before="120" w:after="120" w:line="360" w:lineRule="auto"/>
        <w:jc w:val="both"/>
        <w:rPr>
          <w:rFonts w:ascii="Calibri" w:hAnsi="Calibri" w:cs="Arial"/>
          <w:sz w:val="20"/>
        </w:rPr>
      </w:pPr>
      <w:r w:rsidRPr="003C606A">
        <w:rPr>
          <w:rFonts w:ascii="Calibri" w:hAnsi="Calibri" w:cs="Arial"/>
          <w:sz w:val="20"/>
        </w:rPr>
        <w:t xml:space="preserve">Once the AWB no. is generated , table </w:t>
      </w:r>
      <w:proofErr w:type="spellStart"/>
      <w:r w:rsidRPr="003C606A">
        <w:rPr>
          <w:rFonts w:ascii="Calibri" w:hAnsi="Calibri" w:cs="Arial"/>
          <w:sz w:val="20"/>
        </w:rPr>
        <w:t>NG_Digital_AWB_Status</w:t>
      </w:r>
      <w:proofErr w:type="spellEnd"/>
      <w:r w:rsidRPr="003C606A">
        <w:rPr>
          <w:rFonts w:ascii="Calibri" w:hAnsi="Calibri" w:cs="Arial"/>
          <w:sz w:val="20"/>
        </w:rPr>
        <w:t xml:space="preserve"> will be updated with these columns WI No., Prospect Id, CBS Ref No., Prime CRN No., AWB, Status(ready) and the WI will move to ‘Courier Status Update’ WS</w:t>
      </w:r>
      <w:ins w:id="125" w:author="Jimmy Joseph" w:date="2022-06-20T16:22:00Z">
        <w:r w:rsidR="00AD504F">
          <w:rPr>
            <w:rFonts w:ascii="Calibri" w:hAnsi="Calibri" w:cs="Arial"/>
            <w:sz w:val="20"/>
          </w:rPr>
          <w:t>. Understand this woul</w:t>
        </w:r>
      </w:ins>
      <w:ins w:id="126" w:author="Jimmy Joseph" w:date="2022-06-20T16:23:00Z">
        <w:r w:rsidR="00AD504F">
          <w:rPr>
            <w:rFonts w:ascii="Calibri" w:hAnsi="Calibri" w:cs="Arial"/>
            <w:sz w:val="20"/>
          </w:rPr>
          <w:t>d be an automated process.</w:t>
        </w:r>
      </w:ins>
      <w:ins w:id="127" w:author="Jimmy Joseph" w:date="2022-06-20T16:25:00Z">
        <w:r w:rsidR="00AD504F">
          <w:rPr>
            <w:rFonts w:ascii="Calibri" w:hAnsi="Calibri" w:cs="Arial"/>
            <w:sz w:val="20"/>
          </w:rPr>
          <w:t xml:space="preserve"> Will the mailer file be triggered along with the </w:t>
        </w:r>
      </w:ins>
      <w:ins w:id="128" w:author="Jimmy Joseph" w:date="2022-06-20T16:26:00Z">
        <w:r w:rsidR="00AD504F">
          <w:rPr>
            <w:rFonts w:ascii="Calibri" w:hAnsi="Calibri" w:cs="Arial"/>
            <w:sz w:val="20"/>
          </w:rPr>
          <w:t>airway bill</w:t>
        </w:r>
      </w:ins>
      <w:ins w:id="129" w:author="Jimmy Joseph" w:date="2022-06-20T16:25:00Z">
        <w:r w:rsidR="00AD504F">
          <w:rPr>
            <w:rFonts w:ascii="Calibri" w:hAnsi="Calibri" w:cs="Arial"/>
            <w:sz w:val="20"/>
          </w:rPr>
          <w:t xml:space="preserve"> file as </w:t>
        </w:r>
        <w:proofErr w:type="gramStart"/>
        <w:r w:rsidR="00AD504F">
          <w:rPr>
            <w:rFonts w:ascii="Calibri" w:hAnsi="Calibri" w:cs="Arial"/>
            <w:sz w:val="20"/>
          </w:rPr>
          <w:t>well</w:t>
        </w:r>
      </w:ins>
      <w:ins w:id="130" w:author="Jimmy Joseph" w:date="2022-06-20T16:26:00Z">
        <w:r w:rsidR="00AD504F">
          <w:rPr>
            <w:rFonts w:ascii="Calibri" w:hAnsi="Calibri" w:cs="Arial"/>
            <w:sz w:val="20"/>
          </w:rPr>
          <w:t>.</w:t>
        </w:r>
      </w:ins>
      <w:proofErr w:type="gramEnd"/>
      <w:ins w:id="131" w:author="Shashank Taneja" w:date="2022-06-23T16:36:00Z">
        <w:r w:rsidR="00916713">
          <w:rPr>
            <w:rFonts w:ascii="Calibri" w:hAnsi="Calibri" w:cs="Arial"/>
            <w:sz w:val="20"/>
          </w:rPr>
          <w:t xml:space="preserve"> </w:t>
        </w:r>
        <w:r w:rsidR="0010681A">
          <w:rPr>
            <w:rFonts w:ascii="Calibri" w:hAnsi="Calibri" w:cs="Arial"/>
            <w:sz w:val="20"/>
          </w:rPr>
          <w:t xml:space="preserve">&lt;Shashank: Mailer file will be sent to </w:t>
        </w:r>
        <w:proofErr w:type="spellStart"/>
        <w:r w:rsidR="0010681A">
          <w:rPr>
            <w:rFonts w:ascii="Calibri" w:hAnsi="Calibri" w:cs="Arial"/>
            <w:sz w:val="20"/>
          </w:rPr>
          <w:t>ibps</w:t>
        </w:r>
        <w:proofErr w:type="spellEnd"/>
        <w:r w:rsidR="0010681A">
          <w:rPr>
            <w:rFonts w:ascii="Calibri" w:hAnsi="Calibri" w:cs="Arial"/>
            <w:sz w:val="20"/>
          </w:rPr>
          <w:t xml:space="preserve"> and the delivery will be initiated and trac</w:t>
        </w:r>
        <w:r w:rsidR="003F52DA">
          <w:rPr>
            <w:rFonts w:ascii="Calibri" w:hAnsi="Calibri" w:cs="Arial"/>
            <w:sz w:val="20"/>
          </w:rPr>
          <w:t xml:space="preserve">ked </w:t>
        </w:r>
      </w:ins>
      <w:ins w:id="132" w:author="Shashank Taneja" w:date="2022-06-23T16:37:00Z">
        <w:r w:rsidR="00512F1C">
          <w:rPr>
            <w:rFonts w:ascii="Calibri" w:hAnsi="Calibri" w:cs="Arial"/>
            <w:sz w:val="20"/>
          </w:rPr>
          <w:t>via</w:t>
        </w:r>
      </w:ins>
      <w:ins w:id="133" w:author="Shashank Taneja" w:date="2022-06-23T16:36:00Z">
        <w:r w:rsidR="003F52DA">
          <w:rPr>
            <w:rFonts w:ascii="Calibri" w:hAnsi="Calibri" w:cs="Arial"/>
            <w:sz w:val="20"/>
          </w:rPr>
          <w:t xml:space="preserve"> </w:t>
        </w:r>
        <w:proofErr w:type="spellStart"/>
        <w:r w:rsidR="003F52DA">
          <w:rPr>
            <w:rFonts w:ascii="Calibri" w:hAnsi="Calibri" w:cs="Arial"/>
            <w:sz w:val="20"/>
          </w:rPr>
          <w:t>ibps</w:t>
        </w:r>
        <w:proofErr w:type="spellEnd"/>
        <w:r w:rsidR="003F52DA">
          <w:rPr>
            <w:rFonts w:ascii="Calibri" w:hAnsi="Calibri" w:cs="Arial"/>
            <w:sz w:val="20"/>
          </w:rPr>
          <w:t>.</w:t>
        </w:r>
      </w:ins>
    </w:p>
    <w:p w14:paraId="54BB7987" w14:textId="01E28010" w:rsidR="003C2A2C" w:rsidRDefault="003C606A" w:rsidP="003C606A">
      <w:pPr>
        <w:pStyle w:val="ListParagraph"/>
        <w:numPr>
          <w:ilvl w:val="0"/>
          <w:numId w:val="37"/>
        </w:numPr>
        <w:suppressAutoHyphens w:val="0"/>
        <w:spacing w:before="120" w:after="120" w:line="360" w:lineRule="auto"/>
        <w:jc w:val="both"/>
        <w:rPr>
          <w:rFonts w:ascii="Calibri" w:hAnsi="Calibri" w:cs="Arial"/>
          <w:sz w:val="20"/>
        </w:rPr>
      </w:pPr>
      <w:commentRangeStart w:id="134"/>
      <w:commentRangeStart w:id="135"/>
      <w:commentRangeStart w:id="136"/>
      <w:commentRangeStart w:id="137"/>
      <w:r w:rsidRPr="003C606A">
        <w:rPr>
          <w:rFonts w:ascii="Calibri" w:hAnsi="Calibri" w:cs="Arial"/>
          <w:sz w:val="20"/>
        </w:rPr>
        <w:t xml:space="preserve">BO will generate a report from </w:t>
      </w:r>
      <w:proofErr w:type="spellStart"/>
      <w:r w:rsidRPr="003C606A">
        <w:rPr>
          <w:rFonts w:ascii="Calibri" w:hAnsi="Calibri" w:cs="Arial"/>
          <w:sz w:val="20"/>
        </w:rPr>
        <w:t>NG_Digital_AWB_Status</w:t>
      </w:r>
      <w:proofErr w:type="spellEnd"/>
      <w:r w:rsidRPr="003C606A">
        <w:rPr>
          <w:rFonts w:ascii="Calibri" w:hAnsi="Calibri" w:cs="Arial"/>
          <w:sz w:val="20"/>
        </w:rPr>
        <w:t xml:space="preserve">  table for the records with status as ‘Ready’ and that file will be shared with managed services</w:t>
      </w:r>
      <w:commentRangeEnd w:id="134"/>
      <w:r w:rsidR="001F0640">
        <w:rPr>
          <w:rStyle w:val="CommentReference"/>
        </w:rPr>
        <w:commentReference w:id="134"/>
      </w:r>
      <w:commentRangeEnd w:id="135"/>
      <w:commentRangeEnd w:id="136"/>
      <w:commentRangeEnd w:id="137"/>
      <w:r w:rsidR="0025014B">
        <w:rPr>
          <w:rStyle w:val="CommentReference"/>
        </w:rPr>
        <w:commentReference w:id="135"/>
      </w:r>
      <w:r w:rsidR="001F0640">
        <w:rPr>
          <w:rStyle w:val="CommentReference"/>
        </w:rPr>
        <w:commentReference w:id="136"/>
      </w:r>
      <w:r w:rsidR="0025014B">
        <w:rPr>
          <w:rStyle w:val="CommentReference"/>
        </w:rPr>
        <w:commentReference w:id="137"/>
      </w:r>
    </w:p>
    <w:p w14:paraId="69578B6D" w14:textId="6A06AE7C" w:rsidR="00E229BA" w:rsidRDefault="00E229BA" w:rsidP="003C606A">
      <w:pPr>
        <w:pStyle w:val="ListParagraph"/>
        <w:numPr>
          <w:ilvl w:val="0"/>
          <w:numId w:val="37"/>
        </w:numPr>
        <w:suppressAutoHyphens w:val="0"/>
        <w:spacing w:before="120" w:after="120" w:line="360" w:lineRule="auto"/>
        <w:jc w:val="both"/>
        <w:rPr>
          <w:ins w:id="138" w:author="Jimmy Joseph" w:date="2022-06-20T16:26:00Z"/>
          <w:rFonts w:ascii="Calibri" w:hAnsi="Calibri" w:cs="Arial"/>
          <w:sz w:val="20"/>
        </w:rPr>
      </w:pPr>
      <w:r>
        <w:rPr>
          <w:rFonts w:ascii="Calibri" w:hAnsi="Calibri" w:cs="Arial"/>
          <w:sz w:val="20"/>
        </w:rPr>
        <w:t>Once the AWB generation is done successfully, WI will move to the ‘</w:t>
      </w:r>
      <w:proofErr w:type="spellStart"/>
      <w:r>
        <w:rPr>
          <w:rFonts w:ascii="Calibri" w:hAnsi="Calibri" w:cs="Arial"/>
          <w:sz w:val="20"/>
        </w:rPr>
        <w:t>Hold_Courier</w:t>
      </w:r>
      <w:proofErr w:type="spellEnd"/>
      <w:r>
        <w:rPr>
          <w:rFonts w:ascii="Calibri" w:hAnsi="Calibri" w:cs="Arial"/>
          <w:sz w:val="20"/>
        </w:rPr>
        <w:t xml:space="preserve"> Update’ </w:t>
      </w:r>
      <w:proofErr w:type="spellStart"/>
      <w:r>
        <w:rPr>
          <w:rFonts w:ascii="Calibri" w:hAnsi="Calibri" w:cs="Arial"/>
          <w:sz w:val="20"/>
        </w:rPr>
        <w:t>workstep</w:t>
      </w:r>
      <w:proofErr w:type="spellEnd"/>
    </w:p>
    <w:p w14:paraId="04A77FEE" w14:textId="31817E54" w:rsidR="00AD504F" w:rsidRDefault="00AD504F" w:rsidP="003C606A">
      <w:pPr>
        <w:pStyle w:val="ListParagraph"/>
        <w:numPr>
          <w:ilvl w:val="0"/>
          <w:numId w:val="37"/>
        </w:numPr>
        <w:suppressAutoHyphens w:val="0"/>
        <w:spacing w:before="120" w:after="120" w:line="360" w:lineRule="auto"/>
        <w:jc w:val="both"/>
        <w:rPr>
          <w:rFonts w:ascii="Calibri" w:hAnsi="Calibri" w:cs="Arial"/>
          <w:sz w:val="20"/>
        </w:rPr>
      </w:pPr>
      <w:ins w:id="139" w:author="Jimmy Joseph" w:date="2022-06-20T16:26:00Z">
        <w:r>
          <w:rPr>
            <w:rFonts w:ascii="Calibri" w:hAnsi="Calibri" w:cs="Arial"/>
            <w:sz w:val="20"/>
          </w:rPr>
          <w:t xml:space="preserve">Also discussed to have one embossing file per day at 12:00pm with an indicator in prime to create separate files (embossing, mailer and </w:t>
        </w:r>
      </w:ins>
      <w:ins w:id="140" w:author="Jimmy Joseph" w:date="2022-06-20T16:27:00Z">
        <w:r>
          <w:rPr>
            <w:rFonts w:ascii="Calibri" w:hAnsi="Calibri" w:cs="Arial"/>
            <w:sz w:val="20"/>
          </w:rPr>
          <w:t xml:space="preserve">airway bill) </w:t>
        </w:r>
      </w:ins>
      <w:ins w:id="141" w:author="Jimmy Joseph" w:date="2022-06-20T16:26:00Z">
        <w:r>
          <w:rPr>
            <w:rFonts w:ascii="Calibri" w:hAnsi="Calibri" w:cs="Arial"/>
            <w:sz w:val="20"/>
          </w:rPr>
          <w:t>for Digital onboarding and BAU cards</w:t>
        </w:r>
      </w:ins>
      <w:ins w:id="142" w:author="Shashank Taneja" w:date="2022-06-23T16:35:00Z">
        <w:r w:rsidR="00A4593F">
          <w:rPr>
            <w:rFonts w:ascii="Calibri" w:hAnsi="Calibri" w:cs="Arial"/>
            <w:sz w:val="20"/>
          </w:rPr>
          <w:t>&lt;Shashank</w:t>
        </w:r>
        <w:r w:rsidR="00916713">
          <w:rPr>
            <w:rFonts w:ascii="Calibri" w:hAnsi="Calibri" w:cs="Arial"/>
            <w:sz w:val="20"/>
          </w:rPr>
          <w:t>: Noted&gt;</w:t>
        </w:r>
      </w:ins>
    </w:p>
    <w:p w14:paraId="1D60C0B0" w14:textId="23CCDA29" w:rsidR="00E229BA" w:rsidRDefault="00E229BA" w:rsidP="00E229BA">
      <w:pPr>
        <w:pStyle w:val="ListParagraph"/>
        <w:suppressAutoHyphens w:val="0"/>
        <w:spacing w:before="120" w:after="120" w:line="360" w:lineRule="auto"/>
        <w:jc w:val="both"/>
        <w:rPr>
          <w:rFonts w:ascii="Calibri" w:hAnsi="Calibri" w:cs="Arial"/>
          <w:sz w:val="20"/>
        </w:rPr>
      </w:pPr>
    </w:p>
    <w:p w14:paraId="04DA0F8B" w14:textId="4A58F59F" w:rsidR="00E229BA" w:rsidRDefault="00E229BA" w:rsidP="00E229BA">
      <w:pPr>
        <w:pStyle w:val="Heading2"/>
        <w:tabs>
          <w:tab w:val="clear" w:pos="360"/>
        </w:tabs>
        <w:ind w:left="0"/>
        <w:rPr>
          <w:rFonts w:ascii="Calibri" w:hAnsi="Calibri"/>
        </w:rPr>
      </w:pPr>
      <w:bookmarkStart w:id="143" w:name="_Toc106302907"/>
      <w:proofErr w:type="spellStart"/>
      <w:r w:rsidRPr="00E229BA">
        <w:rPr>
          <w:rFonts w:ascii="Calibri" w:hAnsi="Calibri"/>
        </w:rPr>
        <w:lastRenderedPageBreak/>
        <w:t>Hold</w:t>
      </w:r>
      <w:r>
        <w:rPr>
          <w:rFonts w:ascii="Calibri" w:hAnsi="Calibri"/>
        </w:rPr>
        <w:t>_</w:t>
      </w:r>
      <w:r w:rsidRPr="00E229BA">
        <w:rPr>
          <w:rFonts w:ascii="Calibri" w:hAnsi="Calibri"/>
        </w:rPr>
        <w:t>Courier</w:t>
      </w:r>
      <w:proofErr w:type="spellEnd"/>
      <w:r w:rsidRPr="00E229BA">
        <w:rPr>
          <w:rFonts w:ascii="Calibri" w:hAnsi="Calibri"/>
        </w:rPr>
        <w:t xml:space="preserve"> Update</w:t>
      </w:r>
      <w:bookmarkEnd w:id="143"/>
    </w:p>
    <w:p w14:paraId="1E0F9383" w14:textId="3E45D3E0" w:rsidR="00E229BA" w:rsidRPr="00CE7741" w:rsidRDefault="00E229BA" w:rsidP="00E229BA">
      <w:pPr>
        <w:pStyle w:val="Heading3"/>
        <w:rPr>
          <w:rFonts w:asciiTheme="minorHAnsi" w:hAnsiTheme="minorHAnsi" w:cstheme="minorHAnsi"/>
        </w:rPr>
      </w:pPr>
      <w:bookmarkStart w:id="144" w:name="_Toc106302908"/>
      <w:r w:rsidRPr="00CE7741">
        <w:rPr>
          <w:rFonts w:asciiTheme="minorHAnsi" w:hAnsiTheme="minorHAnsi" w:cstheme="minorHAnsi"/>
        </w:rPr>
        <w:t>Description</w:t>
      </w:r>
      <w:bookmarkEnd w:id="144"/>
    </w:p>
    <w:p w14:paraId="17DDFC6A" w14:textId="78EDD6C5" w:rsidR="00E229BA" w:rsidRPr="00CE7741" w:rsidRDefault="00CE7741" w:rsidP="00611859">
      <w:pPr>
        <w:pStyle w:val="ListParagraph"/>
        <w:numPr>
          <w:ilvl w:val="0"/>
          <w:numId w:val="41"/>
        </w:numPr>
        <w:spacing w:line="360" w:lineRule="auto"/>
        <w:jc w:val="both"/>
        <w:rPr>
          <w:rFonts w:asciiTheme="minorHAnsi" w:hAnsiTheme="minorHAnsi" w:cstheme="minorHAnsi"/>
          <w:sz w:val="20"/>
        </w:rPr>
      </w:pPr>
      <w:r w:rsidRPr="00CE7741">
        <w:rPr>
          <w:rFonts w:asciiTheme="minorHAnsi" w:hAnsiTheme="minorHAnsi" w:cstheme="minorHAnsi"/>
          <w:sz w:val="20"/>
        </w:rPr>
        <w:t>WI will move to this queue post successful generation of AWB no.</w:t>
      </w:r>
    </w:p>
    <w:p w14:paraId="57554B56" w14:textId="77210B8F" w:rsidR="00CE7741" w:rsidRPr="00CE7741" w:rsidRDefault="00CE7741" w:rsidP="00611859">
      <w:pPr>
        <w:pStyle w:val="ListParagraph"/>
        <w:numPr>
          <w:ilvl w:val="0"/>
          <w:numId w:val="41"/>
        </w:numPr>
        <w:spacing w:line="360" w:lineRule="auto"/>
        <w:jc w:val="both"/>
        <w:rPr>
          <w:rFonts w:asciiTheme="minorHAnsi" w:hAnsiTheme="minorHAnsi" w:cstheme="minorHAnsi"/>
          <w:sz w:val="20"/>
        </w:rPr>
      </w:pPr>
      <w:r w:rsidRPr="00CE7741">
        <w:rPr>
          <w:rFonts w:asciiTheme="minorHAnsi" w:hAnsiTheme="minorHAnsi" w:cstheme="minorHAnsi"/>
          <w:sz w:val="20"/>
        </w:rPr>
        <w:t xml:space="preserve">This will be  a system </w:t>
      </w:r>
      <w:proofErr w:type="spellStart"/>
      <w:r w:rsidRPr="00CE7741">
        <w:rPr>
          <w:rFonts w:asciiTheme="minorHAnsi" w:hAnsiTheme="minorHAnsi" w:cstheme="minorHAnsi"/>
          <w:sz w:val="20"/>
        </w:rPr>
        <w:t>Workstep</w:t>
      </w:r>
      <w:proofErr w:type="spellEnd"/>
      <w:r w:rsidRPr="00CE7741">
        <w:rPr>
          <w:rFonts w:asciiTheme="minorHAnsi" w:hAnsiTheme="minorHAnsi" w:cstheme="minorHAnsi"/>
          <w:sz w:val="20"/>
        </w:rPr>
        <w:t xml:space="preserve"> where the system will wait for WI to be updated by </w:t>
      </w:r>
      <w:proofErr w:type="spellStart"/>
      <w:r w:rsidRPr="00CE7741">
        <w:rPr>
          <w:rFonts w:asciiTheme="minorHAnsi" w:hAnsiTheme="minorHAnsi" w:cstheme="minorHAnsi"/>
          <w:sz w:val="20"/>
        </w:rPr>
        <w:t>teamex</w:t>
      </w:r>
      <w:proofErr w:type="spellEnd"/>
      <w:r w:rsidRPr="00CE7741">
        <w:rPr>
          <w:rFonts w:asciiTheme="minorHAnsi" w:hAnsiTheme="minorHAnsi" w:cstheme="minorHAnsi"/>
          <w:sz w:val="20"/>
        </w:rPr>
        <w:t xml:space="preserve"> once an update is received for the delivery</w:t>
      </w:r>
    </w:p>
    <w:p w14:paraId="1B4E70A6" w14:textId="20CCF981" w:rsidR="00CE7741" w:rsidRPr="00CE7741" w:rsidRDefault="00CE7741" w:rsidP="00611859">
      <w:pPr>
        <w:pStyle w:val="ListParagraph"/>
        <w:numPr>
          <w:ilvl w:val="0"/>
          <w:numId w:val="41"/>
        </w:numPr>
        <w:suppressAutoHyphens w:val="0"/>
        <w:spacing w:line="360" w:lineRule="auto"/>
        <w:contextualSpacing w:val="0"/>
        <w:jc w:val="both"/>
        <w:rPr>
          <w:rFonts w:asciiTheme="minorHAnsi" w:hAnsiTheme="minorHAnsi" w:cstheme="minorHAnsi"/>
          <w:sz w:val="20"/>
          <w:lang w:eastAsia="en-US"/>
        </w:rPr>
      </w:pPr>
      <w:r w:rsidRPr="00CE7741">
        <w:rPr>
          <w:rFonts w:asciiTheme="minorHAnsi" w:hAnsiTheme="minorHAnsi" w:cstheme="minorHAnsi"/>
          <w:sz w:val="20"/>
        </w:rPr>
        <w:t>WI will be updated with the delivery status and POD and Single pager customer signed document</w:t>
      </w:r>
      <w:ins w:id="145" w:author="Jimmy Joseph" w:date="2022-06-20T16:28:00Z">
        <w:r w:rsidR="002810E0">
          <w:rPr>
            <w:rFonts w:asciiTheme="minorHAnsi" w:hAnsiTheme="minorHAnsi" w:cstheme="minorHAnsi"/>
            <w:sz w:val="20"/>
          </w:rPr>
          <w:t xml:space="preserve">, which Unit will manage this activity. Will </w:t>
        </w:r>
      </w:ins>
      <w:ins w:id="146" w:author="Jimmy Joseph" w:date="2022-06-20T16:29:00Z">
        <w:r w:rsidR="002810E0">
          <w:rPr>
            <w:rFonts w:asciiTheme="minorHAnsi" w:hAnsiTheme="minorHAnsi" w:cstheme="minorHAnsi"/>
            <w:sz w:val="20"/>
          </w:rPr>
          <w:t xml:space="preserve">the delivery </w:t>
        </w:r>
      </w:ins>
      <w:ins w:id="147" w:author="Jimmy Joseph" w:date="2022-06-20T16:30:00Z">
        <w:r w:rsidR="002810E0">
          <w:rPr>
            <w:rFonts w:asciiTheme="minorHAnsi" w:hAnsiTheme="minorHAnsi" w:cstheme="minorHAnsi"/>
            <w:sz w:val="20"/>
          </w:rPr>
          <w:t>date</w:t>
        </w:r>
      </w:ins>
      <w:ins w:id="148" w:author="Jimmy Joseph" w:date="2022-06-20T16:29:00Z">
        <w:r w:rsidR="002810E0">
          <w:rPr>
            <w:rFonts w:asciiTheme="minorHAnsi" w:hAnsiTheme="minorHAnsi" w:cstheme="minorHAnsi"/>
            <w:sz w:val="20"/>
          </w:rPr>
          <w:t xml:space="preserve"> be updated on PRIME? How will the cases will incomplete documents be </w:t>
        </w:r>
      </w:ins>
      <w:ins w:id="149" w:author="Jimmy Joseph" w:date="2022-06-20T16:30:00Z">
        <w:r w:rsidR="00256B47">
          <w:rPr>
            <w:rFonts w:asciiTheme="minorHAnsi" w:hAnsiTheme="minorHAnsi" w:cstheme="minorHAnsi"/>
            <w:sz w:val="20"/>
          </w:rPr>
          <w:t xml:space="preserve">handled and </w:t>
        </w:r>
      </w:ins>
      <w:ins w:id="150" w:author="Jimmy Joseph" w:date="2022-06-20T16:31:00Z">
        <w:r w:rsidR="00256B47">
          <w:rPr>
            <w:rFonts w:asciiTheme="minorHAnsi" w:hAnsiTheme="minorHAnsi" w:cstheme="minorHAnsi"/>
            <w:sz w:val="20"/>
          </w:rPr>
          <w:t>by whom</w:t>
        </w:r>
      </w:ins>
      <w:del w:id="151" w:author="Jimmy Joseph" w:date="2022-06-20T16:28:00Z">
        <w:r w:rsidRPr="00CE7741" w:rsidDel="002810E0">
          <w:rPr>
            <w:rFonts w:asciiTheme="minorHAnsi" w:hAnsiTheme="minorHAnsi" w:cstheme="minorHAnsi"/>
            <w:sz w:val="20"/>
          </w:rPr>
          <w:delText xml:space="preserve"> </w:delText>
        </w:r>
      </w:del>
      <w:ins w:id="152" w:author="Shashank Taneja" w:date="2022-06-21T18:58:00Z">
        <w:r w:rsidR="001C7BDC">
          <w:rPr>
            <w:rFonts w:asciiTheme="minorHAnsi" w:hAnsiTheme="minorHAnsi" w:cstheme="minorHAnsi"/>
            <w:sz w:val="20"/>
          </w:rPr>
          <w:t>&lt;Shashank: Courier vendor would be updating the d</w:t>
        </w:r>
        <w:r w:rsidR="00E86D3A">
          <w:rPr>
            <w:rFonts w:asciiTheme="minorHAnsi" w:hAnsiTheme="minorHAnsi" w:cstheme="minorHAnsi"/>
            <w:sz w:val="20"/>
          </w:rPr>
          <w:t xml:space="preserve">elivery status </w:t>
        </w:r>
      </w:ins>
      <w:ins w:id="153" w:author="Shashank Taneja" w:date="2022-06-21T18:59:00Z">
        <w:r w:rsidR="00CE1BB0">
          <w:rPr>
            <w:rFonts w:asciiTheme="minorHAnsi" w:hAnsiTheme="minorHAnsi" w:cstheme="minorHAnsi"/>
            <w:sz w:val="20"/>
          </w:rPr>
          <w:t xml:space="preserve">to </w:t>
        </w:r>
        <w:proofErr w:type="spellStart"/>
        <w:r w:rsidR="00CE1BB0">
          <w:rPr>
            <w:rFonts w:asciiTheme="minorHAnsi" w:hAnsiTheme="minorHAnsi" w:cstheme="minorHAnsi"/>
            <w:sz w:val="20"/>
          </w:rPr>
          <w:t>ibps</w:t>
        </w:r>
        <w:proofErr w:type="spellEnd"/>
        <w:r w:rsidR="00CE1BB0">
          <w:rPr>
            <w:rFonts w:asciiTheme="minorHAnsi" w:hAnsiTheme="minorHAnsi" w:cstheme="minorHAnsi"/>
            <w:sz w:val="20"/>
          </w:rPr>
          <w:t xml:space="preserve"> via WI update interface.</w:t>
        </w:r>
      </w:ins>
      <w:ins w:id="154" w:author="Shashank Taneja" w:date="2022-06-23T16:37:00Z">
        <w:r w:rsidR="00A21A03">
          <w:rPr>
            <w:rFonts w:asciiTheme="minorHAnsi" w:hAnsiTheme="minorHAnsi" w:cstheme="minorHAnsi"/>
            <w:sz w:val="20"/>
          </w:rPr>
          <w:t xml:space="preserve"> BO </w:t>
        </w:r>
      </w:ins>
      <w:ins w:id="155" w:author="Shashank Taneja" w:date="2022-06-23T16:38:00Z">
        <w:r w:rsidR="00A21A03">
          <w:rPr>
            <w:rFonts w:asciiTheme="minorHAnsi" w:hAnsiTheme="minorHAnsi" w:cstheme="minorHAnsi"/>
            <w:sz w:val="20"/>
          </w:rPr>
          <w:t>wil</w:t>
        </w:r>
        <w:r w:rsidR="005B2D6C">
          <w:rPr>
            <w:rFonts w:asciiTheme="minorHAnsi" w:hAnsiTheme="minorHAnsi" w:cstheme="minorHAnsi"/>
            <w:sz w:val="20"/>
          </w:rPr>
          <w:t>l</w:t>
        </w:r>
        <w:r w:rsidR="00A21A03">
          <w:rPr>
            <w:rFonts w:asciiTheme="minorHAnsi" w:hAnsiTheme="minorHAnsi" w:cstheme="minorHAnsi"/>
            <w:sz w:val="20"/>
          </w:rPr>
          <w:t xml:space="preserve"> generate and share</w:t>
        </w:r>
      </w:ins>
      <w:ins w:id="156" w:author="Shashank Taneja" w:date="2022-06-23T16:37:00Z">
        <w:r w:rsidR="00A21A03">
          <w:rPr>
            <w:rFonts w:asciiTheme="minorHAnsi" w:hAnsiTheme="minorHAnsi" w:cstheme="minorHAnsi"/>
            <w:sz w:val="20"/>
          </w:rPr>
          <w:t xml:space="preserve"> the report for the delivered cards</w:t>
        </w:r>
      </w:ins>
      <w:ins w:id="157" w:author="Shashank Taneja" w:date="2022-06-23T16:38:00Z">
        <w:r w:rsidR="005B2D6C">
          <w:rPr>
            <w:rFonts w:asciiTheme="minorHAnsi" w:hAnsiTheme="minorHAnsi" w:cstheme="minorHAnsi"/>
            <w:sz w:val="20"/>
          </w:rPr>
          <w:t>.</w:t>
        </w:r>
      </w:ins>
      <w:ins w:id="158" w:author="Shashank Taneja" w:date="2022-06-23T16:37:00Z">
        <w:r w:rsidR="00A21A03">
          <w:rPr>
            <w:rFonts w:asciiTheme="minorHAnsi" w:hAnsiTheme="minorHAnsi" w:cstheme="minorHAnsi"/>
            <w:sz w:val="20"/>
          </w:rPr>
          <w:t xml:space="preserve"> </w:t>
        </w:r>
      </w:ins>
    </w:p>
    <w:p w14:paraId="3FDF689B" w14:textId="3195A2A6" w:rsidR="00CE7741" w:rsidRPr="00CE7741" w:rsidRDefault="00CE7741" w:rsidP="00611859">
      <w:pPr>
        <w:pStyle w:val="ListParagraph"/>
        <w:numPr>
          <w:ilvl w:val="0"/>
          <w:numId w:val="41"/>
        </w:numPr>
        <w:suppressAutoHyphens w:val="0"/>
        <w:spacing w:line="360" w:lineRule="auto"/>
        <w:contextualSpacing w:val="0"/>
        <w:jc w:val="both"/>
        <w:rPr>
          <w:rFonts w:asciiTheme="minorHAnsi" w:hAnsiTheme="minorHAnsi" w:cstheme="minorHAnsi"/>
          <w:sz w:val="20"/>
          <w:lang w:eastAsia="en-US"/>
        </w:rPr>
      </w:pPr>
      <w:r w:rsidRPr="00CE7741">
        <w:rPr>
          <w:rFonts w:asciiTheme="minorHAnsi" w:hAnsiTheme="minorHAnsi" w:cstheme="minorHAnsi"/>
          <w:sz w:val="20"/>
        </w:rPr>
        <w:t>Number of days the WI will stay at the Hold WS will be configurable, if the update is not received in that number of days than WI will move to DEH Update queue and the Notify DEH will be triggered to DEH  with the applicable Event of “</w:t>
      </w:r>
      <w:r w:rsidR="00660698">
        <w:rPr>
          <w:rFonts w:asciiTheme="minorHAnsi" w:hAnsiTheme="minorHAnsi" w:cstheme="minorHAnsi"/>
          <w:sz w:val="20"/>
        </w:rPr>
        <w:t xml:space="preserve">Account </w:t>
      </w:r>
      <w:r w:rsidRPr="00CE7741">
        <w:rPr>
          <w:rFonts w:asciiTheme="minorHAnsi" w:hAnsiTheme="minorHAnsi" w:cstheme="minorHAnsi"/>
          <w:sz w:val="20"/>
        </w:rPr>
        <w:t>freeze” or customer not reachable</w:t>
      </w:r>
    </w:p>
    <w:p w14:paraId="606A5C64" w14:textId="77777777" w:rsidR="00CE7741" w:rsidRPr="00CE7741" w:rsidRDefault="00CE7741" w:rsidP="00611859">
      <w:pPr>
        <w:pStyle w:val="ListParagraph"/>
        <w:numPr>
          <w:ilvl w:val="0"/>
          <w:numId w:val="41"/>
        </w:numPr>
        <w:suppressAutoHyphens w:val="0"/>
        <w:spacing w:line="360" w:lineRule="auto"/>
        <w:contextualSpacing w:val="0"/>
        <w:jc w:val="both"/>
        <w:rPr>
          <w:rFonts w:asciiTheme="minorHAnsi" w:hAnsiTheme="minorHAnsi" w:cstheme="minorHAnsi"/>
          <w:sz w:val="20"/>
          <w:lang w:eastAsia="en-US"/>
        </w:rPr>
      </w:pPr>
      <w:r w:rsidRPr="00CE7741">
        <w:rPr>
          <w:rFonts w:asciiTheme="minorHAnsi" w:hAnsiTheme="minorHAnsi" w:cstheme="minorHAnsi"/>
          <w:sz w:val="20"/>
        </w:rPr>
        <w:t>If the Update has been received from Courier vendor via the update API, WI will move to the Ops queue for signature upload</w:t>
      </w:r>
    </w:p>
    <w:p w14:paraId="49C564FC" w14:textId="78BCC61E" w:rsidR="00CE7741" w:rsidRPr="00CE7741" w:rsidRDefault="00CE7741" w:rsidP="00CE7741">
      <w:pPr>
        <w:pStyle w:val="ListParagraph"/>
        <w:rPr>
          <w:rFonts w:asciiTheme="minorHAnsi" w:hAnsiTheme="minorHAnsi" w:cstheme="minorHAnsi"/>
          <w:sz w:val="20"/>
        </w:rPr>
      </w:pPr>
    </w:p>
    <w:p w14:paraId="3CBB6383" w14:textId="77777777" w:rsidR="003D4F2A" w:rsidRPr="003C606A" w:rsidRDefault="003D4F2A" w:rsidP="003C606A">
      <w:pPr>
        <w:pStyle w:val="ListParagraph"/>
        <w:suppressAutoHyphens w:val="0"/>
        <w:spacing w:before="120" w:after="120" w:line="360" w:lineRule="auto"/>
        <w:ind w:left="1260"/>
        <w:jc w:val="both"/>
        <w:rPr>
          <w:rFonts w:ascii="Calibri" w:hAnsi="Calibri" w:cs="Arial"/>
          <w:sz w:val="20"/>
        </w:rPr>
      </w:pPr>
    </w:p>
    <w:p w14:paraId="1C486944" w14:textId="4F3640A1" w:rsidR="00126004" w:rsidRDefault="00126004" w:rsidP="00847120">
      <w:pPr>
        <w:pStyle w:val="Heading2"/>
        <w:tabs>
          <w:tab w:val="clear" w:pos="360"/>
        </w:tabs>
        <w:ind w:left="0"/>
        <w:rPr>
          <w:rFonts w:ascii="Calibri" w:hAnsi="Calibri" w:cs="Arial"/>
          <w:sz w:val="20"/>
        </w:rPr>
      </w:pPr>
      <w:bookmarkStart w:id="159" w:name="_Toc106302909"/>
      <w:r w:rsidRPr="00847120">
        <w:rPr>
          <w:rFonts w:ascii="Calibri" w:hAnsi="Calibri"/>
        </w:rPr>
        <w:t>Signature</w:t>
      </w:r>
      <w:r w:rsidR="00847120">
        <w:rPr>
          <w:rFonts w:ascii="Calibri" w:hAnsi="Calibri" w:cs="Arial"/>
          <w:sz w:val="20"/>
        </w:rPr>
        <w:t xml:space="preserve"> </w:t>
      </w:r>
      <w:r w:rsidR="00847120" w:rsidRPr="00847120">
        <w:rPr>
          <w:rFonts w:ascii="Calibri" w:hAnsi="Calibri"/>
        </w:rPr>
        <w:t>Upload  Maker</w:t>
      </w:r>
      <w:bookmarkEnd w:id="159"/>
    </w:p>
    <w:p w14:paraId="1C53EC2A" w14:textId="77777777" w:rsidR="0003338C" w:rsidRPr="00ED38CA" w:rsidRDefault="0003338C" w:rsidP="0003338C">
      <w:pPr>
        <w:pStyle w:val="Heading3"/>
        <w:keepNext/>
        <w:keepLines/>
        <w:tabs>
          <w:tab w:val="clear" w:pos="180"/>
          <w:tab w:val="num" w:pos="0"/>
        </w:tabs>
        <w:spacing w:before="40" w:after="0" w:line="360" w:lineRule="auto"/>
        <w:jc w:val="both"/>
        <w:rPr>
          <w:rFonts w:ascii="Calibri" w:hAnsi="Calibri" w:cs="Arial"/>
          <w:b w:val="0"/>
          <w:sz w:val="22"/>
          <w:szCs w:val="26"/>
        </w:rPr>
      </w:pPr>
      <w:bookmarkStart w:id="160" w:name="_Toc106302910"/>
      <w:r w:rsidRPr="00ED38CA">
        <w:rPr>
          <w:rFonts w:ascii="Calibri" w:hAnsi="Calibri" w:cs="Arial"/>
          <w:b w:val="0"/>
          <w:sz w:val="22"/>
          <w:szCs w:val="26"/>
        </w:rPr>
        <w:t>Description</w:t>
      </w:r>
      <w:bookmarkEnd w:id="160"/>
      <w:r w:rsidRPr="00ED38CA">
        <w:rPr>
          <w:rFonts w:ascii="Calibri" w:hAnsi="Calibri" w:cs="Arial"/>
          <w:b w:val="0"/>
          <w:sz w:val="22"/>
          <w:szCs w:val="26"/>
        </w:rPr>
        <w:t xml:space="preserve"> </w:t>
      </w:r>
    </w:p>
    <w:p w14:paraId="5A97C778" w14:textId="59FAD394" w:rsidR="0003338C" w:rsidRPr="0003338C" w:rsidRDefault="0003338C" w:rsidP="00611859">
      <w:pPr>
        <w:pStyle w:val="ListParagraph"/>
        <w:numPr>
          <w:ilvl w:val="0"/>
          <w:numId w:val="28"/>
        </w:numPr>
        <w:suppressAutoHyphens w:val="0"/>
        <w:spacing w:before="120" w:after="120" w:line="360" w:lineRule="auto"/>
        <w:jc w:val="both"/>
        <w:rPr>
          <w:rFonts w:ascii="Calibri" w:hAnsi="Calibri" w:cs="Arial"/>
          <w:sz w:val="20"/>
        </w:rPr>
      </w:pPr>
      <w:r w:rsidRPr="0003338C">
        <w:rPr>
          <w:rFonts w:ascii="Calibri" w:hAnsi="Calibri" w:cs="Arial"/>
          <w:sz w:val="20"/>
        </w:rPr>
        <w:t>This queue will be visible to the users added to the group ‘</w:t>
      </w:r>
      <w:r w:rsidR="003F2D33">
        <w:rPr>
          <w:rFonts w:ascii="Calibri" w:hAnsi="Calibri" w:cs="Arial"/>
          <w:sz w:val="20"/>
        </w:rPr>
        <w:t>Signature Upload Maker’</w:t>
      </w:r>
    </w:p>
    <w:p w14:paraId="0BCC39FD" w14:textId="7110F964" w:rsidR="0003338C" w:rsidRDefault="0003338C" w:rsidP="00611859">
      <w:pPr>
        <w:pStyle w:val="ListParagraph"/>
        <w:numPr>
          <w:ilvl w:val="0"/>
          <w:numId w:val="28"/>
        </w:numPr>
        <w:suppressAutoHyphens w:val="0"/>
        <w:spacing w:before="120" w:after="120" w:line="360" w:lineRule="auto"/>
        <w:jc w:val="both"/>
        <w:rPr>
          <w:rFonts w:ascii="Calibri" w:hAnsi="Calibri" w:cs="Arial"/>
          <w:sz w:val="20"/>
        </w:rPr>
      </w:pPr>
      <w:r w:rsidRPr="00ED38CA">
        <w:rPr>
          <w:rFonts w:ascii="Calibri" w:hAnsi="Calibri" w:cs="Arial"/>
          <w:sz w:val="20"/>
        </w:rPr>
        <w:t xml:space="preserve">User will click on the queue and the system will display the work-items lying at this queue.  </w:t>
      </w:r>
    </w:p>
    <w:p w14:paraId="6A9B077D" w14:textId="77777777" w:rsidR="007255C9" w:rsidRPr="007255C9" w:rsidRDefault="007255C9" w:rsidP="00611859">
      <w:pPr>
        <w:pStyle w:val="ListParagraph"/>
        <w:numPr>
          <w:ilvl w:val="0"/>
          <w:numId w:val="28"/>
        </w:numPr>
        <w:suppressAutoHyphens w:val="0"/>
        <w:spacing w:before="120" w:after="120" w:line="360" w:lineRule="auto"/>
        <w:jc w:val="both"/>
        <w:rPr>
          <w:rFonts w:ascii="Calibri" w:hAnsi="Calibri" w:cs="Arial"/>
          <w:sz w:val="20"/>
        </w:rPr>
      </w:pPr>
      <w:r w:rsidRPr="007255C9">
        <w:rPr>
          <w:rFonts w:ascii="Calibri" w:hAnsi="Calibri" w:cs="Arial"/>
          <w:sz w:val="20"/>
        </w:rPr>
        <w:t>Ops user will get the physical single pager with wet signature</w:t>
      </w:r>
    </w:p>
    <w:p w14:paraId="587B330E" w14:textId="77777777" w:rsidR="007255C9" w:rsidRPr="007255C9" w:rsidRDefault="007255C9" w:rsidP="00611859">
      <w:pPr>
        <w:pStyle w:val="ListParagraph"/>
        <w:numPr>
          <w:ilvl w:val="0"/>
          <w:numId w:val="28"/>
        </w:numPr>
        <w:suppressAutoHyphens w:val="0"/>
        <w:spacing w:before="120" w:after="120" w:line="360" w:lineRule="auto"/>
        <w:jc w:val="both"/>
        <w:rPr>
          <w:rFonts w:ascii="Calibri" w:hAnsi="Calibri" w:cs="Arial"/>
          <w:sz w:val="20"/>
        </w:rPr>
      </w:pPr>
      <w:r w:rsidRPr="007255C9">
        <w:rPr>
          <w:rFonts w:ascii="Calibri" w:hAnsi="Calibri" w:cs="Arial"/>
          <w:sz w:val="20"/>
        </w:rPr>
        <w:t>Ops user would scan the physical doc. and attach it to the WI</w:t>
      </w:r>
    </w:p>
    <w:p w14:paraId="09628877" w14:textId="77777777" w:rsidR="007255C9" w:rsidRPr="007255C9" w:rsidRDefault="007255C9" w:rsidP="00611859">
      <w:pPr>
        <w:pStyle w:val="ListParagraph"/>
        <w:numPr>
          <w:ilvl w:val="0"/>
          <w:numId w:val="28"/>
        </w:numPr>
        <w:suppressAutoHyphens w:val="0"/>
        <w:spacing w:before="120" w:after="120" w:line="360" w:lineRule="auto"/>
        <w:jc w:val="both"/>
        <w:rPr>
          <w:rFonts w:ascii="Calibri" w:hAnsi="Calibri" w:cs="Arial"/>
          <w:sz w:val="20"/>
        </w:rPr>
      </w:pPr>
      <w:r w:rsidRPr="007255C9">
        <w:rPr>
          <w:rFonts w:ascii="Calibri" w:hAnsi="Calibri" w:cs="Arial"/>
          <w:sz w:val="20"/>
        </w:rPr>
        <w:t>User will crop the signature part and attach it as a separate Signature document</w:t>
      </w:r>
    </w:p>
    <w:p w14:paraId="24F681F4" w14:textId="04EF09A8" w:rsidR="007255C9" w:rsidRDefault="007255C9" w:rsidP="00611859">
      <w:pPr>
        <w:pStyle w:val="ListParagraph"/>
        <w:numPr>
          <w:ilvl w:val="0"/>
          <w:numId w:val="28"/>
        </w:numPr>
        <w:suppressAutoHyphens w:val="0"/>
        <w:spacing w:before="120" w:after="120" w:line="360" w:lineRule="auto"/>
        <w:jc w:val="both"/>
        <w:rPr>
          <w:rFonts w:ascii="Calibri" w:hAnsi="Calibri" w:cs="Arial"/>
          <w:sz w:val="20"/>
        </w:rPr>
      </w:pPr>
      <w:commentRangeStart w:id="161"/>
      <w:commentRangeStart w:id="162"/>
      <w:r>
        <w:rPr>
          <w:rFonts w:ascii="Calibri" w:hAnsi="Calibri" w:cs="Arial"/>
          <w:sz w:val="20"/>
        </w:rPr>
        <w:t>User would validate the salary details of the customer</w:t>
      </w:r>
      <w:r w:rsidR="00427C27">
        <w:rPr>
          <w:rFonts w:ascii="Calibri" w:hAnsi="Calibri" w:cs="Arial"/>
          <w:sz w:val="20"/>
        </w:rPr>
        <w:t xml:space="preserve"> basis the attached documents</w:t>
      </w:r>
      <w:commentRangeEnd w:id="161"/>
      <w:r w:rsidR="001579E9">
        <w:rPr>
          <w:rStyle w:val="CommentReference"/>
        </w:rPr>
        <w:commentReference w:id="161"/>
      </w:r>
      <w:commentRangeEnd w:id="162"/>
      <w:r w:rsidR="0025014B">
        <w:rPr>
          <w:rStyle w:val="CommentReference"/>
        </w:rPr>
        <w:commentReference w:id="162"/>
      </w:r>
    </w:p>
    <w:p w14:paraId="61521505" w14:textId="3AE3CCF5" w:rsidR="00427C27" w:rsidRDefault="00427C27" w:rsidP="00611859">
      <w:pPr>
        <w:pStyle w:val="ListParagraph"/>
        <w:numPr>
          <w:ilvl w:val="0"/>
          <w:numId w:val="28"/>
        </w:numPr>
        <w:suppressAutoHyphens w:val="0"/>
        <w:spacing w:before="120" w:after="120" w:line="360" w:lineRule="auto"/>
        <w:jc w:val="both"/>
        <w:rPr>
          <w:rFonts w:ascii="Calibri" w:hAnsi="Calibri" w:cs="Arial"/>
          <w:sz w:val="20"/>
        </w:rPr>
      </w:pPr>
      <w:r>
        <w:rPr>
          <w:rFonts w:ascii="Calibri" w:hAnsi="Calibri" w:cs="Arial"/>
          <w:sz w:val="20"/>
        </w:rPr>
        <w:t>User can modify the Gross monthly salary field on the form if there is any difference basis the attached documents</w:t>
      </w:r>
    </w:p>
    <w:p w14:paraId="0181EDF2" w14:textId="1FEB0EF2" w:rsidR="00427C27" w:rsidRDefault="00427C27" w:rsidP="00611859">
      <w:pPr>
        <w:pStyle w:val="ListParagraph"/>
        <w:numPr>
          <w:ilvl w:val="0"/>
          <w:numId w:val="28"/>
        </w:numPr>
        <w:suppressAutoHyphens w:val="0"/>
        <w:spacing w:before="120" w:after="120" w:line="360" w:lineRule="auto"/>
        <w:jc w:val="both"/>
        <w:rPr>
          <w:rFonts w:ascii="Calibri" w:hAnsi="Calibri" w:cs="Arial"/>
          <w:sz w:val="20"/>
        </w:rPr>
      </w:pPr>
      <w:r>
        <w:rPr>
          <w:rFonts w:ascii="Calibri" w:hAnsi="Calibri" w:cs="Arial"/>
          <w:sz w:val="20"/>
        </w:rPr>
        <w:t xml:space="preserve">Two fields for Higher and lower range of </w:t>
      </w:r>
      <w:r w:rsidR="00D737ED">
        <w:rPr>
          <w:rFonts w:ascii="Calibri" w:hAnsi="Calibri" w:cs="Arial"/>
          <w:sz w:val="20"/>
        </w:rPr>
        <w:t>15% variance of the salary will be populated for the reference of the user</w:t>
      </w:r>
    </w:p>
    <w:p w14:paraId="17A91303" w14:textId="62CD3680" w:rsidR="00D737ED" w:rsidRDefault="00D737ED" w:rsidP="00611859">
      <w:pPr>
        <w:pStyle w:val="ListParagraph"/>
        <w:numPr>
          <w:ilvl w:val="0"/>
          <w:numId w:val="28"/>
        </w:numPr>
        <w:suppressAutoHyphens w:val="0"/>
        <w:spacing w:before="120" w:after="120" w:line="360" w:lineRule="auto"/>
        <w:jc w:val="both"/>
        <w:rPr>
          <w:rFonts w:ascii="Calibri" w:hAnsi="Calibri" w:cs="Arial"/>
          <w:sz w:val="20"/>
        </w:rPr>
      </w:pPr>
      <w:r>
        <w:rPr>
          <w:rFonts w:ascii="Calibri" w:hAnsi="Calibri" w:cs="Arial"/>
          <w:sz w:val="20"/>
        </w:rPr>
        <w:t xml:space="preserve">If the Gross monthly salary is changed , monthly cash turnover and </w:t>
      </w:r>
      <w:r w:rsidR="00660698">
        <w:rPr>
          <w:rFonts w:ascii="Calibri" w:hAnsi="Calibri" w:cs="Arial"/>
          <w:sz w:val="20"/>
        </w:rPr>
        <w:t>non-cash</w:t>
      </w:r>
      <w:r>
        <w:rPr>
          <w:rFonts w:ascii="Calibri" w:hAnsi="Calibri" w:cs="Arial"/>
          <w:sz w:val="20"/>
        </w:rPr>
        <w:t xml:space="preserve"> turnover will also be recalculated basis the previous % ratio</w:t>
      </w:r>
    </w:p>
    <w:p w14:paraId="169F75C8" w14:textId="12DD7833" w:rsidR="00D737ED" w:rsidRDefault="00D737ED" w:rsidP="00611859">
      <w:pPr>
        <w:pStyle w:val="ListParagraph"/>
        <w:numPr>
          <w:ilvl w:val="0"/>
          <w:numId w:val="28"/>
        </w:numPr>
        <w:suppressAutoHyphens w:val="0"/>
        <w:spacing w:before="120" w:after="120" w:line="360" w:lineRule="auto"/>
        <w:jc w:val="both"/>
        <w:rPr>
          <w:rFonts w:ascii="Calibri" w:hAnsi="Calibri" w:cs="Arial"/>
          <w:sz w:val="20"/>
        </w:rPr>
      </w:pPr>
      <w:r>
        <w:rPr>
          <w:rFonts w:ascii="Calibri" w:hAnsi="Calibri" w:cs="Arial"/>
          <w:sz w:val="20"/>
        </w:rPr>
        <w:lastRenderedPageBreak/>
        <w:t xml:space="preserve">If the modified Gross monthly salary is above or below the Higher or lower range indicated for salary variance  than a flag will be set for CIF update. For these cases salary details will be updated for that CIF at the checker </w:t>
      </w:r>
      <w:proofErr w:type="spellStart"/>
      <w:r>
        <w:rPr>
          <w:rFonts w:ascii="Calibri" w:hAnsi="Calibri" w:cs="Arial"/>
          <w:sz w:val="20"/>
        </w:rPr>
        <w:t>workstep</w:t>
      </w:r>
      <w:proofErr w:type="spellEnd"/>
    </w:p>
    <w:p w14:paraId="6A977FA7" w14:textId="16E09FA0" w:rsidR="00D737ED" w:rsidRDefault="00D737ED" w:rsidP="00611859">
      <w:pPr>
        <w:pStyle w:val="ListParagraph"/>
        <w:numPr>
          <w:ilvl w:val="0"/>
          <w:numId w:val="28"/>
        </w:numPr>
        <w:suppressAutoHyphens w:val="0"/>
        <w:spacing w:before="120" w:after="120" w:line="360" w:lineRule="auto"/>
        <w:jc w:val="both"/>
        <w:rPr>
          <w:rFonts w:ascii="Calibri" w:hAnsi="Calibri" w:cs="Arial"/>
          <w:sz w:val="20"/>
        </w:rPr>
      </w:pPr>
      <w:r>
        <w:rPr>
          <w:rFonts w:ascii="Calibri" w:hAnsi="Calibri" w:cs="Arial"/>
          <w:sz w:val="20"/>
        </w:rPr>
        <w:t>Once the signature upload maker submits the WI, WI wil</w:t>
      </w:r>
      <w:r w:rsidR="001579E9">
        <w:rPr>
          <w:rFonts w:ascii="Calibri" w:hAnsi="Calibri" w:cs="Arial"/>
          <w:sz w:val="20"/>
        </w:rPr>
        <w:t>l</w:t>
      </w:r>
      <w:r>
        <w:rPr>
          <w:rFonts w:ascii="Calibri" w:hAnsi="Calibri" w:cs="Arial"/>
          <w:sz w:val="20"/>
        </w:rPr>
        <w:t xml:space="preserve"> move the signature upload checker queue</w:t>
      </w:r>
    </w:p>
    <w:p w14:paraId="7B79C8F2" w14:textId="6C59B0D3" w:rsidR="00611859" w:rsidRPr="00611859" w:rsidRDefault="00611859" w:rsidP="00611859">
      <w:pPr>
        <w:pStyle w:val="ListParagraph"/>
        <w:numPr>
          <w:ilvl w:val="0"/>
          <w:numId w:val="28"/>
        </w:numPr>
        <w:suppressAutoHyphens w:val="0"/>
        <w:spacing w:before="120" w:after="120" w:line="360" w:lineRule="auto"/>
        <w:jc w:val="both"/>
        <w:rPr>
          <w:rFonts w:ascii="Calibri" w:hAnsi="Calibri" w:cs="Arial"/>
          <w:sz w:val="20"/>
        </w:rPr>
      </w:pPr>
      <w:commentRangeStart w:id="163"/>
      <w:commentRangeStart w:id="164"/>
      <w:r w:rsidRPr="00611859">
        <w:rPr>
          <w:rFonts w:ascii="Calibri" w:hAnsi="Calibri" w:cs="Arial"/>
          <w:sz w:val="20"/>
        </w:rPr>
        <w:t>If the Physical single pager document is not received by the Ops user for ‘X’ days after the WI has routed to their queue post WI update for courier delivery status, WI will move to DEH update queue with the ‘Event’ of  ‘account freeze’</w:t>
      </w:r>
      <w:commentRangeEnd w:id="163"/>
      <w:r w:rsidR="001579E9">
        <w:rPr>
          <w:rStyle w:val="CommentReference"/>
        </w:rPr>
        <w:commentReference w:id="163"/>
      </w:r>
      <w:commentRangeEnd w:id="164"/>
      <w:r w:rsidR="0025014B">
        <w:rPr>
          <w:rStyle w:val="CommentReference"/>
        </w:rPr>
        <w:commentReference w:id="164"/>
      </w:r>
    </w:p>
    <w:p w14:paraId="1791DF98" w14:textId="77777777" w:rsidR="00611859" w:rsidRDefault="00611859" w:rsidP="00611859">
      <w:pPr>
        <w:pStyle w:val="ListParagraph"/>
        <w:suppressAutoHyphens w:val="0"/>
        <w:spacing w:before="120" w:after="120" w:line="360" w:lineRule="auto"/>
        <w:ind w:left="1080"/>
        <w:jc w:val="both"/>
        <w:rPr>
          <w:rFonts w:ascii="Calibri" w:hAnsi="Calibri" w:cs="Arial"/>
          <w:sz w:val="20"/>
        </w:rPr>
      </w:pPr>
    </w:p>
    <w:p w14:paraId="679F4071" w14:textId="77777777" w:rsidR="00430CC5" w:rsidRDefault="00430CC5" w:rsidP="00611859">
      <w:pPr>
        <w:pStyle w:val="ListParagraph"/>
        <w:suppressAutoHyphens w:val="0"/>
        <w:spacing w:before="120" w:after="120" w:line="360" w:lineRule="auto"/>
        <w:ind w:left="1080"/>
        <w:jc w:val="both"/>
        <w:rPr>
          <w:rFonts w:ascii="Calibri" w:hAnsi="Calibri" w:cs="Arial"/>
          <w:sz w:val="20"/>
        </w:rPr>
      </w:pPr>
    </w:p>
    <w:p w14:paraId="688A88D3" w14:textId="745BAD1C" w:rsidR="007932F8" w:rsidRDefault="007932F8" w:rsidP="00611859">
      <w:pPr>
        <w:pStyle w:val="Heading2"/>
        <w:tabs>
          <w:tab w:val="clear" w:pos="360"/>
        </w:tabs>
        <w:ind w:left="0"/>
        <w:jc w:val="both"/>
        <w:rPr>
          <w:rFonts w:ascii="Calibri" w:hAnsi="Calibri" w:cs="Arial"/>
          <w:sz w:val="20"/>
        </w:rPr>
      </w:pPr>
      <w:bookmarkStart w:id="165" w:name="_Toc106302911"/>
      <w:r w:rsidRPr="00847120">
        <w:rPr>
          <w:rFonts w:ascii="Calibri" w:hAnsi="Calibri"/>
        </w:rPr>
        <w:t>Signature</w:t>
      </w:r>
      <w:r>
        <w:rPr>
          <w:rFonts w:ascii="Calibri" w:hAnsi="Calibri" w:cs="Arial"/>
          <w:sz w:val="20"/>
        </w:rPr>
        <w:t xml:space="preserve"> </w:t>
      </w:r>
      <w:r w:rsidRPr="00847120">
        <w:rPr>
          <w:rFonts w:ascii="Calibri" w:hAnsi="Calibri"/>
        </w:rPr>
        <w:t xml:space="preserve">Upload </w:t>
      </w:r>
      <w:r>
        <w:rPr>
          <w:rFonts w:ascii="Calibri" w:hAnsi="Calibri"/>
        </w:rPr>
        <w:t xml:space="preserve"> Checker</w:t>
      </w:r>
      <w:bookmarkEnd w:id="165"/>
    </w:p>
    <w:p w14:paraId="71D0213A" w14:textId="77777777" w:rsidR="007932F8" w:rsidRPr="00ED38CA" w:rsidRDefault="007932F8" w:rsidP="00611859">
      <w:pPr>
        <w:pStyle w:val="Heading3"/>
        <w:keepNext/>
        <w:keepLines/>
        <w:tabs>
          <w:tab w:val="clear" w:pos="180"/>
          <w:tab w:val="num" w:pos="0"/>
        </w:tabs>
        <w:spacing w:before="40" w:after="0" w:line="360" w:lineRule="auto"/>
        <w:jc w:val="both"/>
        <w:rPr>
          <w:rFonts w:ascii="Calibri" w:hAnsi="Calibri" w:cs="Arial"/>
          <w:b w:val="0"/>
          <w:sz w:val="22"/>
          <w:szCs w:val="26"/>
        </w:rPr>
      </w:pPr>
      <w:bookmarkStart w:id="166" w:name="_Toc106302912"/>
      <w:r w:rsidRPr="00ED38CA">
        <w:rPr>
          <w:rFonts w:ascii="Calibri" w:hAnsi="Calibri" w:cs="Arial"/>
          <w:b w:val="0"/>
          <w:sz w:val="22"/>
          <w:szCs w:val="26"/>
        </w:rPr>
        <w:t>Description</w:t>
      </w:r>
      <w:bookmarkEnd w:id="166"/>
      <w:r w:rsidRPr="00ED38CA">
        <w:rPr>
          <w:rFonts w:ascii="Calibri" w:hAnsi="Calibri" w:cs="Arial"/>
          <w:b w:val="0"/>
          <w:sz w:val="22"/>
          <w:szCs w:val="26"/>
        </w:rPr>
        <w:t xml:space="preserve"> </w:t>
      </w:r>
    </w:p>
    <w:p w14:paraId="5897B23E" w14:textId="65E1FD26" w:rsidR="007932F8" w:rsidRPr="00265E0D" w:rsidRDefault="007932F8" w:rsidP="00611859">
      <w:pPr>
        <w:pStyle w:val="ListParagraph"/>
        <w:numPr>
          <w:ilvl w:val="0"/>
          <w:numId w:val="29"/>
        </w:numPr>
        <w:suppressAutoHyphens w:val="0"/>
        <w:spacing w:before="120" w:after="120" w:line="360" w:lineRule="auto"/>
        <w:jc w:val="both"/>
        <w:rPr>
          <w:rFonts w:ascii="Calibri" w:hAnsi="Calibri" w:cs="Arial"/>
          <w:sz w:val="20"/>
        </w:rPr>
      </w:pPr>
      <w:r w:rsidRPr="00265E0D">
        <w:rPr>
          <w:rFonts w:ascii="Calibri" w:hAnsi="Calibri" w:cs="Arial"/>
          <w:sz w:val="20"/>
        </w:rPr>
        <w:t xml:space="preserve">This queue will be visible to the users added to the group ‘Signature Upload </w:t>
      </w:r>
      <w:r w:rsidR="00265E0D">
        <w:rPr>
          <w:rFonts w:ascii="Calibri" w:hAnsi="Calibri" w:cs="Arial"/>
          <w:sz w:val="20"/>
        </w:rPr>
        <w:t>Checke</w:t>
      </w:r>
      <w:r w:rsidRPr="00265E0D">
        <w:rPr>
          <w:rFonts w:ascii="Calibri" w:hAnsi="Calibri" w:cs="Arial"/>
          <w:sz w:val="20"/>
        </w:rPr>
        <w:t>r’</w:t>
      </w:r>
    </w:p>
    <w:p w14:paraId="4E9DDE3F" w14:textId="77777777" w:rsidR="007932F8" w:rsidRPr="00265E0D" w:rsidRDefault="007932F8" w:rsidP="00611859">
      <w:pPr>
        <w:pStyle w:val="ListParagraph"/>
        <w:numPr>
          <w:ilvl w:val="0"/>
          <w:numId w:val="29"/>
        </w:numPr>
        <w:suppressAutoHyphens w:val="0"/>
        <w:spacing w:before="120" w:after="120" w:line="360" w:lineRule="auto"/>
        <w:jc w:val="both"/>
        <w:rPr>
          <w:rFonts w:ascii="Calibri" w:hAnsi="Calibri" w:cs="Arial"/>
          <w:sz w:val="20"/>
        </w:rPr>
      </w:pPr>
      <w:r w:rsidRPr="00265E0D">
        <w:rPr>
          <w:rFonts w:ascii="Calibri" w:hAnsi="Calibri" w:cs="Arial"/>
          <w:sz w:val="20"/>
        </w:rPr>
        <w:t xml:space="preserve">User will click on the queue and the system will display the work-items lying at this queue.  </w:t>
      </w:r>
    </w:p>
    <w:p w14:paraId="1963FC0B" w14:textId="14C9F1D9" w:rsidR="007932F8" w:rsidRPr="00265E0D" w:rsidRDefault="007932F8" w:rsidP="00611859">
      <w:pPr>
        <w:pStyle w:val="ListParagraph"/>
        <w:numPr>
          <w:ilvl w:val="0"/>
          <w:numId w:val="29"/>
        </w:numPr>
        <w:suppressAutoHyphens w:val="0"/>
        <w:spacing w:before="120" w:after="120" w:line="360" w:lineRule="auto"/>
        <w:jc w:val="both"/>
        <w:rPr>
          <w:rFonts w:ascii="Calibri" w:hAnsi="Calibri" w:cs="Arial"/>
          <w:sz w:val="20"/>
        </w:rPr>
      </w:pPr>
      <w:r w:rsidRPr="00265E0D">
        <w:rPr>
          <w:rFonts w:ascii="Calibri" w:hAnsi="Calibri" w:cs="Arial"/>
          <w:sz w:val="20"/>
        </w:rPr>
        <w:t xml:space="preserve">User would </w:t>
      </w:r>
      <w:r w:rsidR="00265E0D">
        <w:rPr>
          <w:rFonts w:ascii="Calibri" w:hAnsi="Calibri" w:cs="Arial"/>
          <w:sz w:val="20"/>
        </w:rPr>
        <w:t>review the</w:t>
      </w:r>
      <w:r w:rsidRPr="00265E0D">
        <w:rPr>
          <w:rFonts w:ascii="Calibri" w:hAnsi="Calibri" w:cs="Arial"/>
          <w:sz w:val="20"/>
        </w:rPr>
        <w:t xml:space="preserve"> attach</w:t>
      </w:r>
      <w:r w:rsidR="00265E0D">
        <w:rPr>
          <w:rFonts w:ascii="Calibri" w:hAnsi="Calibri" w:cs="Arial"/>
          <w:sz w:val="20"/>
        </w:rPr>
        <w:t>ed</w:t>
      </w:r>
      <w:r w:rsidRPr="00265E0D">
        <w:rPr>
          <w:rFonts w:ascii="Calibri" w:hAnsi="Calibri" w:cs="Arial"/>
          <w:sz w:val="20"/>
        </w:rPr>
        <w:t xml:space="preserve"> one pager customer signed document</w:t>
      </w:r>
    </w:p>
    <w:p w14:paraId="2BC8EDB7" w14:textId="23115968" w:rsidR="007932F8" w:rsidRPr="00265E0D" w:rsidRDefault="00265E0D" w:rsidP="00611859">
      <w:pPr>
        <w:pStyle w:val="ListParagraph"/>
        <w:numPr>
          <w:ilvl w:val="0"/>
          <w:numId w:val="29"/>
        </w:numPr>
        <w:suppressAutoHyphens w:val="0"/>
        <w:spacing w:before="120" w:after="120" w:line="360" w:lineRule="auto"/>
        <w:jc w:val="both"/>
        <w:rPr>
          <w:rFonts w:ascii="Calibri" w:hAnsi="Calibri" w:cs="Arial"/>
          <w:sz w:val="20"/>
        </w:rPr>
      </w:pPr>
      <w:r>
        <w:rPr>
          <w:rFonts w:ascii="Calibri" w:hAnsi="Calibri" w:cs="Arial"/>
          <w:sz w:val="20"/>
        </w:rPr>
        <w:t xml:space="preserve">User would review the </w:t>
      </w:r>
      <w:r w:rsidR="009B5F4B">
        <w:rPr>
          <w:rFonts w:ascii="Calibri" w:hAnsi="Calibri" w:cs="Arial"/>
          <w:sz w:val="20"/>
        </w:rPr>
        <w:t>signature document</w:t>
      </w:r>
      <w:r w:rsidR="00D737ED">
        <w:rPr>
          <w:rFonts w:ascii="Calibri" w:hAnsi="Calibri" w:cs="Arial"/>
          <w:sz w:val="20"/>
        </w:rPr>
        <w:t xml:space="preserve"> and the salary details</w:t>
      </w:r>
    </w:p>
    <w:p w14:paraId="56545667" w14:textId="61BB79CE" w:rsidR="007932F8" w:rsidRDefault="009B5F4B" w:rsidP="00611859">
      <w:pPr>
        <w:pStyle w:val="ListParagraph"/>
        <w:numPr>
          <w:ilvl w:val="0"/>
          <w:numId w:val="29"/>
        </w:numPr>
        <w:suppressAutoHyphens w:val="0"/>
        <w:spacing w:before="120" w:after="120" w:line="360" w:lineRule="auto"/>
        <w:jc w:val="both"/>
        <w:rPr>
          <w:rFonts w:ascii="Calibri" w:hAnsi="Calibri" w:cs="Arial"/>
          <w:sz w:val="20"/>
        </w:rPr>
      </w:pPr>
      <w:r>
        <w:rPr>
          <w:rFonts w:ascii="Calibri" w:hAnsi="Calibri" w:cs="Arial"/>
          <w:sz w:val="20"/>
        </w:rPr>
        <w:t>Once the verification is done successfully</w:t>
      </w:r>
      <w:r w:rsidR="007932F8" w:rsidRPr="00265E0D">
        <w:rPr>
          <w:rFonts w:ascii="Calibri" w:hAnsi="Calibri" w:cs="Arial"/>
          <w:sz w:val="20"/>
        </w:rPr>
        <w:t xml:space="preserve">, user would </w:t>
      </w:r>
      <w:r w:rsidR="00D737ED">
        <w:rPr>
          <w:rFonts w:ascii="Calibri" w:hAnsi="Calibri" w:cs="Arial"/>
          <w:sz w:val="20"/>
        </w:rPr>
        <w:t>trigger the signature upload to Core API</w:t>
      </w:r>
    </w:p>
    <w:p w14:paraId="703CBA09" w14:textId="106C09A8" w:rsidR="00D737ED" w:rsidRDefault="00D737ED" w:rsidP="00611859">
      <w:pPr>
        <w:pStyle w:val="ListParagraph"/>
        <w:numPr>
          <w:ilvl w:val="0"/>
          <w:numId w:val="29"/>
        </w:numPr>
        <w:suppressAutoHyphens w:val="0"/>
        <w:spacing w:before="120" w:after="120" w:line="360" w:lineRule="auto"/>
        <w:jc w:val="both"/>
        <w:rPr>
          <w:rFonts w:ascii="Calibri" w:hAnsi="Calibri" w:cs="Arial"/>
          <w:sz w:val="20"/>
        </w:rPr>
      </w:pPr>
      <w:r>
        <w:rPr>
          <w:rFonts w:ascii="Calibri" w:hAnsi="Calibri" w:cs="Arial"/>
          <w:sz w:val="20"/>
        </w:rPr>
        <w:t>If the CIF update flag was true basis the higher salary variance as per the permissible range than CIF update call will also be triggered at this point</w:t>
      </w:r>
    </w:p>
    <w:p w14:paraId="1BBB1A32" w14:textId="26781E95" w:rsidR="00D737ED" w:rsidRDefault="00D737ED" w:rsidP="00611859">
      <w:pPr>
        <w:pStyle w:val="ListParagraph"/>
        <w:numPr>
          <w:ilvl w:val="0"/>
          <w:numId w:val="29"/>
        </w:numPr>
        <w:suppressAutoHyphens w:val="0"/>
        <w:spacing w:before="120" w:after="120" w:line="360" w:lineRule="auto"/>
        <w:jc w:val="both"/>
        <w:rPr>
          <w:rFonts w:ascii="Calibri" w:hAnsi="Calibri" w:cs="Arial"/>
          <w:sz w:val="20"/>
        </w:rPr>
      </w:pPr>
      <w:r>
        <w:rPr>
          <w:rFonts w:ascii="Calibri" w:hAnsi="Calibri" w:cs="Arial"/>
          <w:sz w:val="20"/>
        </w:rPr>
        <w:t xml:space="preserve">Once both the calls are successfully triggered, user would </w:t>
      </w:r>
      <w:r w:rsidR="00611859">
        <w:rPr>
          <w:rFonts w:ascii="Calibri" w:hAnsi="Calibri" w:cs="Arial"/>
          <w:sz w:val="20"/>
        </w:rPr>
        <w:t xml:space="preserve"> select the decision as ‘Approve’ and the WI will move to the ‘DEH Update’ queue where DEH would be updated for closure of prospect.</w:t>
      </w:r>
    </w:p>
    <w:p w14:paraId="693A02F5" w14:textId="63A6AEED" w:rsidR="000457A9" w:rsidRPr="00265E0D" w:rsidRDefault="000457A9" w:rsidP="00611859">
      <w:pPr>
        <w:pStyle w:val="ListParagraph"/>
        <w:numPr>
          <w:ilvl w:val="0"/>
          <w:numId w:val="29"/>
        </w:numPr>
        <w:suppressAutoHyphens w:val="0"/>
        <w:spacing w:before="120" w:after="120" w:line="360" w:lineRule="auto"/>
        <w:jc w:val="both"/>
        <w:rPr>
          <w:rFonts w:ascii="Calibri" w:hAnsi="Calibri" w:cs="Arial"/>
          <w:sz w:val="20"/>
        </w:rPr>
      </w:pPr>
      <w:r>
        <w:rPr>
          <w:rFonts w:ascii="Calibri" w:hAnsi="Calibri" w:cs="Arial"/>
          <w:sz w:val="20"/>
        </w:rPr>
        <w:t>User will have the option to “Send back to Maker” in case of any amendments required</w:t>
      </w:r>
    </w:p>
    <w:p w14:paraId="642928EC" w14:textId="0DE60C1E" w:rsidR="007E26EE" w:rsidRDefault="007E26EE" w:rsidP="00611859">
      <w:pPr>
        <w:spacing w:line="360" w:lineRule="auto"/>
        <w:jc w:val="both"/>
        <w:rPr>
          <w:sz w:val="20"/>
        </w:rPr>
      </w:pPr>
    </w:p>
    <w:p w14:paraId="4D6BA24E" w14:textId="26ED596A" w:rsidR="007E26EE" w:rsidRDefault="007E26EE" w:rsidP="00611859">
      <w:pPr>
        <w:spacing w:line="360" w:lineRule="auto"/>
        <w:jc w:val="both"/>
        <w:rPr>
          <w:sz w:val="20"/>
        </w:rPr>
      </w:pPr>
    </w:p>
    <w:p w14:paraId="7A8BF339" w14:textId="77777777" w:rsidR="007E26EE" w:rsidRPr="007E26EE" w:rsidRDefault="007E26EE" w:rsidP="00611859">
      <w:pPr>
        <w:spacing w:line="360" w:lineRule="auto"/>
        <w:jc w:val="both"/>
        <w:rPr>
          <w:sz w:val="20"/>
        </w:rPr>
      </w:pPr>
    </w:p>
    <w:p w14:paraId="58EE60D2" w14:textId="0E87D984" w:rsidR="00001FB4" w:rsidRPr="00227F12" w:rsidRDefault="00001FB4" w:rsidP="00001FB4">
      <w:pPr>
        <w:pStyle w:val="Heading1"/>
      </w:pPr>
      <w:bookmarkStart w:id="167" w:name="_Toc106302913"/>
      <w:r w:rsidRPr="00227F12">
        <w:t xml:space="preserve">External </w:t>
      </w:r>
      <w:r w:rsidRPr="004471A5">
        <w:t>Interface</w:t>
      </w:r>
      <w:r w:rsidRPr="00227F12">
        <w:t xml:space="preserve"> Requirements</w:t>
      </w:r>
      <w:bookmarkEnd w:id="167"/>
    </w:p>
    <w:p w14:paraId="4C0531D4" w14:textId="1D19A8AC" w:rsidR="00001FB4" w:rsidRPr="00227F12" w:rsidRDefault="00001FB4" w:rsidP="00373A4F">
      <w:pPr>
        <w:pStyle w:val="Heading2"/>
      </w:pPr>
      <w:bookmarkStart w:id="168" w:name="_Toc343781714"/>
      <w:bookmarkStart w:id="169" w:name="_Toc367792888"/>
      <w:bookmarkStart w:id="170" w:name="_Toc17367021"/>
      <w:r>
        <w:t xml:space="preserve"> </w:t>
      </w:r>
      <w:bookmarkStart w:id="171" w:name="_Toc106302914"/>
      <w:r w:rsidRPr="00227F12">
        <w:t>User Interfaces</w:t>
      </w:r>
      <w:bookmarkEnd w:id="168"/>
      <w:bookmarkEnd w:id="169"/>
      <w:bookmarkEnd w:id="170"/>
      <w:bookmarkEnd w:id="171"/>
    </w:p>
    <w:p w14:paraId="7E556E2D" w14:textId="735FD8BE" w:rsidR="00001FB4" w:rsidRPr="00227F12" w:rsidRDefault="00001FB4" w:rsidP="001E1567">
      <w:pPr>
        <w:pStyle w:val="CommentText"/>
        <w:spacing w:before="100" w:beforeAutospacing="1" w:after="100" w:afterAutospacing="1" w:line="276" w:lineRule="auto"/>
        <w:jc w:val="both"/>
        <w:rPr>
          <w:rFonts w:asciiTheme="minorHAnsi" w:hAnsiTheme="minorHAnsi" w:cs="Calibri"/>
          <w:sz w:val="22"/>
          <w:szCs w:val="22"/>
        </w:rPr>
      </w:pPr>
      <w:r w:rsidRPr="003535DE">
        <w:rPr>
          <w:rFonts w:asciiTheme="minorHAnsi" w:hAnsiTheme="minorHAnsi" w:cs="Calibri"/>
        </w:rPr>
        <w:t xml:space="preserve">The users in the bank will be using the Newgen’s workflow interface iBPS for viewing the images scanned &amp; data and processing </w:t>
      </w:r>
      <w:r w:rsidR="00373A4F" w:rsidRPr="003535DE">
        <w:rPr>
          <w:rFonts w:asciiTheme="minorHAnsi" w:hAnsiTheme="minorHAnsi" w:cs="Calibri"/>
        </w:rPr>
        <w:t xml:space="preserve">digital account onboarding </w:t>
      </w:r>
      <w:r w:rsidRPr="003535DE">
        <w:rPr>
          <w:rFonts w:asciiTheme="minorHAnsi" w:hAnsiTheme="minorHAnsi" w:cs="Calibri"/>
        </w:rPr>
        <w:t xml:space="preserve"> applications</w:t>
      </w:r>
      <w:r w:rsidRPr="00227F12">
        <w:rPr>
          <w:rFonts w:asciiTheme="minorHAnsi" w:hAnsiTheme="minorHAnsi" w:cs="Calibri"/>
          <w:sz w:val="22"/>
          <w:szCs w:val="22"/>
        </w:rPr>
        <w:t xml:space="preserve">. </w:t>
      </w:r>
    </w:p>
    <w:p w14:paraId="2E709E39" w14:textId="4C9C444C" w:rsidR="00001FB4" w:rsidRDefault="00001FB4" w:rsidP="00373A4F">
      <w:pPr>
        <w:pStyle w:val="Heading2"/>
      </w:pPr>
      <w:bookmarkStart w:id="172" w:name="_Toc343781715"/>
      <w:bookmarkStart w:id="173" w:name="_Toc367792889"/>
      <w:bookmarkStart w:id="174" w:name="_Toc17367022"/>
      <w:r>
        <w:lastRenderedPageBreak/>
        <w:t xml:space="preserve"> </w:t>
      </w:r>
      <w:bookmarkStart w:id="175" w:name="_Toc106302915"/>
      <w:r w:rsidRPr="00B770E1">
        <w:t>Hardware Interfaces</w:t>
      </w:r>
      <w:bookmarkEnd w:id="172"/>
      <w:bookmarkEnd w:id="173"/>
      <w:bookmarkEnd w:id="174"/>
      <w:bookmarkEnd w:id="175"/>
    </w:p>
    <w:p w14:paraId="3172BD82" w14:textId="77777777" w:rsidR="00001FB4" w:rsidRDefault="00001FB4" w:rsidP="00001FB4">
      <w:r>
        <w:t>NA</w:t>
      </w:r>
    </w:p>
    <w:p w14:paraId="19DD0509" w14:textId="77777777" w:rsidR="00001FB4" w:rsidRDefault="00001FB4" w:rsidP="00001FB4"/>
    <w:p w14:paraId="7306CEE4" w14:textId="66EF63D2" w:rsidR="00001FB4" w:rsidRPr="00A3112E" w:rsidRDefault="006978F7" w:rsidP="00560599">
      <w:pPr>
        <w:pStyle w:val="Heading2"/>
        <w:numPr>
          <w:ilvl w:val="0"/>
          <w:numId w:val="0"/>
        </w:numPr>
        <w:spacing w:line="276" w:lineRule="auto"/>
        <w:ind w:left="360"/>
        <w:jc w:val="both"/>
        <w:rPr>
          <w:rFonts w:asciiTheme="minorHAnsi" w:hAnsiTheme="minorHAnsi"/>
          <w:szCs w:val="22"/>
        </w:rPr>
      </w:pPr>
      <w:bookmarkStart w:id="176" w:name="_Toc343781716"/>
      <w:bookmarkStart w:id="177" w:name="_Toc367792890"/>
      <w:bookmarkStart w:id="178" w:name="_Toc17367023"/>
      <w:bookmarkStart w:id="179" w:name="_Toc106302916"/>
      <w:r>
        <w:t>4</w:t>
      </w:r>
      <w:r w:rsidR="00001FB4">
        <w:t xml:space="preserve">.3 </w:t>
      </w:r>
      <w:r w:rsidR="00001FB4" w:rsidRPr="00227F12">
        <w:t>Software Interfaces</w:t>
      </w:r>
      <w:bookmarkEnd w:id="176"/>
      <w:bookmarkEnd w:id="177"/>
      <w:bookmarkEnd w:id="178"/>
      <w:bookmarkEnd w:id="179"/>
    </w:p>
    <w:tbl>
      <w:tblPr>
        <w:tblStyle w:val="GridTable4-Accent1"/>
        <w:tblW w:w="8740" w:type="dxa"/>
        <w:tblLook w:val="04A0" w:firstRow="1" w:lastRow="0" w:firstColumn="1" w:lastColumn="0" w:noHBand="0" w:noVBand="1"/>
      </w:tblPr>
      <w:tblGrid>
        <w:gridCol w:w="895"/>
        <w:gridCol w:w="1373"/>
        <w:gridCol w:w="2131"/>
        <w:gridCol w:w="3086"/>
        <w:gridCol w:w="1255"/>
      </w:tblGrid>
      <w:tr w:rsidR="003535DE" w:rsidRPr="00B770E1" w14:paraId="0644480D" w14:textId="77777777" w:rsidTr="003535DE">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895" w:type="dxa"/>
            <w:hideMark/>
          </w:tcPr>
          <w:p w14:paraId="673BF50A" w14:textId="77777777" w:rsidR="00001FB4" w:rsidRPr="003535DE" w:rsidRDefault="00001FB4" w:rsidP="00CF18C5">
            <w:pPr>
              <w:spacing w:line="240" w:lineRule="auto"/>
              <w:jc w:val="center"/>
              <w:rPr>
                <w:rFonts w:ascii="Calibri" w:hAnsi="Calibri" w:cs="Arial"/>
                <w:b w:val="0"/>
                <w:bCs w:val="0"/>
                <w:color w:val="FFFFFF"/>
                <w:sz w:val="20"/>
              </w:rPr>
            </w:pPr>
            <w:r w:rsidRPr="003535DE">
              <w:rPr>
                <w:rFonts w:ascii="Calibri" w:hAnsi="Calibri" w:cs="Arial"/>
                <w:color w:val="FFFFFF"/>
                <w:sz w:val="20"/>
              </w:rPr>
              <w:t>S. No.</w:t>
            </w:r>
          </w:p>
        </w:tc>
        <w:tc>
          <w:tcPr>
            <w:tcW w:w="1373" w:type="dxa"/>
            <w:hideMark/>
          </w:tcPr>
          <w:p w14:paraId="02347659" w14:textId="16B69A23" w:rsidR="00001FB4" w:rsidRPr="003535DE" w:rsidRDefault="00AD2972" w:rsidP="00CF18C5">
            <w:pPr>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b w:val="0"/>
                <w:bCs w:val="0"/>
                <w:color w:val="FFFFFF"/>
                <w:sz w:val="20"/>
              </w:rPr>
            </w:pPr>
            <w:r w:rsidRPr="003535DE">
              <w:rPr>
                <w:rFonts w:ascii="Calibri" w:hAnsi="Calibri" w:cs="Arial"/>
                <w:b w:val="0"/>
                <w:bCs w:val="0"/>
                <w:color w:val="FFFFFF"/>
                <w:sz w:val="20"/>
              </w:rPr>
              <w:t>Interface</w:t>
            </w:r>
          </w:p>
        </w:tc>
        <w:tc>
          <w:tcPr>
            <w:tcW w:w="2131" w:type="dxa"/>
            <w:hideMark/>
          </w:tcPr>
          <w:p w14:paraId="31ACF585" w14:textId="2FF0F93A" w:rsidR="00001FB4" w:rsidRPr="003535DE" w:rsidRDefault="00001FB4" w:rsidP="00CF18C5">
            <w:pPr>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b w:val="0"/>
                <w:bCs w:val="0"/>
                <w:color w:val="FFFFFF"/>
                <w:sz w:val="20"/>
              </w:rPr>
            </w:pPr>
            <w:r w:rsidRPr="003535DE">
              <w:rPr>
                <w:rFonts w:ascii="Calibri" w:hAnsi="Calibri" w:cs="Arial"/>
                <w:color w:val="FFFFFF"/>
                <w:sz w:val="20"/>
              </w:rPr>
              <w:t xml:space="preserve">Touch point </w:t>
            </w:r>
            <w:r w:rsidR="00652A97" w:rsidRPr="003535DE">
              <w:rPr>
                <w:rFonts w:ascii="Calibri" w:hAnsi="Calibri" w:cs="Arial"/>
                <w:b w:val="0"/>
                <w:bCs w:val="0"/>
                <w:color w:val="FFFFFF"/>
                <w:sz w:val="20"/>
              </w:rPr>
              <w:t>IBPS</w:t>
            </w:r>
          </w:p>
        </w:tc>
        <w:tc>
          <w:tcPr>
            <w:tcW w:w="3086" w:type="dxa"/>
            <w:hideMark/>
          </w:tcPr>
          <w:p w14:paraId="5353CA35" w14:textId="77777777" w:rsidR="00001FB4" w:rsidRPr="003535DE" w:rsidRDefault="00001FB4" w:rsidP="00CF18C5">
            <w:pPr>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b w:val="0"/>
                <w:bCs w:val="0"/>
                <w:color w:val="FFFFFF"/>
                <w:sz w:val="20"/>
              </w:rPr>
            </w:pPr>
            <w:r w:rsidRPr="003535DE">
              <w:rPr>
                <w:rFonts w:ascii="Calibri" w:hAnsi="Calibri" w:cs="Arial"/>
                <w:color w:val="FFFFFF"/>
                <w:sz w:val="20"/>
              </w:rPr>
              <w:t>Integration Requirement</w:t>
            </w:r>
          </w:p>
        </w:tc>
        <w:tc>
          <w:tcPr>
            <w:tcW w:w="1255" w:type="dxa"/>
            <w:hideMark/>
          </w:tcPr>
          <w:p w14:paraId="50812A65" w14:textId="77777777" w:rsidR="00001FB4" w:rsidRPr="003535DE" w:rsidRDefault="00001FB4" w:rsidP="00CF18C5">
            <w:pPr>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Arial"/>
                <w:b w:val="0"/>
                <w:bCs w:val="0"/>
                <w:color w:val="FFFFFF"/>
                <w:sz w:val="20"/>
              </w:rPr>
            </w:pPr>
            <w:r w:rsidRPr="003535DE">
              <w:rPr>
                <w:rFonts w:ascii="Calibri" w:hAnsi="Calibri" w:cs="Arial"/>
                <w:color w:val="FFFFFF"/>
                <w:sz w:val="20"/>
              </w:rPr>
              <w:t>Integration System</w:t>
            </w:r>
          </w:p>
        </w:tc>
      </w:tr>
      <w:tr w:rsidR="003535DE" w:rsidRPr="00B770E1" w14:paraId="273EF725" w14:textId="77777777" w:rsidTr="003535DE">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895" w:type="dxa"/>
            <w:hideMark/>
          </w:tcPr>
          <w:p w14:paraId="048CC8A8" w14:textId="77777777" w:rsidR="00001FB4" w:rsidRPr="003535DE" w:rsidRDefault="00001FB4" w:rsidP="00CF18C5">
            <w:pPr>
              <w:spacing w:line="240" w:lineRule="auto"/>
              <w:jc w:val="right"/>
              <w:rPr>
                <w:rFonts w:ascii="Calibri" w:hAnsi="Calibri" w:cs="Arial"/>
                <w:color w:val="000000"/>
                <w:sz w:val="20"/>
              </w:rPr>
            </w:pPr>
            <w:r w:rsidRPr="003535DE">
              <w:rPr>
                <w:rFonts w:ascii="Calibri" w:hAnsi="Calibri" w:cs="Arial"/>
                <w:color w:val="000000"/>
                <w:sz w:val="20"/>
              </w:rPr>
              <w:t>1</w:t>
            </w:r>
          </w:p>
        </w:tc>
        <w:tc>
          <w:tcPr>
            <w:tcW w:w="1373" w:type="dxa"/>
            <w:hideMark/>
          </w:tcPr>
          <w:p w14:paraId="27FA95C5" w14:textId="6563201A" w:rsidR="00001FB4" w:rsidRPr="003535DE" w:rsidRDefault="00373A4F" w:rsidP="00CF18C5">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sz w:val="20"/>
              </w:rPr>
            </w:pPr>
            <w:r w:rsidRPr="003535DE">
              <w:rPr>
                <w:rFonts w:ascii="Calibri" w:hAnsi="Calibri" w:cs="Arial"/>
                <w:color w:val="000000"/>
                <w:sz w:val="20"/>
              </w:rPr>
              <w:t>WI Creation</w:t>
            </w:r>
          </w:p>
        </w:tc>
        <w:tc>
          <w:tcPr>
            <w:tcW w:w="2131" w:type="dxa"/>
            <w:hideMark/>
          </w:tcPr>
          <w:p w14:paraId="53507E02" w14:textId="77777777" w:rsidR="00001FB4" w:rsidRPr="003535DE" w:rsidRDefault="00001FB4" w:rsidP="00CF18C5">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sz w:val="20"/>
              </w:rPr>
            </w:pPr>
            <w:r w:rsidRPr="003535DE">
              <w:rPr>
                <w:rFonts w:ascii="Calibri" w:hAnsi="Calibri" w:cs="Arial"/>
                <w:color w:val="000000"/>
                <w:sz w:val="20"/>
              </w:rPr>
              <w:t>Customer details fetching</w:t>
            </w:r>
          </w:p>
        </w:tc>
        <w:tc>
          <w:tcPr>
            <w:tcW w:w="3086" w:type="dxa"/>
            <w:hideMark/>
          </w:tcPr>
          <w:p w14:paraId="51FEEB97" w14:textId="70386155" w:rsidR="00001FB4" w:rsidRPr="003535DE" w:rsidRDefault="00807402" w:rsidP="00CF18C5">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sz w:val="20"/>
              </w:rPr>
            </w:pPr>
            <w:r w:rsidRPr="003535DE">
              <w:rPr>
                <w:rFonts w:ascii="Calibri" w:hAnsi="Calibri" w:cs="Arial"/>
                <w:color w:val="000000"/>
                <w:sz w:val="20"/>
              </w:rPr>
              <w:t xml:space="preserve">Initiating a </w:t>
            </w:r>
            <w:proofErr w:type="spellStart"/>
            <w:r w:rsidRPr="003535DE">
              <w:rPr>
                <w:rFonts w:ascii="Calibri" w:hAnsi="Calibri" w:cs="Arial"/>
                <w:color w:val="000000"/>
                <w:sz w:val="20"/>
              </w:rPr>
              <w:t>workitem</w:t>
            </w:r>
            <w:proofErr w:type="spellEnd"/>
            <w:r w:rsidRPr="003535DE">
              <w:rPr>
                <w:rFonts w:ascii="Calibri" w:hAnsi="Calibri" w:cs="Arial"/>
                <w:color w:val="000000"/>
                <w:sz w:val="20"/>
              </w:rPr>
              <w:t xml:space="preserve"> in IBPS populated with data </w:t>
            </w:r>
            <w:r w:rsidR="001A7DD0" w:rsidRPr="003535DE">
              <w:rPr>
                <w:rFonts w:ascii="Calibri" w:hAnsi="Calibri" w:cs="Arial"/>
                <w:color w:val="000000"/>
                <w:sz w:val="20"/>
              </w:rPr>
              <w:t>passed from DEH</w:t>
            </w:r>
          </w:p>
        </w:tc>
        <w:tc>
          <w:tcPr>
            <w:tcW w:w="1255" w:type="dxa"/>
            <w:hideMark/>
          </w:tcPr>
          <w:p w14:paraId="3BA0EA08" w14:textId="7ADD8D0F" w:rsidR="00001FB4" w:rsidRPr="003535DE" w:rsidRDefault="001A7DD0" w:rsidP="00CF18C5">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sz w:val="20"/>
              </w:rPr>
            </w:pPr>
            <w:r w:rsidRPr="003535DE">
              <w:rPr>
                <w:rFonts w:ascii="Calibri" w:hAnsi="Calibri" w:cs="Arial"/>
                <w:color w:val="000000"/>
                <w:sz w:val="20"/>
              </w:rPr>
              <w:t>DEH</w:t>
            </w:r>
          </w:p>
        </w:tc>
      </w:tr>
      <w:tr w:rsidR="003535DE" w:rsidRPr="00B770E1" w14:paraId="27A9383F" w14:textId="77777777" w:rsidTr="003535DE">
        <w:trPr>
          <w:trHeight w:val="900"/>
        </w:trPr>
        <w:tc>
          <w:tcPr>
            <w:cnfStyle w:val="001000000000" w:firstRow="0" w:lastRow="0" w:firstColumn="1" w:lastColumn="0" w:oddVBand="0" w:evenVBand="0" w:oddHBand="0" w:evenHBand="0" w:firstRowFirstColumn="0" w:firstRowLastColumn="0" w:lastRowFirstColumn="0" w:lastRowLastColumn="0"/>
            <w:tcW w:w="895" w:type="dxa"/>
            <w:hideMark/>
          </w:tcPr>
          <w:p w14:paraId="359C0FCC" w14:textId="77777777" w:rsidR="00001FB4" w:rsidRPr="003535DE" w:rsidRDefault="00001FB4" w:rsidP="00CF18C5">
            <w:pPr>
              <w:spacing w:line="240" w:lineRule="auto"/>
              <w:jc w:val="right"/>
              <w:rPr>
                <w:rFonts w:ascii="Calibri" w:hAnsi="Calibri" w:cs="Arial"/>
                <w:color w:val="000000"/>
                <w:sz w:val="20"/>
              </w:rPr>
            </w:pPr>
            <w:r w:rsidRPr="003535DE">
              <w:rPr>
                <w:rFonts w:ascii="Calibri" w:hAnsi="Calibri" w:cs="Arial"/>
                <w:color w:val="000000"/>
                <w:sz w:val="20"/>
              </w:rPr>
              <w:t>2</w:t>
            </w:r>
          </w:p>
        </w:tc>
        <w:tc>
          <w:tcPr>
            <w:tcW w:w="1373" w:type="dxa"/>
            <w:hideMark/>
          </w:tcPr>
          <w:p w14:paraId="3F16D848" w14:textId="61533373" w:rsidR="00001FB4" w:rsidRPr="003535DE" w:rsidRDefault="00323CE4" w:rsidP="00CF18C5">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sz w:val="20"/>
              </w:rPr>
            </w:pPr>
            <w:r w:rsidRPr="003535DE">
              <w:rPr>
                <w:rFonts w:ascii="Calibri" w:hAnsi="Calibri" w:cs="Arial"/>
                <w:color w:val="000000"/>
                <w:sz w:val="20"/>
              </w:rPr>
              <w:t>Risk Score</w:t>
            </w:r>
          </w:p>
        </w:tc>
        <w:tc>
          <w:tcPr>
            <w:tcW w:w="2131" w:type="dxa"/>
            <w:hideMark/>
          </w:tcPr>
          <w:p w14:paraId="6A740D75" w14:textId="40FC5F34" w:rsidR="00001FB4" w:rsidRPr="003535DE" w:rsidRDefault="00323CE4" w:rsidP="00CF18C5">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sz w:val="20"/>
              </w:rPr>
            </w:pPr>
            <w:r w:rsidRPr="003535DE">
              <w:rPr>
                <w:rFonts w:ascii="Calibri" w:hAnsi="Calibri" w:cs="Arial"/>
                <w:color w:val="000000"/>
                <w:sz w:val="20"/>
              </w:rPr>
              <w:t>Risk score calculation- Operations queue</w:t>
            </w:r>
          </w:p>
        </w:tc>
        <w:tc>
          <w:tcPr>
            <w:tcW w:w="3086" w:type="dxa"/>
            <w:hideMark/>
          </w:tcPr>
          <w:p w14:paraId="01353067" w14:textId="41ADC150" w:rsidR="00001FB4" w:rsidRPr="003535DE" w:rsidRDefault="00001FB4" w:rsidP="00CF18C5">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sz w:val="20"/>
              </w:rPr>
            </w:pPr>
            <w:r w:rsidRPr="003535DE">
              <w:rPr>
                <w:rFonts w:ascii="Calibri" w:hAnsi="Calibri" w:cs="Arial"/>
                <w:color w:val="000000"/>
                <w:sz w:val="20"/>
              </w:rPr>
              <w:t xml:space="preserve">Fetching the </w:t>
            </w:r>
            <w:r w:rsidR="00323CE4" w:rsidRPr="003535DE">
              <w:rPr>
                <w:rFonts w:ascii="Calibri" w:hAnsi="Calibri" w:cs="Arial"/>
                <w:color w:val="000000"/>
                <w:sz w:val="20"/>
              </w:rPr>
              <w:t xml:space="preserve">customers </w:t>
            </w:r>
            <w:r w:rsidR="00624BAA" w:rsidRPr="003535DE">
              <w:rPr>
                <w:rFonts w:ascii="Calibri" w:hAnsi="Calibri" w:cs="Arial"/>
                <w:color w:val="000000"/>
                <w:sz w:val="20"/>
              </w:rPr>
              <w:t xml:space="preserve">risk score </w:t>
            </w:r>
          </w:p>
        </w:tc>
        <w:tc>
          <w:tcPr>
            <w:tcW w:w="1255" w:type="dxa"/>
            <w:hideMark/>
          </w:tcPr>
          <w:p w14:paraId="708E8C4C" w14:textId="0E94EACD" w:rsidR="00001FB4" w:rsidRPr="003535DE" w:rsidRDefault="00624BAA" w:rsidP="00CF18C5">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sz w:val="20"/>
              </w:rPr>
            </w:pPr>
            <w:proofErr w:type="spellStart"/>
            <w:r w:rsidRPr="003535DE">
              <w:rPr>
                <w:rFonts w:ascii="Calibri" w:hAnsi="Calibri" w:cs="Arial"/>
                <w:color w:val="000000"/>
                <w:sz w:val="20"/>
              </w:rPr>
              <w:t>Raknet</w:t>
            </w:r>
            <w:proofErr w:type="spellEnd"/>
          </w:p>
        </w:tc>
      </w:tr>
      <w:tr w:rsidR="00624BAA" w:rsidRPr="00B770E1" w14:paraId="6CC6234B" w14:textId="77777777" w:rsidTr="003535DE">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895" w:type="dxa"/>
          </w:tcPr>
          <w:p w14:paraId="7820E8DD" w14:textId="05E6EF3A" w:rsidR="00624BAA" w:rsidRPr="003535DE" w:rsidRDefault="00624BAA" w:rsidP="00CF18C5">
            <w:pPr>
              <w:spacing w:line="240" w:lineRule="auto"/>
              <w:jc w:val="right"/>
              <w:rPr>
                <w:rFonts w:ascii="Calibri" w:hAnsi="Calibri" w:cs="Arial"/>
                <w:color w:val="000000"/>
                <w:sz w:val="20"/>
              </w:rPr>
            </w:pPr>
            <w:r w:rsidRPr="003535DE">
              <w:rPr>
                <w:rFonts w:ascii="Calibri" w:hAnsi="Calibri" w:cs="Arial"/>
                <w:color w:val="000000"/>
                <w:sz w:val="20"/>
              </w:rPr>
              <w:t>3</w:t>
            </w:r>
          </w:p>
        </w:tc>
        <w:tc>
          <w:tcPr>
            <w:tcW w:w="1373" w:type="dxa"/>
          </w:tcPr>
          <w:p w14:paraId="219255B5" w14:textId="68468ED1" w:rsidR="00624BAA" w:rsidRPr="003535DE" w:rsidRDefault="0039287A" w:rsidP="00CF18C5">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sz w:val="20"/>
              </w:rPr>
            </w:pPr>
            <w:r w:rsidRPr="003535DE">
              <w:rPr>
                <w:rFonts w:ascii="Calibri" w:hAnsi="Calibri" w:cs="Arial"/>
                <w:color w:val="000000"/>
                <w:sz w:val="20"/>
              </w:rPr>
              <w:t>Notify DEH</w:t>
            </w:r>
          </w:p>
        </w:tc>
        <w:tc>
          <w:tcPr>
            <w:tcW w:w="2131" w:type="dxa"/>
          </w:tcPr>
          <w:p w14:paraId="05EEB821" w14:textId="77D2E258" w:rsidR="00624BAA" w:rsidRPr="003535DE" w:rsidRDefault="0039287A" w:rsidP="00CF18C5">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sz w:val="20"/>
              </w:rPr>
            </w:pPr>
            <w:r w:rsidRPr="003535DE">
              <w:rPr>
                <w:rFonts w:ascii="Calibri" w:hAnsi="Calibri" w:cs="Arial"/>
                <w:color w:val="000000"/>
                <w:sz w:val="20"/>
              </w:rPr>
              <w:t xml:space="preserve">DEH Update </w:t>
            </w:r>
            <w:proofErr w:type="spellStart"/>
            <w:r w:rsidRPr="003535DE">
              <w:rPr>
                <w:rFonts w:ascii="Calibri" w:hAnsi="Calibri" w:cs="Arial"/>
                <w:color w:val="000000"/>
                <w:sz w:val="20"/>
              </w:rPr>
              <w:t>Workstep</w:t>
            </w:r>
            <w:proofErr w:type="spellEnd"/>
          </w:p>
        </w:tc>
        <w:tc>
          <w:tcPr>
            <w:tcW w:w="3086" w:type="dxa"/>
          </w:tcPr>
          <w:p w14:paraId="321A8662" w14:textId="6A6A12E6" w:rsidR="00624BAA" w:rsidRPr="003535DE" w:rsidRDefault="0039287A" w:rsidP="00CF18C5">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sz w:val="20"/>
              </w:rPr>
            </w:pPr>
            <w:r w:rsidRPr="003535DE">
              <w:rPr>
                <w:rFonts w:ascii="Calibri" w:hAnsi="Calibri" w:cs="Arial"/>
                <w:color w:val="000000"/>
                <w:sz w:val="20"/>
              </w:rPr>
              <w:t xml:space="preserve">Pass the status/  additional details requested from </w:t>
            </w:r>
            <w:proofErr w:type="spellStart"/>
            <w:r w:rsidRPr="003535DE">
              <w:rPr>
                <w:rFonts w:ascii="Calibri" w:hAnsi="Calibri" w:cs="Arial"/>
                <w:color w:val="000000"/>
                <w:sz w:val="20"/>
              </w:rPr>
              <w:t>Ibps</w:t>
            </w:r>
            <w:proofErr w:type="spellEnd"/>
            <w:r w:rsidRPr="003535DE">
              <w:rPr>
                <w:rFonts w:ascii="Calibri" w:hAnsi="Calibri" w:cs="Arial"/>
                <w:color w:val="000000"/>
                <w:sz w:val="20"/>
              </w:rPr>
              <w:t xml:space="preserve"> to DEH</w:t>
            </w:r>
          </w:p>
        </w:tc>
        <w:tc>
          <w:tcPr>
            <w:tcW w:w="1255" w:type="dxa"/>
          </w:tcPr>
          <w:p w14:paraId="3EA22083" w14:textId="1E450C5F" w:rsidR="00624BAA" w:rsidRPr="003535DE" w:rsidRDefault="0039287A" w:rsidP="00CF18C5">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sz w:val="20"/>
              </w:rPr>
            </w:pPr>
            <w:r w:rsidRPr="003535DE">
              <w:rPr>
                <w:rFonts w:ascii="Calibri" w:hAnsi="Calibri" w:cs="Arial"/>
                <w:color w:val="000000"/>
                <w:sz w:val="20"/>
              </w:rPr>
              <w:t>DEH</w:t>
            </w:r>
          </w:p>
        </w:tc>
      </w:tr>
      <w:tr w:rsidR="0039287A" w:rsidRPr="00B770E1" w14:paraId="7CEE31B5" w14:textId="77777777" w:rsidTr="003535DE">
        <w:trPr>
          <w:trHeight w:val="900"/>
        </w:trPr>
        <w:tc>
          <w:tcPr>
            <w:cnfStyle w:val="001000000000" w:firstRow="0" w:lastRow="0" w:firstColumn="1" w:lastColumn="0" w:oddVBand="0" w:evenVBand="0" w:oddHBand="0" w:evenHBand="0" w:firstRowFirstColumn="0" w:firstRowLastColumn="0" w:lastRowFirstColumn="0" w:lastRowLastColumn="0"/>
            <w:tcW w:w="895" w:type="dxa"/>
          </w:tcPr>
          <w:p w14:paraId="4AE52563" w14:textId="3301BE05" w:rsidR="0039287A" w:rsidRPr="003535DE" w:rsidRDefault="0039287A" w:rsidP="00CF18C5">
            <w:pPr>
              <w:spacing w:line="240" w:lineRule="auto"/>
              <w:jc w:val="right"/>
              <w:rPr>
                <w:rFonts w:ascii="Calibri" w:hAnsi="Calibri" w:cs="Arial"/>
                <w:color w:val="000000"/>
                <w:sz w:val="20"/>
              </w:rPr>
            </w:pPr>
            <w:r w:rsidRPr="003535DE">
              <w:rPr>
                <w:rFonts w:ascii="Calibri" w:hAnsi="Calibri" w:cs="Arial"/>
                <w:color w:val="000000"/>
                <w:sz w:val="20"/>
              </w:rPr>
              <w:t>4</w:t>
            </w:r>
          </w:p>
        </w:tc>
        <w:tc>
          <w:tcPr>
            <w:tcW w:w="1373" w:type="dxa"/>
          </w:tcPr>
          <w:p w14:paraId="53D81FC1" w14:textId="3A94D9A7" w:rsidR="0039287A" w:rsidRPr="003535DE" w:rsidRDefault="0039287A" w:rsidP="00CF18C5">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sz w:val="20"/>
              </w:rPr>
            </w:pPr>
            <w:r w:rsidRPr="003535DE">
              <w:rPr>
                <w:rFonts w:ascii="Calibri" w:hAnsi="Calibri" w:cs="Arial"/>
                <w:color w:val="000000"/>
                <w:sz w:val="20"/>
              </w:rPr>
              <w:t>WI Update</w:t>
            </w:r>
          </w:p>
        </w:tc>
        <w:tc>
          <w:tcPr>
            <w:tcW w:w="2131" w:type="dxa"/>
          </w:tcPr>
          <w:p w14:paraId="25471252" w14:textId="59DB93DC" w:rsidR="0039287A" w:rsidRPr="003535DE" w:rsidRDefault="001C22BE" w:rsidP="00CF18C5">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sz w:val="20"/>
              </w:rPr>
            </w:pPr>
            <w:r w:rsidRPr="003535DE">
              <w:rPr>
                <w:rFonts w:ascii="Calibri" w:hAnsi="Calibri" w:cs="Arial"/>
                <w:color w:val="000000"/>
                <w:sz w:val="20"/>
              </w:rPr>
              <w:t>WI update WS</w:t>
            </w:r>
          </w:p>
        </w:tc>
        <w:tc>
          <w:tcPr>
            <w:tcW w:w="3086" w:type="dxa"/>
          </w:tcPr>
          <w:p w14:paraId="32969A26" w14:textId="2F082F62" w:rsidR="0039287A" w:rsidRPr="003535DE" w:rsidRDefault="001C22BE" w:rsidP="00CF18C5">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sz w:val="20"/>
              </w:rPr>
            </w:pPr>
            <w:r w:rsidRPr="003535DE">
              <w:rPr>
                <w:rFonts w:ascii="Calibri" w:hAnsi="Calibri" w:cs="Arial"/>
                <w:color w:val="000000"/>
                <w:sz w:val="20"/>
              </w:rPr>
              <w:t xml:space="preserve">DEH would pass the additional details/ Event to be updated in IBPS WI </w:t>
            </w:r>
          </w:p>
        </w:tc>
        <w:tc>
          <w:tcPr>
            <w:tcW w:w="1255" w:type="dxa"/>
          </w:tcPr>
          <w:p w14:paraId="56A46CC9" w14:textId="308756C4" w:rsidR="0039287A" w:rsidRPr="003535DE" w:rsidRDefault="001C22BE" w:rsidP="00CF18C5">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Arial"/>
                <w:color w:val="000000"/>
                <w:sz w:val="20"/>
              </w:rPr>
            </w:pPr>
            <w:r w:rsidRPr="003535DE">
              <w:rPr>
                <w:rFonts w:ascii="Calibri" w:hAnsi="Calibri" w:cs="Arial"/>
                <w:color w:val="000000"/>
                <w:sz w:val="20"/>
              </w:rPr>
              <w:t>DEH</w:t>
            </w:r>
          </w:p>
        </w:tc>
      </w:tr>
      <w:tr w:rsidR="001C22BE" w:rsidRPr="00B770E1" w14:paraId="7E3A86F9" w14:textId="77777777" w:rsidTr="003535DE">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895" w:type="dxa"/>
          </w:tcPr>
          <w:p w14:paraId="5A0A6E2F" w14:textId="26590375" w:rsidR="001C22BE" w:rsidRPr="003535DE" w:rsidRDefault="001C22BE" w:rsidP="00CF18C5">
            <w:pPr>
              <w:spacing w:line="240" w:lineRule="auto"/>
              <w:jc w:val="right"/>
              <w:rPr>
                <w:rFonts w:ascii="Calibri" w:hAnsi="Calibri" w:cs="Arial"/>
                <w:color w:val="000000"/>
                <w:sz w:val="20"/>
              </w:rPr>
            </w:pPr>
            <w:r w:rsidRPr="003535DE">
              <w:rPr>
                <w:rFonts w:ascii="Calibri" w:hAnsi="Calibri" w:cs="Arial"/>
                <w:color w:val="000000"/>
                <w:sz w:val="20"/>
              </w:rPr>
              <w:t>5</w:t>
            </w:r>
          </w:p>
        </w:tc>
        <w:tc>
          <w:tcPr>
            <w:tcW w:w="1373" w:type="dxa"/>
          </w:tcPr>
          <w:p w14:paraId="5D31D7EA" w14:textId="6B22C145" w:rsidR="001C22BE" w:rsidRPr="003535DE" w:rsidRDefault="001C22BE" w:rsidP="00CF18C5">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sz w:val="20"/>
              </w:rPr>
            </w:pPr>
            <w:r w:rsidRPr="003535DE">
              <w:rPr>
                <w:rFonts w:ascii="Calibri" w:hAnsi="Calibri" w:cs="Arial"/>
                <w:color w:val="000000"/>
                <w:sz w:val="20"/>
              </w:rPr>
              <w:t>Signature Upload</w:t>
            </w:r>
          </w:p>
        </w:tc>
        <w:tc>
          <w:tcPr>
            <w:tcW w:w="2131" w:type="dxa"/>
          </w:tcPr>
          <w:p w14:paraId="5C3519DA" w14:textId="0FA1F556" w:rsidR="001C22BE" w:rsidRPr="003535DE" w:rsidRDefault="001C22BE" w:rsidP="00CF18C5">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sz w:val="20"/>
              </w:rPr>
            </w:pPr>
            <w:r w:rsidRPr="003535DE">
              <w:rPr>
                <w:rFonts w:ascii="Calibri" w:hAnsi="Calibri" w:cs="Arial"/>
                <w:color w:val="000000"/>
                <w:sz w:val="20"/>
              </w:rPr>
              <w:t>Signature Upload WS</w:t>
            </w:r>
          </w:p>
        </w:tc>
        <w:tc>
          <w:tcPr>
            <w:tcW w:w="3086" w:type="dxa"/>
          </w:tcPr>
          <w:p w14:paraId="7C2DA4F8" w14:textId="183CAD7E" w:rsidR="001C22BE" w:rsidRPr="003535DE" w:rsidRDefault="001C22BE" w:rsidP="00CF18C5">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sz w:val="20"/>
              </w:rPr>
            </w:pPr>
            <w:r w:rsidRPr="003535DE">
              <w:rPr>
                <w:rFonts w:ascii="Calibri" w:hAnsi="Calibri" w:cs="Arial"/>
                <w:color w:val="000000"/>
                <w:sz w:val="20"/>
              </w:rPr>
              <w:t>To upload the customer Signature in Core Banking system</w:t>
            </w:r>
          </w:p>
        </w:tc>
        <w:tc>
          <w:tcPr>
            <w:tcW w:w="1255" w:type="dxa"/>
          </w:tcPr>
          <w:p w14:paraId="7E1ECA0E" w14:textId="0F844B56" w:rsidR="001C22BE" w:rsidRPr="003535DE" w:rsidRDefault="001C22BE" w:rsidP="00CF18C5">
            <w:pPr>
              <w:spacing w:line="240" w:lineRule="auto"/>
              <w:cnfStyle w:val="000000100000" w:firstRow="0" w:lastRow="0" w:firstColumn="0" w:lastColumn="0" w:oddVBand="0" w:evenVBand="0" w:oddHBand="1" w:evenHBand="0" w:firstRowFirstColumn="0" w:firstRowLastColumn="0" w:lastRowFirstColumn="0" w:lastRowLastColumn="0"/>
              <w:rPr>
                <w:rFonts w:ascii="Calibri" w:hAnsi="Calibri" w:cs="Arial"/>
                <w:color w:val="000000"/>
                <w:sz w:val="20"/>
              </w:rPr>
            </w:pPr>
            <w:r w:rsidRPr="003535DE">
              <w:rPr>
                <w:rFonts w:ascii="Calibri" w:hAnsi="Calibri" w:cs="Arial"/>
                <w:color w:val="000000"/>
                <w:sz w:val="20"/>
              </w:rPr>
              <w:t>Core banking</w:t>
            </w:r>
          </w:p>
        </w:tc>
      </w:tr>
    </w:tbl>
    <w:p w14:paraId="0AE75D51" w14:textId="68F3A6CB" w:rsidR="00CE205E" w:rsidRDefault="00CE205E" w:rsidP="00CE205E">
      <w:pPr>
        <w:pStyle w:val="ListParagraph"/>
        <w:suppressAutoHyphens w:val="0"/>
        <w:spacing w:before="120" w:after="120" w:line="360" w:lineRule="auto"/>
        <w:ind w:left="1800"/>
        <w:jc w:val="both"/>
        <w:rPr>
          <w:rFonts w:ascii="Calibri" w:hAnsi="Calibri" w:cs="Arial"/>
          <w:sz w:val="20"/>
        </w:rPr>
      </w:pPr>
    </w:p>
    <w:p w14:paraId="72153335" w14:textId="77777777" w:rsidR="00822FFD" w:rsidRPr="00ED38CA" w:rsidRDefault="00822FFD" w:rsidP="00822FFD">
      <w:pPr>
        <w:pStyle w:val="Heading1"/>
        <w:tabs>
          <w:tab w:val="left" w:pos="0"/>
        </w:tabs>
        <w:rPr>
          <w:rFonts w:ascii="Calibri" w:hAnsi="Calibri"/>
        </w:rPr>
      </w:pPr>
      <w:bookmarkStart w:id="180" w:name="_Toc80018047"/>
      <w:bookmarkStart w:id="181" w:name="_Toc106302917"/>
      <w:r w:rsidRPr="00ED38CA">
        <w:rPr>
          <w:rFonts w:ascii="Calibri" w:hAnsi="Calibri"/>
        </w:rPr>
        <w:t>Other Nonfunctional Requirements</w:t>
      </w:r>
      <w:bookmarkEnd w:id="180"/>
      <w:bookmarkEnd w:id="181"/>
    </w:p>
    <w:p w14:paraId="325A6C9E" w14:textId="77777777" w:rsidR="00822FFD" w:rsidRPr="00ED38CA" w:rsidRDefault="00822FFD" w:rsidP="00822FFD">
      <w:pPr>
        <w:pStyle w:val="Heading2"/>
        <w:tabs>
          <w:tab w:val="clear" w:pos="360"/>
          <w:tab w:val="num" w:pos="0"/>
        </w:tabs>
        <w:ind w:left="0"/>
        <w:rPr>
          <w:rFonts w:ascii="Calibri" w:hAnsi="Calibri"/>
        </w:rPr>
      </w:pPr>
      <w:bookmarkStart w:id="182" w:name="_Toc437637850"/>
      <w:bookmarkStart w:id="183" w:name="_Toc437856666"/>
      <w:bookmarkStart w:id="184" w:name="_Toc439617907"/>
      <w:bookmarkStart w:id="185" w:name="_Toc80018048"/>
      <w:bookmarkStart w:id="186" w:name="_Toc106302918"/>
      <w:r w:rsidRPr="00ED38CA">
        <w:rPr>
          <w:rFonts w:ascii="Calibri" w:hAnsi="Calibri"/>
        </w:rPr>
        <w:t>Performance Requirements</w:t>
      </w:r>
      <w:bookmarkEnd w:id="182"/>
      <w:bookmarkEnd w:id="183"/>
      <w:bookmarkEnd w:id="184"/>
      <w:bookmarkEnd w:id="185"/>
      <w:bookmarkEnd w:id="186"/>
    </w:p>
    <w:p w14:paraId="5205C6AF" w14:textId="77777777" w:rsidR="00822FFD" w:rsidRPr="00ED38CA" w:rsidRDefault="00822FFD" w:rsidP="00822FFD">
      <w:pPr>
        <w:pStyle w:val="level3text"/>
        <w:numPr>
          <w:ilvl w:val="0"/>
          <w:numId w:val="22"/>
        </w:numPr>
        <w:spacing w:line="360" w:lineRule="auto"/>
        <w:ind w:left="450" w:hanging="270"/>
        <w:jc w:val="both"/>
        <w:rPr>
          <w:rFonts w:ascii="Calibri" w:hAnsi="Calibri" w:cs="Arial"/>
          <w:i w:val="0"/>
          <w:sz w:val="20"/>
        </w:rPr>
      </w:pPr>
      <w:bookmarkStart w:id="187" w:name="_Toc437637851"/>
      <w:r w:rsidRPr="00ED38CA">
        <w:rPr>
          <w:rFonts w:ascii="Calibri" w:hAnsi="Calibri" w:cs="Arial"/>
          <w:i w:val="0"/>
          <w:sz w:val="20"/>
        </w:rPr>
        <w:t>The response time of the application should not be more than 30 sec. This does not apply to report generation response time.</w:t>
      </w:r>
    </w:p>
    <w:p w14:paraId="42A406E2" w14:textId="77777777" w:rsidR="00822FFD" w:rsidRPr="00ED38CA" w:rsidRDefault="00822FFD" w:rsidP="00822FFD">
      <w:pPr>
        <w:pStyle w:val="level3text"/>
        <w:numPr>
          <w:ilvl w:val="0"/>
          <w:numId w:val="22"/>
        </w:numPr>
        <w:spacing w:line="360" w:lineRule="auto"/>
        <w:ind w:left="450" w:hanging="270"/>
        <w:jc w:val="both"/>
        <w:rPr>
          <w:rFonts w:ascii="Calibri" w:hAnsi="Calibri" w:cs="Arial"/>
          <w:i w:val="0"/>
          <w:sz w:val="20"/>
        </w:rPr>
      </w:pPr>
      <w:r w:rsidRPr="00ED38CA">
        <w:rPr>
          <w:rFonts w:ascii="Calibri" w:hAnsi="Calibri" w:cs="Arial"/>
          <w:i w:val="0"/>
          <w:sz w:val="20"/>
        </w:rPr>
        <w:t>The Operators at multiple locations can seamlessly access the application.</w:t>
      </w:r>
    </w:p>
    <w:p w14:paraId="29A8E7BE" w14:textId="77777777" w:rsidR="00822FFD" w:rsidRPr="00ED38CA" w:rsidRDefault="00822FFD" w:rsidP="00822FFD">
      <w:pPr>
        <w:pStyle w:val="level3text"/>
        <w:numPr>
          <w:ilvl w:val="0"/>
          <w:numId w:val="22"/>
        </w:numPr>
        <w:spacing w:line="360" w:lineRule="auto"/>
        <w:ind w:left="450" w:hanging="270"/>
        <w:jc w:val="both"/>
        <w:rPr>
          <w:rFonts w:ascii="Calibri" w:hAnsi="Calibri" w:cs="Arial"/>
          <w:sz w:val="20"/>
        </w:rPr>
      </w:pPr>
      <w:r w:rsidRPr="00ED38CA">
        <w:rPr>
          <w:rFonts w:ascii="Calibri" w:hAnsi="Calibri" w:cs="Arial"/>
          <w:i w:val="0"/>
          <w:sz w:val="20"/>
        </w:rPr>
        <w:t>24/7 system availability, except for planned downtimes for maintenance activities</w:t>
      </w:r>
      <w:r w:rsidRPr="00ED38CA">
        <w:rPr>
          <w:rFonts w:ascii="Calibri" w:hAnsi="Calibri" w:cs="Arial"/>
          <w:sz w:val="20"/>
        </w:rPr>
        <w:t>.</w:t>
      </w:r>
    </w:p>
    <w:p w14:paraId="4FCF1D1E" w14:textId="77777777" w:rsidR="00822FFD" w:rsidRPr="00ED38CA" w:rsidRDefault="00822FFD" w:rsidP="00822FFD">
      <w:pPr>
        <w:pStyle w:val="Heading2"/>
        <w:tabs>
          <w:tab w:val="clear" w:pos="360"/>
          <w:tab w:val="num" w:pos="0"/>
        </w:tabs>
        <w:ind w:left="0"/>
        <w:rPr>
          <w:rFonts w:ascii="Calibri" w:hAnsi="Calibri"/>
        </w:rPr>
      </w:pPr>
      <w:bookmarkStart w:id="188" w:name="_Toc437856667"/>
      <w:bookmarkStart w:id="189" w:name="_Toc439617908"/>
      <w:bookmarkStart w:id="190" w:name="_Toc80018049"/>
      <w:bookmarkStart w:id="191" w:name="_Toc106302919"/>
      <w:r w:rsidRPr="00ED38CA">
        <w:rPr>
          <w:rFonts w:ascii="Calibri" w:hAnsi="Calibri"/>
        </w:rPr>
        <w:t>Safety Requirements</w:t>
      </w:r>
      <w:bookmarkEnd w:id="187"/>
      <w:bookmarkEnd w:id="188"/>
      <w:bookmarkEnd w:id="189"/>
      <w:bookmarkEnd w:id="190"/>
      <w:bookmarkEnd w:id="191"/>
    </w:p>
    <w:p w14:paraId="579CF179" w14:textId="77777777" w:rsidR="00822FFD" w:rsidRPr="00ED38CA" w:rsidRDefault="00822FFD" w:rsidP="00822FFD">
      <w:pPr>
        <w:pStyle w:val="level3text"/>
        <w:spacing w:line="360" w:lineRule="auto"/>
        <w:ind w:left="180" w:firstLine="0"/>
        <w:jc w:val="both"/>
        <w:rPr>
          <w:rFonts w:ascii="Calibri" w:hAnsi="Calibri" w:cs="Arial"/>
          <w:i w:val="0"/>
          <w:sz w:val="20"/>
        </w:rPr>
      </w:pPr>
      <w:r w:rsidRPr="00ED38CA">
        <w:rPr>
          <w:rFonts w:ascii="Calibri" w:hAnsi="Calibri" w:cs="Arial"/>
          <w:i w:val="0"/>
          <w:sz w:val="20"/>
        </w:rPr>
        <w:t>N/A</w:t>
      </w:r>
    </w:p>
    <w:p w14:paraId="3AE8862D" w14:textId="77777777" w:rsidR="00822FFD" w:rsidRPr="00ED38CA" w:rsidRDefault="00822FFD" w:rsidP="00822FFD">
      <w:pPr>
        <w:rPr>
          <w:rFonts w:ascii="Calibri" w:hAnsi="Calibri"/>
        </w:rPr>
      </w:pPr>
    </w:p>
    <w:p w14:paraId="05703050" w14:textId="77777777" w:rsidR="00822FFD" w:rsidRPr="00ED38CA" w:rsidRDefault="00822FFD" w:rsidP="00822FFD">
      <w:pPr>
        <w:pStyle w:val="Heading2"/>
        <w:tabs>
          <w:tab w:val="clear" w:pos="360"/>
          <w:tab w:val="num" w:pos="0"/>
        </w:tabs>
        <w:ind w:left="0"/>
        <w:rPr>
          <w:rFonts w:ascii="Calibri" w:hAnsi="Calibri"/>
        </w:rPr>
      </w:pPr>
      <w:bookmarkStart w:id="192" w:name="_Toc437637852"/>
      <w:bookmarkStart w:id="193" w:name="_Toc437856668"/>
      <w:bookmarkStart w:id="194" w:name="_Toc439617909"/>
      <w:bookmarkStart w:id="195" w:name="_Toc80018050"/>
      <w:bookmarkStart w:id="196" w:name="_Toc106302920"/>
      <w:r w:rsidRPr="00ED38CA">
        <w:rPr>
          <w:rFonts w:ascii="Calibri" w:hAnsi="Calibri"/>
        </w:rPr>
        <w:lastRenderedPageBreak/>
        <w:t>Security Requirements</w:t>
      </w:r>
      <w:bookmarkEnd w:id="192"/>
      <w:bookmarkEnd w:id="193"/>
      <w:bookmarkEnd w:id="194"/>
      <w:bookmarkEnd w:id="195"/>
      <w:bookmarkEnd w:id="196"/>
    </w:p>
    <w:p w14:paraId="3BFA16E0" w14:textId="77777777" w:rsidR="00822FFD" w:rsidRPr="00ED38CA" w:rsidRDefault="00822FFD" w:rsidP="00822FFD">
      <w:pPr>
        <w:pStyle w:val="level3text"/>
        <w:numPr>
          <w:ilvl w:val="0"/>
          <w:numId w:val="22"/>
        </w:numPr>
        <w:spacing w:line="360" w:lineRule="auto"/>
        <w:ind w:left="450" w:hanging="270"/>
        <w:jc w:val="both"/>
        <w:rPr>
          <w:rFonts w:ascii="Calibri" w:hAnsi="Calibri" w:cs="Arial"/>
          <w:i w:val="0"/>
          <w:sz w:val="20"/>
        </w:rPr>
      </w:pPr>
      <w:bookmarkStart w:id="197" w:name="_Toc437637853"/>
      <w:r w:rsidRPr="00ED38CA">
        <w:rPr>
          <w:rFonts w:ascii="Calibri" w:hAnsi="Calibri" w:cs="Arial"/>
          <w:i w:val="0"/>
          <w:sz w:val="20"/>
        </w:rPr>
        <w:t>Only authorized users should be able to access the system.</w:t>
      </w:r>
    </w:p>
    <w:p w14:paraId="044C507E" w14:textId="77777777" w:rsidR="00822FFD" w:rsidRPr="00ED38CA" w:rsidRDefault="00822FFD" w:rsidP="00822FFD">
      <w:pPr>
        <w:pStyle w:val="level3text"/>
        <w:numPr>
          <w:ilvl w:val="0"/>
          <w:numId w:val="22"/>
        </w:numPr>
        <w:spacing w:line="360" w:lineRule="auto"/>
        <w:ind w:left="450" w:hanging="270"/>
        <w:jc w:val="both"/>
        <w:rPr>
          <w:rFonts w:ascii="Calibri" w:hAnsi="Calibri" w:cs="Arial"/>
          <w:i w:val="0"/>
          <w:sz w:val="20"/>
        </w:rPr>
      </w:pPr>
      <w:r w:rsidRPr="00ED38CA">
        <w:rPr>
          <w:rFonts w:ascii="Calibri" w:hAnsi="Calibri" w:cs="Arial"/>
          <w:i w:val="0"/>
          <w:sz w:val="20"/>
        </w:rPr>
        <w:t>Only authorized queues to be available in users’ screen.</w:t>
      </w:r>
    </w:p>
    <w:bookmarkEnd w:id="197"/>
    <w:p w14:paraId="7EB89F54" w14:textId="77777777" w:rsidR="00822FFD" w:rsidRPr="00ED38CA" w:rsidRDefault="00822FFD" w:rsidP="00822FFD">
      <w:pPr>
        <w:ind w:left="900"/>
        <w:rPr>
          <w:rFonts w:ascii="Calibri" w:hAnsi="Calibri"/>
          <w:i/>
        </w:rPr>
      </w:pPr>
    </w:p>
    <w:p w14:paraId="0BC54424" w14:textId="2D5C8557" w:rsidR="00822FFD" w:rsidRPr="00ED38CA" w:rsidRDefault="00447BEA" w:rsidP="00822FFD">
      <w:pPr>
        <w:pStyle w:val="Heading1"/>
        <w:tabs>
          <w:tab w:val="left" w:pos="0"/>
        </w:tabs>
        <w:rPr>
          <w:rFonts w:ascii="Calibri" w:hAnsi="Calibri"/>
        </w:rPr>
      </w:pPr>
      <w:bookmarkStart w:id="198" w:name="_Toc80018051"/>
      <w:bookmarkStart w:id="199" w:name="_Toc106302921"/>
      <w:r>
        <w:rPr>
          <w:rFonts w:ascii="Calibri" w:hAnsi="Calibri"/>
          <w:i/>
          <w:iCs/>
          <w:noProof/>
          <w:sz w:val="20"/>
        </w:rPr>
        <w:object w:dxaOrig="1440" w:dyaOrig="1440" w14:anchorId="2D939184">
          <v:shape id="_x0000_s1029" type="#_x0000_t75" style="position:absolute;left:0;text-align:left;margin-left:55.35pt;margin-top:46.9pt;width:76.7pt;height:49.85pt;z-index:251659264;mso-position-horizontal-relative:text;mso-position-vertical-relative:text">
            <v:imagedata r:id="rId21" o:title=""/>
          </v:shape>
          <o:OLEObject Type="Embed" ProgID="Excel.Sheet.12" ShapeID="_x0000_s1029" DrawAspect="Icon" ObjectID="_1719248537" r:id="rId22"/>
        </w:object>
      </w:r>
      <w:r w:rsidR="00822FFD" w:rsidRPr="00ED38CA">
        <w:rPr>
          <w:rFonts w:ascii="Calibri" w:hAnsi="Calibri"/>
        </w:rPr>
        <w:t>Appendix A:</w:t>
      </w:r>
      <w:bookmarkEnd w:id="198"/>
      <w:r w:rsidR="00373E18">
        <w:rPr>
          <w:rFonts w:ascii="Calibri" w:hAnsi="Calibri"/>
        </w:rPr>
        <w:t xml:space="preserve"> List </w:t>
      </w:r>
      <w:r w:rsidR="001C22BE">
        <w:rPr>
          <w:rFonts w:ascii="Calibri" w:hAnsi="Calibri"/>
        </w:rPr>
        <w:t>of</w:t>
      </w:r>
      <w:r w:rsidR="00373E18">
        <w:rPr>
          <w:rFonts w:ascii="Calibri" w:hAnsi="Calibri"/>
        </w:rPr>
        <w:t xml:space="preserve"> Masters</w:t>
      </w:r>
      <w:bookmarkEnd w:id="199"/>
    </w:p>
    <w:p w14:paraId="7B6E5E53" w14:textId="0616A249" w:rsidR="001C2EF6" w:rsidRDefault="001C2EF6" w:rsidP="00B23854">
      <w:pPr>
        <w:pStyle w:val="template"/>
        <w:ind w:left="1008"/>
        <w:jc w:val="both"/>
        <w:rPr>
          <w:rFonts w:ascii="Calibri" w:hAnsi="Calibri"/>
          <w:i w:val="0"/>
          <w:iCs/>
          <w:sz w:val="20"/>
        </w:rPr>
      </w:pPr>
    </w:p>
    <w:p w14:paraId="1A8625C9" w14:textId="77777777" w:rsidR="007B1C50" w:rsidRPr="003D71DB" w:rsidRDefault="007B1C50" w:rsidP="00822FFD">
      <w:pPr>
        <w:pStyle w:val="template"/>
        <w:ind w:left="720"/>
        <w:jc w:val="both"/>
        <w:rPr>
          <w:rFonts w:ascii="Calibri" w:hAnsi="Calibri"/>
          <w:i w:val="0"/>
          <w:iCs/>
          <w:sz w:val="20"/>
        </w:rPr>
      </w:pPr>
    </w:p>
    <w:p w14:paraId="525DE426" w14:textId="7E039CE5" w:rsidR="007B1C50" w:rsidRDefault="00822FFD" w:rsidP="00773DE9">
      <w:pPr>
        <w:pStyle w:val="Heading1"/>
        <w:tabs>
          <w:tab w:val="left" w:pos="0"/>
        </w:tabs>
        <w:spacing w:line="360" w:lineRule="auto"/>
      </w:pPr>
      <w:bookmarkStart w:id="200" w:name="_Toc80018052"/>
      <w:bookmarkStart w:id="201" w:name="_Toc106302922"/>
      <w:r w:rsidRPr="001C2EF6">
        <w:rPr>
          <w:rFonts w:ascii="Calibri" w:hAnsi="Calibri"/>
        </w:rPr>
        <w:t>Appendix B: Route Details</w:t>
      </w:r>
      <w:bookmarkEnd w:id="200"/>
      <w:bookmarkEnd w:id="201"/>
    </w:p>
    <w:p w14:paraId="30BDBBD3" w14:textId="4D88936F" w:rsidR="007B1C50" w:rsidRDefault="00105761" w:rsidP="003F3BA0">
      <w:pPr>
        <w:spacing w:line="360" w:lineRule="auto"/>
      </w:pPr>
      <w:r>
        <w:object w:dxaOrig="1311" w:dyaOrig="849" w14:anchorId="3EAFE61A">
          <v:shape id="_x0000_i1027" type="#_x0000_t75" style="width:65.25pt;height:42pt" o:ole="">
            <v:imagedata r:id="rId23" o:title=""/>
          </v:shape>
          <o:OLEObject Type="Embed" ProgID="Package" ShapeID="_x0000_i1027" DrawAspect="Icon" ObjectID="_1719248533" r:id="rId24"/>
        </w:object>
      </w:r>
      <w:r w:rsidR="00A32D56">
        <w:t xml:space="preserve">          </w:t>
      </w:r>
      <w:r w:rsidR="00D5353A">
        <w:t xml:space="preserve">  </w:t>
      </w:r>
      <w:r w:rsidR="00D5353A">
        <w:tab/>
      </w:r>
      <w:bookmarkStart w:id="202" w:name="_GoBack"/>
      <w:bookmarkEnd w:id="202"/>
    </w:p>
    <w:p w14:paraId="709144C8" w14:textId="77777777" w:rsidR="007B1C50" w:rsidRPr="007B1C50" w:rsidRDefault="007B1C50" w:rsidP="007B1C50"/>
    <w:p w14:paraId="7BB1D6ED" w14:textId="64D9BF6B" w:rsidR="007B1C50" w:rsidRDefault="001F22F9" w:rsidP="00773DE9">
      <w:pPr>
        <w:pStyle w:val="Heading1"/>
        <w:spacing w:line="360" w:lineRule="auto"/>
      </w:pPr>
      <w:bookmarkStart w:id="203" w:name="_Toc106302923"/>
      <w:r w:rsidRPr="001C2EF6">
        <w:rPr>
          <w:rFonts w:asciiTheme="minorHAnsi" w:hAnsiTheme="minorHAnsi" w:cstheme="minorHAnsi"/>
        </w:rPr>
        <w:t>Appendix C: Field List</w:t>
      </w:r>
      <w:bookmarkEnd w:id="203"/>
    </w:p>
    <w:p w14:paraId="3F65DE62" w14:textId="631D93B9" w:rsidR="007B1C50" w:rsidRPr="007B1C50" w:rsidRDefault="00A32D56" w:rsidP="00773DE9">
      <w:pPr>
        <w:spacing w:line="360" w:lineRule="auto"/>
      </w:pPr>
      <w:r>
        <w:t xml:space="preserve">         </w:t>
      </w:r>
      <w:r w:rsidR="00165CDD">
        <w:t xml:space="preserve">      </w:t>
      </w:r>
    </w:p>
    <w:p w14:paraId="613D4F68" w14:textId="7509662C" w:rsidR="00822FFD" w:rsidRPr="00A45630" w:rsidRDefault="00B958A3" w:rsidP="00773DE9">
      <w:pPr>
        <w:spacing w:line="360" w:lineRule="auto"/>
      </w:pPr>
      <w:r>
        <w:object w:dxaOrig="1544" w:dyaOrig="1000" w14:anchorId="37E624E9">
          <v:shape id="_x0000_i1025" type="#_x0000_t75" style="width:77.25pt;height:50.25pt" o:ole="">
            <v:imagedata r:id="rId25" o:title=""/>
          </v:shape>
          <o:OLEObject Type="Embed" ProgID="Excel.Sheet.12" ShapeID="_x0000_i1025" DrawAspect="Icon" ObjectID="_1719248534" r:id="rId26"/>
        </w:object>
      </w:r>
    </w:p>
    <w:p w14:paraId="7B9CCB2C" w14:textId="4AD0A4B9" w:rsidR="008D253A" w:rsidRPr="00ED38CA" w:rsidRDefault="008D253A" w:rsidP="008D253A">
      <w:pPr>
        <w:pStyle w:val="Heading1"/>
        <w:tabs>
          <w:tab w:val="left" w:pos="0"/>
        </w:tabs>
        <w:spacing w:line="360" w:lineRule="auto"/>
        <w:rPr>
          <w:rFonts w:ascii="Calibri" w:hAnsi="Calibri"/>
        </w:rPr>
      </w:pPr>
      <w:bookmarkStart w:id="204" w:name="_Toc106302924"/>
      <w:r w:rsidRPr="00ED38CA">
        <w:rPr>
          <w:rFonts w:ascii="Calibri" w:hAnsi="Calibri"/>
        </w:rPr>
        <w:t xml:space="preserve">Appendix D: </w:t>
      </w:r>
      <w:r>
        <w:rPr>
          <w:rFonts w:ascii="Calibri" w:hAnsi="Calibri"/>
        </w:rPr>
        <w:t>Prototype Screens</w:t>
      </w:r>
      <w:bookmarkEnd w:id="204"/>
    </w:p>
    <w:p w14:paraId="35AB76A1" w14:textId="3F7E4116" w:rsidR="00B65C6D" w:rsidRDefault="00A32D56" w:rsidP="00A32D56">
      <w:pPr>
        <w:spacing w:line="360" w:lineRule="auto"/>
      </w:pPr>
      <w:r>
        <w:t xml:space="preserve">            </w:t>
      </w:r>
      <w:bookmarkStart w:id="205" w:name="_MON_1719248259"/>
      <w:bookmarkEnd w:id="205"/>
      <w:r w:rsidR="005339B6">
        <w:object w:dxaOrig="1544" w:dyaOrig="1000" w14:anchorId="66043AE8">
          <v:shape id="_x0000_i1026" type="#_x0000_t75" style="width:77.25pt;height:50.25pt" o:ole="">
            <v:imagedata r:id="rId27" o:title=""/>
          </v:shape>
          <o:OLEObject Type="Embed" ProgID="Word.Document.12" ShapeID="_x0000_i1026" DrawAspect="Icon" ObjectID="_1719248535" r:id="rId28">
            <o:FieldCodes>\s</o:FieldCodes>
          </o:OLEObject>
        </w:object>
      </w:r>
    </w:p>
    <w:p w14:paraId="5B32A828" w14:textId="21AF110F" w:rsidR="00AB1E9A" w:rsidRDefault="00AB1E9A" w:rsidP="00A32D56">
      <w:pPr>
        <w:spacing w:line="360" w:lineRule="auto"/>
      </w:pPr>
    </w:p>
    <w:p w14:paraId="542E35F4" w14:textId="72F148D5" w:rsidR="00AB1E9A" w:rsidRDefault="00AB1E9A" w:rsidP="009656E8">
      <w:pPr>
        <w:pStyle w:val="Heading1"/>
        <w:tabs>
          <w:tab w:val="left" w:pos="0"/>
        </w:tabs>
        <w:spacing w:line="360" w:lineRule="auto"/>
        <w:rPr>
          <w:rFonts w:ascii="Calibri" w:hAnsi="Calibri"/>
        </w:rPr>
      </w:pPr>
      <w:bookmarkStart w:id="206" w:name="_Toc106302925"/>
      <w:r w:rsidRPr="009656E8">
        <w:rPr>
          <w:rFonts w:ascii="Calibri" w:hAnsi="Calibri"/>
        </w:rPr>
        <w:lastRenderedPageBreak/>
        <w:t>Template</w:t>
      </w:r>
      <w:r w:rsidR="009656E8" w:rsidRPr="009656E8">
        <w:rPr>
          <w:rFonts w:ascii="Calibri" w:hAnsi="Calibri"/>
        </w:rPr>
        <w:t>s</w:t>
      </w:r>
      <w:bookmarkEnd w:id="206"/>
    </w:p>
    <w:p w14:paraId="2D83FB61" w14:textId="5030AC17" w:rsidR="009656E8" w:rsidRDefault="009656E8" w:rsidP="009656E8">
      <w:r>
        <w:t>Compliance KYC Template to be generated and attached to WI at Compliance WS</w:t>
      </w:r>
    </w:p>
    <w:p w14:paraId="30020CEF" w14:textId="59B706BD" w:rsidR="009656E8" w:rsidRDefault="009656E8" w:rsidP="009656E8"/>
    <w:p w14:paraId="5D8A594D" w14:textId="228058C9" w:rsidR="009656E8" w:rsidRDefault="009656E8" w:rsidP="009656E8"/>
    <w:p w14:paraId="6F612831" w14:textId="77777777" w:rsidR="002A1ABC" w:rsidRDefault="002A1ABC" w:rsidP="009656E8"/>
    <w:p w14:paraId="0D5F7D20" w14:textId="234FFCDC" w:rsidR="009656E8" w:rsidRDefault="009656E8" w:rsidP="009656E8"/>
    <w:p w14:paraId="4EA43B4B" w14:textId="3B790E90" w:rsidR="009656E8" w:rsidRDefault="002A1ABC" w:rsidP="009656E8">
      <w:r>
        <w:rPr>
          <w:noProof/>
        </w:rPr>
        <w:object w:dxaOrig="225" w:dyaOrig="225" w14:anchorId="3F42ADD5">
          <v:shape id="_x0000_s1037" type="#_x0000_t75" style="position:absolute;margin-left:0;margin-top:-40.45pt;width:77.25pt;height:50.25pt;z-index:251665408;mso-position-horizontal:absolute;mso-position-horizontal-relative:text;mso-position-vertical:absolute;mso-position-vertical-relative:text;mso-width-relative:page;mso-height-relative:page">
            <v:imagedata r:id="rId29" o:title=""/>
          </v:shape>
          <o:OLEObject Type="Embed" ProgID="AcroExch.Document.DC" ShapeID="_x0000_s1037" DrawAspect="Icon" ObjectID="_1719248538" r:id="rId30"/>
        </w:object>
      </w:r>
    </w:p>
    <w:p w14:paraId="36E811A3" w14:textId="0B13FC37" w:rsidR="009656E8" w:rsidRDefault="009656E8" w:rsidP="009656E8"/>
    <w:p w14:paraId="12A467E0" w14:textId="77777777" w:rsidR="002A1ABC" w:rsidRDefault="002A1ABC" w:rsidP="009656E8"/>
    <w:p w14:paraId="4831AC07" w14:textId="77777777" w:rsidR="002A1ABC" w:rsidRDefault="002A1ABC" w:rsidP="009656E8"/>
    <w:p w14:paraId="11020085" w14:textId="77777777" w:rsidR="002A1ABC" w:rsidRDefault="002A1ABC" w:rsidP="009656E8"/>
    <w:p w14:paraId="14DAADDC" w14:textId="77777777" w:rsidR="002A1ABC" w:rsidRPr="009656E8" w:rsidRDefault="002A1ABC" w:rsidP="009656E8"/>
    <w:p w14:paraId="0BD49C4B" w14:textId="1EE4DC60" w:rsidR="00822FFD" w:rsidRPr="00ED38CA" w:rsidRDefault="00822FFD" w:rsidP="00773DE9">
      <w:pPr>
        <w:pStyle w:val="Heading1"/>
        <w:tabs>
          <w:tab w:val="left" w:pos="0"/>
        </w:tabs>
        <w:spacing w:line="360" w:lineRule="auto"/>
        <w:rPr>
          <w:rFonts w:ascii="Calibri" w:hAnsi="Calibri"/>
        </w:rPr>
      </w:pPr>
      <w:bookmarkStart w:id="207" w:name="_Toc80018054"/>
      <w:bookmarkStart w:id="208" w:name="_Toc106302926"/>
      <w:r w:rsidRPr="00ED38CA">
        <w:rPr>
          <w:rFonts w:ascii="Calibri" w:hAnsi="Calibri"/>
        </w:rPr>
        <w:t xml:space="preserve">Appendix </w:t>
      </w:r>
      <w:r w:rsidR="008D253A">
        <w:rPr>
          <w:rFonts w:ascii="Calibri" w:hAnsi="Calibri"/>
        </w:rPr>
        <w:t>E</w:t>
      </w:r>
      <w:r w:rsidRPr="00ED38CA">
        <w:rPr>
          <w:rFonts w:ascii="Calibri" w:hAnsi="Calibri"/>
        </w:rPr>
        <w:t>: Open Items</w:t>
      </w:r>
      <w:bookmarkEnd w:id="207"/>
      <w:bookmarkEnd w:id="208"/>
    </w:p>
    <w:p w14:paraId="767CAF60" w14:textId="77777777" w:rsidR="00822FFD" w:rsidRPr="00ED38CA" w:rsidRDefault="00822FFD" w:rsidP="00822FFD">
      <w:pPr>
        <w:pStyle w:val="template"/>
        <w:ind w:left="720"/>
        <w:jc w:val="both"/>
        <w:rPr>
          <w:rFonts w:ascii="Calibri" w:hAnsi="Calibri"/>
          <w:i w:val="0"/>
          <w:iCs/>
          <w:sz w:val="20"/>
        </w:rPr>
      </w:pPr>
    </w:p>
    <w:p w14:paraId="2B769581" w14:textId="77777777" w:rsidR="00822FFD" w:rsidRPr="00ED38CA" w:rsidRDefault="00822FFD" w:rsidP="00822FFD">
      <w:pPr>
        <w:pStyle w:val="template"/>
        <w:ind w:left="720"/>
        <w:jc w:val="both"/>
        <w:rPr>
          <w:rFonts w:ascii="Calibri" w:hAnsi="Calibri"/>
          <w:i w:val="0"/>
          <w:iCs/>
          <w:sz w:val="20"/>
        </w:rPr>
      </w:pPr>
    </w:p>
    <w:p w14:paraId="6652A6B1" w14:textId="77777777" w:rsidR="00CE205E" w:rsidRPr="00356188" w:rsidRDefault="00CE205E" w:rsidP="00CE205E">
      <w:pPr>
        <w:pStyle w:val="ListParagraph"/>
        <w:suppressAutoHyphens w:val="0"/>
        <w:spacing w:before="120" w:after="120" w:line="360" w:lineRule="auto"/>
        <w:ind w:left="1800"/>
        <w:jc w:val="both"/>
        <w:rPr>
          <w:rFonts w:ascii="Calibri" w:hAnsi="Calibri" w:cs="Arial"/>
          <w:sz w:val="20"/>
        </w:rPr>
      </w:pPr>
    </w:p>
    <w:sectPr w:rsidR="00CE205E" w:rsidRPr="00356188">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3" w:author="Natesh Singh" w:date="2022-04-08T08:50:00Z" w:initials="N">
    <w:p w14:paraId="25D00371" w14:textId="5B8B9FD1" w:rsidR="00447BEA" w:rsidRDefault="00447BEA">
      <w:pPr>
        <w:pStyle w:val="CommentText"/>
      </w:pPr>
      <w:r>
        <w:rPr>
          <w:rStyle w:val="CommentReference"/>
        </w:rPr>
        <w:annotationRef/>
      </w:r>
      <w:r>
        <w:t xml:space="preserve">Utility will move the WI to Central Desk queue </w:t>
      </w:r>
      <w:r>
        <w:rPr>
          <w:rFonts w:ascii="Calibri" w:hAnsi="Calibri" w:cs="Arial"/>
        </w:rPr>
        <w:t>if the Additional details were requested from Operations user</w:t>
      </w:r>
      <w:r>
        <w:rPr>
          <w:rStyle w:val="CommentReference"/>
        </w:rPr>
        <w:annotationRef/>
      </w:r>
    </w:p>
  </w:comment>
  <w:comment w:id="64" w:author="Shashank Taneja" w:date="2022-04-11T10:38:00Z" w:initials="ST">
    <w:p w14:paraId="16BF4A0C" w14:textId="17C68569" w:rsidR="00447BEA" w:rsidRDefault="00447BEA">
      <w:pPr>
        <w:pStyle w:val="CommentText"/>
      </w:pPr>
      <w:r>
        <w:rPr>
          <w:rStyle w:val="CommentReference"/>
        </w:rPr>
        <w:annotationRef/>
      </w:r>
      <w:r>
        <w:t xml:space="preserve">Changed to </w:t>
      </w:r>
      <w:r>
        <w:rPr>
          <w:rFonts w:ascii="Calibri" w:hAnsi="Calibri" w:cs="Arial"/>
        </w:rPr>
        <w:t>‘Additional Customer Details’ queue</w:t>
      </w:r>
    </w:p>
  </w:comment>
  <w:comment w:id="69" w:author="Natesh Singh" w:date="2022-04-08T08:54:00Z" w:initials="N">
    <w:p w14:paraId="7C82A174" w14:textId="68A42BA2" w:rsidR="00447BEA" w:rsidRDefault="00447BEA">
      <w:pPr>
        <w:pStyle w:val="CommentText"/>
      </w:pPr>
      <w:r>
        <w:rPr>
          <w:rStyle w:val="CommentReference"/>
        </w:rPr>
        <w:annotationRef/>
      </w:r>
      <w:r>
        <w:t>Which decision to be selected if user needs to refer to Compliance for both FIRCO &amp; High risk?</w:t>
      </w:r>
    </w:p>
  </w:comment>
  <w:comment w:id="70" w:author="Shashank Taneja" w:date="2022-04-11T10:38:00Z" w:initials="ST">
    <w:p w14:paraId="3059EDBF" w14:textId="161444F6" w:rsidR="00447BEA" w:rsidRDefault="00447BEA">
      <w:pPr>
        <w:pStyle w:val="CommentText"/>
      </w:pPr>
      <w:r>
        <w:rPr>
          <w:rStyle w:val="CommentReference"/>
        </w:rPr>
        <w:annotationRef/>
      </w:r>
      <w:r>
        <w:t>Refer To ComplianceWC, as first the FIRCO would be required to be cleared</w:t>
      </w:r>
    </w:p>
  </w:comment>
  <w:comment w:id="71" w:author="Natesh Singh" w:date="2022-04-08T08:55:00Z" w:initials="N">
    <w:p w14:paraId="7D2ACC93" w14:textId="070F11E3" w:rsidR="00447BEA" w:rsidRDefault="00447BEA">
      <w:pPr>
        <w:pStyle w:val="CommentText"/>
      </w:pPr>
      <w:r>
        <w:rPr>
          <w:rStyle w:val="CommentReference"/>
        </w:rPr>
        <w:annotationRef/>
      </w:r>
      <w:r>
        <w:t>WI will move to Central Desk</w:t>
      </w:r>
    </w:p>
  </w:comment>
  <w:comment w:id="72" w:author="Shashank Taneja" w:date="2022-04-11T10:39:00Z" w:initials="ST">
    <w:p w14:paraId="1DEA9AC8" w14:textId="14A05303" w:rsidR="00447BEA" w:rsidRDefault="00447BEA">
      <w:pPr>
        <w:pStyle w:val="CommentText"/>
      </w:pPr>
      <w:r>
        <w:rPr>
          <w:rStyle w:val="CommentReference"/>
        </w:rPr>
        <w:annotationRef/>
      </w:r>
      <w:r>
        <w:t xml:space="preserve">Changed to </w:t>
      </w:r>
      <w:r>
        <w:rPr>
          <w:rFonts w:ascii="Calibri" w:hAnsi="Calibri" w:cs="Arial"/>
        </w:rPr>
        <w:t>‘Additional Customer Details’ queue</w:t>
      </w:r>
    </w:p>
  </w:comment>
  <w:comment w:id="82" w:author="Natesh Singh" w:date="2022-04-08T08:56:00Z" w:initials="N">
    <w:p w14:paraId="682DD32E" w14:textId="62515C67" w:rsidR="00447BEA" w:rsidRDefault="00447BEA">
      <w:pPr>
        <w:pStyle w:val="CommentText"/>
      </w:pPr>
      <w:r>
        <w:rPr>
          <w:rStyle w:val="CommentReference"/>
        </w:rPr>
        <w:annotationRef/>
      </w:r>
      <w:r>
        <w:t>When WI will move to OPS for such case in that scenario alert message should popup when user open the WI at OPS queue indicating what action to be taken.</w:t>
      </w:r>
    </w:p>
  </w:comment>
  <w:comment w:id="83" w:author="Shashank Taneja" w:date="2022-04-11T10:40:00Z" w:initials="ST">
    <w:p w14:paraId="4B0108D9" w14:textId="49C23669" w:rsidR="00447BEA" w:rsidRDefault="00447BEA">
      <w:pPr>
        <w:pStyle w:val="CommentText"/>
      </w:pPr>
      <w:r>
        <w:rPr>
          <w:rStyle w:val="CommentReference"/>
        </w:rPr>
        <w:annotationRef/>
      </w:r>
      <w:r>
        <w:t>Ok, the Alert can be “ Please Re-calculate the Risk score”</w:t>
      </w:r>
    </w:p>
  </w:comment>
  <w:comment w:id="95" w:author="Natesh Singh" w:date="2022-04-08T09:04:00Z" w:initials="N">
    <w:p w14:paraId="7FDE3E6C" w14:textId="48873B9B" w:rsidR="00447BEA" w:rsidRDefault="00447BEA">
      <w:pPr>
        <w:pStyle w:val="CommentText"/>
      </w:pPr>
      <w:r>
        <w:rPr>
          <w:rStyle w:val="CommentReference"/>
        </w:rPr>
        <w:annotationRef/>
      </w:r>
      <w:r>
        <w:t>Not clear. Please elaborate.</w:t>
      </w:r>
    </w:p>
  </w:comment>
  <w:comment w:id="96" w:author="Shashank Taneja" w:date="2022-04-11T10:41:00Z" w:initials="ST">
    <w:p w14:paraId="4DD72AD1" w14:textId="7C9E6419" w:rsidR="00447BEA" w:rsidRDefault="00447BEA">
      <w:pPr>
        <w:pStyle w:val="CommentText"/>
      </w:pPr>
      <w:r>
        <w:rPr>
          <w:rStyle w:val="CommentReference"/>
        </w:rPr>
        <w:annotationRef/>
      </w:r>
      <w:r>
        <w:t>In case only queries have been addressed by the customer at the frontend application and there is no document uploaded than the WI will go to the Additional Cus. Details queue directly instead of Attach Doc.  This is from system routing perspective.</w:t>
      </w:r>
    </w:p>
    <w:p w14:paraId="598F0716" w14:textId="77777777" w:rsidR="00447BEA" w:rsidRDefault="00447BEA">
      <w:pPr>
        <w:pStyle w:val="CommentText"/>
      </w:pPr>
    </w:p>
    <w:p w14:paraId="3C4CF56D" w14:textId="06665878" w:rsidR="00447BEA" w:rsidRDefault="00447BEA">
      <w:pPr>
        <w:pStyle w:val="CommentText"/>
      </w:pPr>
      <w:r>
        <w:t xml:space="preserve">Changed to </w:t>
      </w:r>
      <w:r>
        <w:rPr>
          <w:rFonts w:ascii="Calibri" w:hAnsi="Calibri" w:cs="Arial"/>
        </w:rPr>
        <w:t>‘Additional Customer Details’</w:t>
      </w:r>
      <w:r>
        <w:t xml:space="preserve"> queue instead of “Operations”</w:t>
      </w:r>
    </w:p>
  </w:comment>
  <w:comment w:id="111" w:author="Natesh Singh" w:date="2022-06-20T11:49:00Z" w:initials="N">
    <w:p w14:paraId="330DDDEB" w14:textId="78379AC2" w:rsidR="00447BEA" w:rsidRDefault="00447BEA">
      <w:pPr>
        <w:pStyle w:val="CommentText"/>
      </w:pPr>
      <w:r>
        <w:rPr>
          <w:rStyle w:val="CommentReference"/>
        </w:rPr>
        <w:annotationRef/>
      </w:r>
      <w:r>
        <w:t>Not yet discussed or agreed on the final process?</w:t>
      </w:r>
    </w:p>
  </w:comment>
  <w:comment w:id="112" w:author="Shashank Taneja" w:date="2022-06-21T18:24:00Z" w:initials="ST">
    <w:p w14:paraId="5D50763E" w14:textId="77777777" w:rsidR="00447BEA" w:rsidRDefault="00447BEA" w:rsidP="00447BEA">
      <w:pPr>
        <w:pStyle w:val="CommentText"/>
      </w:pPr>
      <w:r>
        <w:rPr>
          <w:rStyle w:val="CommentReference"/>
        </w:rPr>
        <w:annotationRef/>
      </w:r>
      <w:r>
        <w:t>This will be a backend activity at a system Workstep in ibps  , Once an update is received from Prime and cheque book system for the Debit card and cheque book ,, than basis that WI with the corresponding ECRN and CB ref no  ibps will trigger AWB generation call to initiate the delivery process</w:t>
      </w:r>
    </w:p>
  </w:comment>
  <w:comment w:id="134" w:author="Snehal Juthani" w:date="2022-06-20T12:52:00Z" w:initials="SJ">
    <w:p w14:paraId="07DACD1C" w14:textId="01E3C376" w:rsidR="00447BEA" w:rsidRDefault="00447BEA">
      <w:pPr>
        <w:pStyle w:val="CommentText"/>
      </w:pPr>
      <w:r>
        <w:rPr>
          <w:rStyle w:val="CommentReference"/>
        </w:rPr>
        <w:annotationRef/>
      </w:r>
      <w:r>
        <w:t>Report should have list of customer with ChequeBook, Debit Card and Application form flags with value as ‘Y’ and ‘N’.</w:t>
      </w:r>
    </w:p>
  </w:comment>
  <w:comment w:id="135" w:author="Shashank Taneja" w:date="2022-06-21T18:29:00Z" w:initials="ST">
    <w:p w14:paraId="49A55085" w14:textId="77777777" w:rsidR="00447BEA" w:rsidRDefault="00447BEA" w:rsidP="00447BEA">
      <w:pPr>
        <w:pStyle w:val="CommentText"/>
      </w:pPr>
      <w:r>
        <w:rPr>
          <w:rStyle w:val="CommentReference"/>
        </w:rPr>
        <w:annotationRef/>
      </w:r>
      <w:r>
        <w:t>Ok</w:t>
      </w:r>
    </w:p>
  </w:comment>
  <w:comment w:id="136" w:author="Snehal Juthani" w:date="2022-06-20T12:53:00Z" w:initials="SJ">
    <w:p w14:paraId="2B086A53" w14:textId="2822D007" w:rsidR="00447BEA" w:rsidRDefault="00447BEA">
      <w:pPr>
        <w:pStyle w:val="CommentText"/>
      </w:pPr>
      <w:r>
        <w:rPr>
          <w:rStyle w:val="CommentReference"/>
        </w:rPr>
        <w:annotationRef/>
      </w:r>
      <w:r>
        <w:rPr>
          <w:rStyle w:val="CommentReference"/>
        </w:rPr>
        <w:t>Records sequence should be maintained in the same order of ChequeBook and Debit Card</w:t>
      </w:r>
    </w:p>
  </w:comment>
  <w:comment w:id="137" w:author="Shashank Taneja" w:date="2022-06-21T18:31:00Z" w:initials="ST">
    <w:p w14:paraId="543FBC85" w14:textId="77777777" w:rsidR="00447BEA" w:rsidRDefault="00447BEA" w:rsidP="00447BEA">
      <w:pPr>
        <w:pStyle w:val="CommentText"/>
      </w:pPr>
      <w:r>
        <w:rPr>
          <w:rStyle w:val="CommentReference"/>
        </w:rPr>
        <w:annotationRef/>
      </w:r>
      <w:r>
        <w:t>Can be taken up with BO team</w:t>
      </w:r>
    </w:p>
  </w:comment>
  <w:comment w:id="161" w:author="Natesh Singh" w:date="2022-06-20T11:54:00Z" w:initials="N">
    <w:p w14:paraId="0838FA6B" w14:textId="2C300A31" w:rsidR="00447BEA" w:rsidRDefault="00447BEA">
      <w:pPr>
        <w:pStyle w:val="CommentText"/>
      </w:pPr>
      <w:r>
        <w:rPr>
          <w:rStyle w:val="CommentReference"/>
        </w:rPr>
        <w:annotationRef/>
      </w:r>
      <w:r>
        <w:t>There should be separate document type for “One Pager form” and “Salary Certificate”</w:t>
      </w:r>
    </w:p>
  </w:comment>
  <w:comment w:id="162" w:author="Shashank Taneja" w:date="2022-06-21T18:31:00Z" w:initials="ST">
    <w:p w14:paraId="7F7BE201" w14:textId="77777777" w:rsidR="00447BEA" w:rsidRDefault="00447BEA" w:rsidP="00447BEA">
      <w:pPr>
        <w:pStyle w:val="CommentText"/>
      </w:pPr>
      <w:r>
        <w:rPr>
          <w:rStyle w:val="CommentReference"/>
        </w:rPr>
        <w:annotationRef/>
      </w:r>
      <w:r>
        <w:t>Yes, there will be separate documents for both</w:t>
      </w:r>
    </w:p>
  </w:comment>
  <w:comment w:id="163" w:author="Natesh Singh" w:date="2022-06-20T11:57:00Z" w:initials="N">
    <w:p w14:paraId="425869B5" w14:textId="4E9A4283" w:rsidR="00447BEA" w:rsidRDefault="00447BEA">
      <w:pPr>
        <w:pStyle w:val="CommentText"/>
      </w:pPr>
      <w:r>
        <w:rPr>
          <w:rStyle w:val="CommentReference"/>
        </w:rPr>
        <w:annotationRef/>
      </w:r>
      <w:r>
        <w:t>Account closure should be initiated and it should be system driven post xx no of days.</w:t>
      </w:r>
    </w:p>
  </w:comment>
  <w:comment w:id="164" w:author="Shashank Taneja" w:date="2022-06-21T18:33:00Z" w:initials="ST">
    <w:p w14:paraId="1D4B786B" w14:textId="77777777" w:rsidR="00447BEA" w:rsidRDefault="00447BEA" w:rsidP="00447BEA">
      <w:pPr>
        <w:pStyle w:val="CommentText"/>
      </w:pPr>
      <w:r>
        <w:rPr>
          <w:rStyle w:val="CommentReference"/>
        </w:rPr>
        <w:annotationRef/>
      </w:r>
      <w:r>
        <w:t>This is still under discussion whether account will be freezed or closed and the final decision is yet to be taken on this. Will update for the same once approach is finalised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D00371" w15:done="0"/>
  <w15:commentEx w15:paraId="16BF4A0C" w15:paraIdParent="25D00371" w15:done="0"/>
  <w15:commentEx w15:paraId="7C82A174" w15:done="0"/>
  <w15:commentEx w15:paraId="3059EDBF" w15:paraIdParent="7C82A174" w15:done="0"/>
  <w15:commentEx w15:paraId="7D2ACC93" w15:done="0"/>
  <w15:commentEx w15:paraId="1DEA9AC8" w15:paraIdParent="7D2ACC93" w15:done="0"/>
  <w15:commentEx w15:paraId="682DD32E" w15:done="0"/>
  <w15:commentEx w15:paraId="4B0108D9" w15:paraIdParent="682DD32E" w15:done="0"/>
  <w15:commentEx w15:paraId="7FDE3E6C" w15:done="0"/>
  <w15:commentEx w15:paraId="3C4CF56D" w15:paraIdParent="7FDE3E6C" w15:done="0"/>
  <w15:commentEx w15:paraId="330DDDEB" w15:done="0"/>
  <w15:commentEx w15:paraId="5D50763E" w15:paraIdParent="330DDDEB" w15:done="0"/>
  <w15:commentEx w15:paraId="07DACD1C" w15:done="0"/>
  <w15:commentEx w15:paraId="49A55085" w15:paraIdParent="07DACD1C" w15:done="0"/>
  <w15:commentEx w15:paraId="2B086A53" w15:done="0"/>
  <w15:commentEx w15:paraId="543FBC85" w15:paraIdParent="2B086A53" w15:done="0"/>
  <w15:commentEx w15:paraId="0838FA6B" w15:done="0"/>
  <w15:commentEx w15:paraId="7F7BE201" w15:paraIdParent="0838FA6B" w15:done="0"/>
  <w15:commentEx w15:paraId="425869B5" w15:done="0"/>
  <w15:commentEx w15:paraId="1D4B786B" w15:paraIdParent="425869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E835F" w16cex:dateUtc="2022-04-08T04:50:00Z"/>
  <w16cex:commentExtensible w16cex:durableId="25FE8393" w16cex:dateUtc="2022-04-11T06:38:00Z"/>
  <w16cex:commentExtensible w16cex:durableId="25FE8360" w16cex:dateUtc="2022-04-08T04:54:00Z"/>
  <w16cex:commentExtensible w16cex:durableId="25FE83AD" w16cex:dateUtc="2022-04-11T06:38:00Z"/>
  <w16cex:commentExtensible w16cex:durableId="25FE8361" w16cex:dateUtc="2022-04-08T04:55:00Z"/>
  <w16cex:commentExtensible w16cex:durableId="25FE83DE" w16cex:dateUtc="2022-04-11T06:39:00Z"/>
  <w16cex:commentExtensible w16cex:durableId="25FE8362" w16cex:dateUtc="2022-04-08T04:56:00Z"/>
  <w16cex:commentExtensible w16cex:durableId="25FE8402" w16cex:dateUtc="2022-04-11T06:40:00Z"/>
  <w16cex:commentExtensible w16cex:durableId="25FE8363" w16cex:dateUtc="2022-04-08T05:04:00Z"/>
  <w16cex:commentExtensible w16cex:durableId="25FE8467" w16cex:dateUtc="2022-04-11T06:41:00Z"/>
  <w16cex:commentExtensible w16cex:durableId="265C8B54" w16cex:dateUtc="2022-06-21T14:24:00Z"/>
  <w16cex:commentExtensible w16cex:durableId="265C8C8F" w16cex:dateUtc="2022-06-21T14:29:00Z"/>
  <w16cex:commentExtensible w16cex:durableId="265C8CF3" w16cex:dateUtc="2022-06-21T14:31:00Z"/>
  <w16cex:commentExtensible w16cex:durableId="265C8D12" w16cex:dateUtc="2022-06-21T14:31:00Z"/>
  <w16cex:commentExtensible w16cex:durableId="265C8D77" w16cex:dateUtc="2022-06-21T14: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D00371" w16cid:durableId="25FE835F"/>
  <w16cid:commentId w16cid:paraId="16BF4A0C" w16cid:durableId="25FE8393"/>
  <w16cid:commentId w16cid:paraId="7C82A174" w16cid:durableId="25FE8360"/>
  <w16cid:commentId w16cid:paraId="3059EDBF" w16cid:durableId="25FE83AD"/>
  <w16cid:commentId w16cid:paraId="7D2ACC93" w16cid:durableId="25FE8361"/>
  <w16cid:commentId w16cid:paraId="1DEA9AC8" w16cid:durableId="25FE83DE"/>
  <w16cid:commentId w16cid:paraId="682DD32E" w16cid:durableId="25FE8362"/>
  <w16cid:commentId w16cid:paraId="4B0108D9" w16cid:durableId="25FE8402"/>
  <w16cid:commentId w16cid:paraId="7FDE3E6C" w16cid:durableId="25FE8363"/>
  <w16cid:commentId w16cid:paraId="3C4CF56D" w16cid:durableId="25FE8467"/>
  <w16cid:commentId w16cid:paraId="330DDDEB" w16cid:durableId="265C89CA"/>
  <w16cid:commentId w16cid:paraId="5D50763E" w16cid:durableId="265C8B54"/>
  <w16cid:commentId w16cid:paraId="07DACD1C" w16cid:durableId="265C89CB"/>
  <w16cid:commentId w16cid:paraId="49A55085" w16cid:durableId="265C8C8F"/>
  <w16cid:commentId w16cid:paraId="2B086A53" w16cid:durableId="265C89CC"/>
  <w16cid:commentId w16cid:paraId="543FBC85" w16cid:durableId="265C8CF3"/>
  <w16cid:commentId w16cid:paraId="0838FA6B" w16cid:durableId="265C89CD"/>
  <w16cid:commentId w16cid:paraId="7F7BE201" w16cid:durableId="265C8D12"/>
  <w16cid:commentId w16cid:paraId="425869B5" w16cid:durableId="265C89CE"/>
  <w16cid:commentId w16cid:paraId="1D4B786B" w16cid:durableId="265C8D7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9901D3" w14:textId="77777777" w:rsidR="00594CAE" w:rsidRDefault="00594CAE">
      <w:pPr>
        <w:spacing w:line="240" w:lineRule="auto"/>
      </w:pPr>
      <w:r>
        <w:separator/>
      </w:r>
    </w:p>
  </w:endnote>
  <w:endnote w:type="continuationSeparator" w:id="0">
    <w:p w14:paraId="0415B307" w14:textId="77777777" w:rsidR="00594CAE" w:rsidRDefault="00594CAE">
      <w:pPr>
        <w:spacing w:line="240" w:lineRule="auto"/>
      </w:pPr>
      <w:r>
        <w:continuationSeparator/>
      </w:r>
    </w:p>
  </w:endnote>
  <w:endnote w:type="continuationNotice" w:id="1">
    <w:p w14:paraId="3FA0494B" w14:textId="77777777" w:rsidR="00594CAE" w:rsidRDefault="00594CA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tag w:val="GTBClassification"/>
      <w:id w:val="382369630"/>
      <w:lock w:val="contentLocked"/>
    </w:sdtPr>
    <w:sdtContent>
      <w:p w14:paraId="06F39573" w14:textId="011EEA28" w:rsidR="00447BEA" w:rsidRDefault="00447BEA" w:rsidP="00552071">
        <w:pPr>
          <w:pStyle w:val="Footer"/>
          <w:jc w:val="center"/>
        </w:pPr>
        <w:r w:rsidRPr="00552071">
          <w:rPr>
            <w:rFonts w:ascii="Verdana" w:hAnsi="Verdana" w:cs="Verdana"/>
            <w:i w:val="0"/>
            <w:color w:val="000000"/>
          </w:rPr>
          <w:t>Classification:</w:t>
        </w:r>
        <w:r w:rsidRPr="00552071">
          <w:rPr>
            <w:rFonts w:ascii="Verdana" w:hAnsi="Verdana" w:cs="Verdana"/>
            <w:b w:val="0"/>
            <w:i w:val="0"/>
            <w:color w:val="000000"/>
          </w:rPr>
          <w:t xml:space="preserve"> </w:t>
        </w:r>
        <w:r w:rsidRPr="00552071">
          <w:rPr>
            <w:rFonts w:ascii="Verdana" w:hAnsi="Verdana" w:cs="Verdana"/>
            <w:i w:val="0"/>
            <w:color w:val="FF0000"/>
          </w:rPr>
          <w:t>RAKBANK-Internal</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tag w:val="GTBClassification"/>
      <w:id w:val="945510704"/>
      <w:lock w:val="contentLocked"/>
    </w:sdtPr>
    <w:sdtContent>
      <w:p w14:paraId="5B32E4F9" w14:textId="4895C536" w:rsidR="00447BEA" w:rsidRDefault="00447BEA" w:rsidP="00552071">
        <w:pPr>
          <w:pStyle w:val="Footer"/>
          <w:jc w:val="center"/>
        </w:pPr>
        <w:r w:rsidRPr="00552071">
          <w:rPr>
            <w:rFonts w:ascii="Verdana" w:hAnsi="Verdana" w:cs="Verdana"/>
            <w:i w:val="0"/>
            <w:color w:val="000000"/>
          </w:rPr>
          <w:t>Classification:</w:t>
        </w:r>
        <w:r w:rsidRPr="00552071">
          <w:rPr>
            <w:rFonts w:ascii="Verdana" w:hAnsi="Verdana" w:cs="Verdana"/>
            <w:b w:val="0"/>
            <w:i w:val="0"/>
            <w:color w:val="000000"/>
          </w:rPr>
          <w:t xml:space="preserve"> </w:t>
        </w:r>
        <w:r w:rsidRPr="00552071">
          <w:rPr>
            <w:rFonts w:ascii="Verdana" w:hAnsi="Verdana" w:cs="Verdana"/>
            <w:i w:val="0"/>
            <w:color w:val="FF0000"/>
          </w:rPr>
          <w:t>RAKBANK-Internal</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tag w:val="GTBClassification"/>
      <w:id w:val="-813409187"/>
      <w:lock w:val="contentLocked"/>
    </w:sdtPr>
    <w:sdtContent>
      <w:p w14:paraId="213A3D4D" w14:textId="31339FBA" w:rsidR="00447BEA" w:rsidRDefault="00447BEA" w:rsidP="00552071">
        <w:pPr>
          <w:pStyle w:val="Footer"/>
          <w:jc w:val="center"/>
        </w:pPr>
        <w:r w:rsidRPr="00552071">
          <w:rPr>
            <w:rFonts w:ascii="Verdana" w:hAnsi="Verdana" w:cs="Verdana"/>
            <w:i w:val="0"/>
            <w:color w:val="000000"/>
          </w:rPr>
          <w:t>Classification:</w:t>
        </w:r>
        <w:r w:rsidRPr="00552071">
          <w:rPr>
            <w:rFonts w:ascii="Verdana" w:hAnsi="Verdana" w:cs="Verdana"/>
            <w:b w:val="0"/>
            <w:i w:val="0"/>
            <w:color w:val="000000"/>
          </w:rPr>
          <w:t xml:space="preserve"> </w:t>
        </w:r>
        <w:r w:rsidRPr="00552071">
          <w:rPr>
            <w:rFonts w:ascii="Verdana" w:hAnsi="Verdana" w:cs="Verdana"/>
            <w:i w:val="0"/>
            <w:color w:val="FF0000"/>
          </w:rPr>
          <w:t>RAKBANK-Internal</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E8DB4" w14:textId="77777777" w:rsidR="00447BEA" w:rsidRDefault="00447BE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A128E" w14:textId="77777777" w:rsidR="00447BEA" w:rsidRDefault="00447BEA" w:rsidP="00CF18C5">
    <w:pPr>
      <w:jc w:val="right"/>
    </w:pPr>
    <w:r>
      <w:t xml:space="preserve">Page </w:t>
    </w:r>
    <w:r>
      <w:fldChar w:fldCharType="begin"/>
    </w:r>
    <w:r>
      <w:instrText xml:space="preserve"> PAGE </w:instrText>
    </w:r>
    <w:r>
      <w:fldChar w:fldCharType="separate"/>
    </w:r>
    <w:r w:rsidR="00105761">
      <w:rPr>
        <w:noProof/>
      </w:rPr>
      <w:t>22</w:t>
    </w:r>
    <w:r>
      <w:rPr>
        <w:noProof/>
      </w:rPr>
      <w:fldChar w:fldCharType="end"/>
    </w:r>
    <w:r>
      <w:t xml:space="preserve"> of </w:t>
    </w:r>
    <w:r>
      <w:rPr>
        <w:noProof/>
      </w:rPr>
      <w:fldChar w:fldCharType="begin"/>
    </w:r>
    <w:r>
      <w:rPr>
        <w:noProof/>
      </w:rPr>
      <w:instrText xml:space="preserve"> NUMPAGES  </w:instrText>
    </w:r>
    <w:r>
      <w:rPr>
        <w:noProof/>
      </w:rPr>
      <w:fldChar w:fldCharType="separate"/>
    </w:r>
    <w:r w:rsidR="00105761">
      <w:rPr>
        <w:noProof/>
      </w:rPr>
      <w:t>23</w:t>
    </w:r>
    <w:r>
      <w:rPr>
        <w:noProof/>
      </w:rPr>
      <w:fldChar w:fldCharType="end"/>
    </w:r>
  </w:p>
  <w:p w14:paraId="3876B1B8" w14:textId="77777777" w:rsidR="00447BEA" w:rsidRDefault="00447BEA">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5C8B0" w14:textId="77777777" w:rsidR="00447BEA" w:rsidRDefault="00447BE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C90326" w14:textId="77777777" w:rsidR="00594CAE" w:rsidRDefault="00594CAE">
      <w:pPr>
        <w:spacing w:line="240" w:lineRule="auto"/>
      </w:pPr>
      <w:r>
        <w:separator/>
      </w:r>
    </w:p>
  </w:footnote>
  <w:footnote w:type="continuationSeparator" w:id="0">
    <w:p w14:paraId="3096AE35" w14:textId="77777777" w:rsidR="00594CAE" w:rsidRDefault="00594CAE">
      <w:pPr>
        <w:spacing w:line="240" w:lineRule="auto"/>
      </w:pPr>
      <w:r>
        <w:continuationSeparator/>
      </w:r>
    </w:p>
  </w:footnote>
  <w:footnote w:type="continuationNotice" w:id="1">
    <w:p w14:paraId="3BE70586" w14:textId="77777777" w:rsidR="00594CAE" w:rsidRDefault="00594CAE">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tag w:val="GTBClassification"/>
      <w:id w:val="65309727"/>
      <w:lock w:val="contentLocked"/>
    </w:sdtPr>
    <w:sdtContent>
      <w:p w14:paraId="5FE3636A" w14:textId="5675CC45" w:rsidR="00447BEA" w:rsidRDefault="00447BEA" w:rsidP="00552071">
        <w:pPr>
          <w:pStyle w:val="Header"/>
          <w:jc w:val="center"/>
        </w:pPr>
        <w:r w:rsidRPr="00552071">
          <w:rPr>
            <w:rFonts w:ascii="Verdana" w:hAnsi="Verdana" w:cs="Verdana"/>
            <w:i w:val="0"/>
            <w:color w:val="000000"/>
          </w:rPr>
          <w:t>Classification:</w:t>
        </w:r>
        <w:r w:rsidRPr="00552071">
          <w:rPr>
            <w:rFonts w:ascii="Verdana" w:hAnsi="Verdana" w:cs="Verdana"/>
            <w:b w:val="0"/>
            <w:i w:val="0"/>
            <w:color w:val="000000"/>
          </w:rPr>
          <w:t xml:space="preserve"> </w:t>
        </w:r>
        <w:r w:rsidRPr="00552071">
          <w:rPr>
            <w:rFonts w:ascii="Verdana" w:hAnsi="Verdana" w:cs="Verdana"/>
            <w:i w:val="0"/>
            <w:color w:val="FF0000"/>
          </w:rPr>
          <w:t>RAKBANK-Internal</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tag w:val="GTBClassification"/>
      <w:id w:val="-1883858905"/>
      <w:lock w:val="contentLocked"/>
    </w:sdtPr>
    <w:sdtContent>
      <w:p w14:paraId="438FFB46" w14:textId="7F02E507" w:rsidR="00447BEA" w:rsidRDefault="00447BEA" w:rsidP="00552071">
        <w:pPr>
          <w:pStyle w:val="Header"/>
          <w:jc w:val="center"/>
        </w:pPr>
        <w:r w:rsidRPr="00552071">
          <w:rPr>
            <w:rFonts w:ascii="Verdana" w:hAnsi="Verdana" w:cs="Verdana"/>
            <w:i w:val="0"/>
            <w:color w:val="000000"/>
          </w:rPr>
          <w:t>Classification:</w:t>
        </w:r>
        <w:r w:rsidRPr="00552071">
          <w:rPr>
            <w:rFonts w:ascii="Verdana" w:hAnsi="Verdana" w:cs="Verdana"/>
            <w:b w:val="0"/>
            <w:i w:val="0"/>
            <w:color w:val="000000"/>
          </w:rPr>
          <w:t xml:space="preserve"> </w:t>
        </w:r>
        <w:r w:rsidRPr="00552071">
          <w:rPr>
            <w:rFonts w:ascii="Verdana" w:hAnsi="Verdana" w:cs="Verdana"/>
            <w:i w:val="0"/>
            <w:color w:val="FF0000"/>
          </w:rPr>
          <w:t>RAKBANK-Internal</w: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tag w:val="GTBClassification"/>
      <w:id w:val="-1103407824"/>
      <w:lock w:val="contentLocked"/>
    </w:sdtPr>
    <w:sdtContent>
      <w:p w14:paraId="3BF28BF3" w14:textId="499623DA" w:rsidR="00447BEA" w:rsidRDefault="00447BEA" w:rsidP="00552071">
        <w:pPr>
          <w:pStyle w:val="Header"/>
          <w:jc w:val="center"/>
        </w:pPr>
        <w:r w:rsidRPr="00552071">
          <w:rPr>
            <w:rFonts w:ascii="Verdana" w:hAnsi="Verdana" w:cs="Verdana"/>
            <w:i w:val="0"/>
            <w:color w:val="000000"/>
          </w:rPr>
          <w:t>Classification:</w:t>
        </w:r>
        <w:r w:rsidRPr="00552071">
          <w:rPr>
            <w:rFonts w:ascii="Verdana" w:hAnsi="Verdana" w:cs="Verdana"/>
            <w:b w:val="0"/>
            <w:i w:val="0"/>
            <w:color w:val="000000"/>
          </w:rPr>
          <w:t xml:space="preserve"> </w:t>
        </w:r>
        <w:r w:rsidRPr="00552071">
          <w:rPr>
            <w:rFonts w:ascii="Verdana" w:hAnsi="Verdana" w:cs="Verdana"/>
            <w:i w:val="0"/>
            <w:color w:val="FF0000"/>
          </w:rPr>
          <w:t>RAKBANK-Internal</w:t>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1668A" w14:textId="77777777" w:rsidR="00447BEA" w:rsidRDefault="00447BEA"/>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tag w:val="GTBClassification"/>
      <w:id w:val="-739164673"/>
      <w:lock w:val="contentLocked"/>
    </w:sdtPr>
    <w:sdtContent>
      <w:p w14:paraId="4C5B02C2" w14:textId="73DF2FC0" w:rsidR="00447BEA" w:rsidRDefault="00447BEA" w:rsidP="00552071">
        <w:pPr>
          <w:pStyle w:val="Header"/>
          <w:jc w:val="center"/>
        </w:pPr>
        <w:r w:rsidRPr="00552071">
          <w:rPr>
            <w:rFonts w:ascii="Verdana" w:hAnsi="Verdana" w:cs="Verdana"/>
            <w:i w:val="0"/>
            <w:color w:val="000000"/>
          </w:rPr>
          <w:t>Classification:</w:t>
        </w:r>
        <w:r w:rsidRPr="00552071">
          <w:rPr>
            <w:rFonts w:ascii="Verdana" w:hAnsi="Verdana" w:cs="Verdana"/>
            <w:b w:val="0"/>
            <w:i w:val="0"/>
            <w:color w:val="000000"/>
          </w:rPr>
          <w:t xml:space="preserve"> </w:t>
        </w:r>
        <w:r w:rsidRPr="00552071">
          <w:rPr>
            <w:rFonts w:ascii="Verdana" w:hAnsi="Verdana" w:cs="Verdana"/>
            <w:i w:val="0"/>
            <w:color w:val="FF0000"/>
          </w:rPr>
          <w:t>RAKBANK-Internal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E5D45" w14:textId="77777777" w:rsidR="00447BEA" w:rsidRDefault="00447BE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EFC4B4B8"/>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rPr>
        <w:rFonts w:ascii="Calibri" w:hAnsi="Calibri" w:hint="default"/>
        <w:b/>
        <w:bCs/>
        <w:sz w:val="28"/>
        <w:szCs w:val="28"/>
      </w:rPr>
    </w:lvl>
    <w:lvl w:ilvl="2">
      <w:start w:val="1"/>
      <w:numFmt w:val="decimal"/>
      <w:pStyle w:val="Heading3"/>
      <w:lvlText w:val="%1.%2.%3"/>
      <w:lvlJc w:val="left"/>
      <w:pPr>
        <w:tabs>
          <w:tab w:val="num" w:pos="180"/>
        </w:tabs>
        <w:ind w:left="18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17B707E"/>
    <w:multiLevelType w:val="hybridMultilevel"/>
    <w:tmpl w:val="81A0476E"/>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1E4336C"/>
    <w:multiLevelType w:val="hybridMultilevel"/>
    <w:tmpl w:val="FC863AB2"/>
    <w:lvl w:ilvl="0" w:tplc="6010B466">
      <w:start w:val="1"/>
      <w:numFmt w:val="bullet"/>
      <w:lvlText w:val=""/>
      <w:lvlJc w:val="left"/>
      <w:pPr>
        <w:ind w:left="360" w:hanging="360"/>
      </w:pPr>
      <w:rPr>
        <w:rFonts w:ascii="Symbol" w:hAnsi="Symbol" w:hint="default"/>
      </w:rPr>
    </w:lvl>
    <w:lvl w:ilvl="1" w:tplc="1A6C016A" w:tentative="1">
      <w:start w:val="1"/>
      <w:numFmt w:val="bullet"/>
      <w:lvlText w:val="o"/>
      <w:lvlJc w:val="left"/>
      <w:pPr>
        <w:ind w:left="1080" w:hanging="360"/>
      </w:pPr>
      <w:rPr>
        <w:rFonts w:ascii="Courier New" w:hAnsi="Courier New" w:cs="Courier New" w:hint="default"/>
      </w:rPr>
    </w:lvl>
    <w:lvl w:ilvl="2" w:tplc="86E69FC8" w:tentative="1">
      <w:start w:val="1"/>
      <w:numFmt w:val="bullet"/>
      <w:lvlText w:val=""/>
      <w:lvlJc w:val="left"/>
      <w:pPr>
        <w:ind w:left="1800" w:hanging="360"/>
      </w:pPr>
      <w:rPr>
        <w:rFonts w:ascii="Wingdings" w:hAnsi="Wingdings" w:hint="default"/>
      </w:rPr>
    </w:lvl>
    <w:lvl w:ilvl="3" w:tplc="61324564" w:tentative="1">
      <w:start w:val="1"/>
      <w:numFmt w:val="bullet"/>
      <w:lvlText w:val=""/>
      <w:lvlJc w:val="left"/>
      <w:pPr>
        <w:ind w:left="2520" w:hanging="360"/>
      </w:pPr>
      <w:rPr>
        <w:rFonts w:ascii="Symbol" w:hAnsi="Symbol" w:hint="default"/>
      </w:rPr>
    </w:lvl>
    <w:lvl w:ilvl="4" w:tplc="7CD4319E" w:tentative="1">
      <w:start w:val="1"/>
      <w:numFmt w:val="bullet"/>
      <w:lvlText w:val="o"/>
      <w:lvlJc w:val="left"/>
      <w:pPr>
        <w:ind w:left="3240" w:hanging="360"/>
      </w:pPr>
      <w:rPr>
        <w:rFonts w:ascii="Courier New" w:hAnsi="Courier New" w:cs="Courier New" w:hint="default"/>
      </w:rPr>
    </w:lvl>
    <w:lvl w:ilvl="5" w:tplc="0846D30E" w:tentative="1">
      <w:start w:val="1"/>
      <w:numFmt w:val="bullet"/>
      <w:lvlText w:val=""/>
      <w:lvlJc w:val="left"/>
      <w:pPr>
        <w:ind w:left="3960" w:hanging="360"/>
      </w:pPr>
      <w:rPr>
        <w:rFonts w:ascii="Wingdings" w:hAnsi="Wingdings" w:hint="default"/>
      </w:rPr>
    </w:lvl>
    <w:lvl w:ilvl="6" w:tplc="3DA4213A" w:tentative="1">
      <w:start w:val="1"/>
      <w:numFmt w:val="bullet"/>
      <w:lvlText w:val=""/>
      <w:lvlJc w:val="left"/>
      <w:pPr>
        <w:ind w:left="4680" w:hanging="360"/>
      </w:pPr>
      <w:rPr>
        <w:rFonts w:ascii="Symbol" w:hAnsi="Symbol" w:hint="default"/>
      </w:rPr>
    </w:lvl>
    <w:lvl w:ilvl="7" w:tplc="0994BF34" w:tentative="1">
      <w:start w:val="1"/>
      <w:numFmt w:val="bullet"/>
      <w:lvlText w:val="o"/>
      <w:lvlJc w:val="left"/>
      <w:pPr>
        <w:ind w:left="5400" w:hanging="360"/>
      </w:pPr>
      <w:rPr>
        <w:rFonts w:ascii="Courier New" w:hAnsi="Courier New" w:cs="Courier New" w:hint="default"/>
      </w:rPr>
    </w:lvl>
    <w:lvl w:ilvl="8" w:tplc="E414981E" w:tentative="1">
      <w:start w:val="1"/>
      <w:numFmt w:val="bullet"/>
      <w:lvlText w:val=""/>
      <w:lvlJc w:val="left"/>
      <w:pPr>
        <w:ind w:left="6120" w:hanging="360"/>
      </w:pPr>
      <w:rPr>
        <w:rFonts w:ascii="Wingdings" w:hAnsi="Wingdings" w:hint="default"/>
      </w:rPr>
    </w:lvl>
  </w:abstractNum>
  <w:abstractNum w:abstractNumId="3" w15:restartNumberingAfterBreak="0">
    <w:nsid w:val="038F2ED4"/>
    <w:multiLevelType w:val="hybridMultilevel"/>
    <w:tmpl w:val="495CC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710D13"/>
    <w:multiLevelType w:val="hybridMultilevel"/>
    <w:tmpl w:val="4914EA1A"/>
    <w:lvl w:ilvl="0" w:tplc="4009000F">
      <w:start w:val="1"/>
      <w:numFmt w:val="decimal"/>
      <w:lvlText w:val="%1."/>
      <w:lvlJc w:val="left"/>
      <w:pPr>
        <w:ind w:left="1080" w:hanging="360"/>
      </w:pPr>
    </w:lvl>
    <w:lvl w:ilvl="1" w:tplc="8496DB54">
      <w:start w:val="1"/>
      <w:numFmt w:val="lowerLetter"/>
      <w:lvlText w:val="%2."/>
      <w:lvlJc w:val="left"/>
      <w:pPr>
        <w:ind w:left="1800" w:hanging="360"/>
      </w:pPr>
      <w:rPr>
        <w:rFonts w:asciiTheme="minorHAnsi" w:hAnsiTheme="minorHAnsi" w:cstheme="minorHAnsi" w:hint="default"/>
        <w:sz w:val="20"/>
        <w:szCs w:val="20"/>
      </w:r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D854DD2"/>
    <w:multiLevelType w:val="hybridMultilevel"/>
    <w:tmpl w:val="81A0476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EFF6E04"/>
    <w:multiLevelType w:val="hybridMultilevel"/>
    <w:tmpl w:val="C748C2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7F162F"/>
    <w:multiLevelType w:val="hybridMultilevel"/>
    <w:tmpl w:val="694E3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1F46D10"/>
    <w:multiLevelType w:val="hybridMultilevel"/>
    <w:tmpl w:val="7E064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187FE3"/>
    <w:multiLevelType w:val="hybridMultilevel"/>
    <w:tmpl w:val="EEA49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5B1EB2"/>
    <w:multiLevelType w:val="hybridMultilevel"/>
    <w:tmpl w:val="8FAAE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8925A83"/>
    <w:multiLevelType w:val="hybridMultilevel"/>
    <w:tmpl w:val="E662E668"/>
    <w:lvl w:ilvl="0" w:tplc="04090001">
      <w:start w:val="1"/>
      <w:numFmt w:val="bullet"/>
      <w:lvlText w:val=""/>
      <w:lvlJc w:val="left"/>
      <w:pPr>
        <w:ind w:left="2070" w:hanging="360"/>
      </w:pPr>
      <w:rPr>
        <w:rFonts w:ascii="Symbol" w:hAnsi="Symbol" w:hint="default"/>
      </w:rPr>
    </w:lvl>
    <w:lvl w:ilvl="1" w:tplc="04090003">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2" w15:restartNumberingAfterBreak="0">
    <w:nsid w:val="1F3B6302"/>
    <w:multiLevelType w:val="hybridMultilevel"/>
    <w:tmpl w:val="1870EC0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0687CB9"/>
    <w:multiLevelType w:val="hybridMultilevel"/>
    <w:tmpl w:val="18526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2D03E7"/>
    <w:multiLevelType w:val="hybridMultilevel"/>
    <w:tmpl w:val="8CF2C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293159"/>
    <w:multiLevelType w:val="hybridMultilevel"/>
    <w:tmpl w:val="81A0476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3043303F"/>
    <w:multiLevelType w:val="hybridMultilevel"/>
    <w:tmpl w:val="38208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E85372"/>
    <w:multiLevelType w:val="hybridMultilevel"/>
    <w:tmpl w:val="29B45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9A1E39"/>
    <w:multiLevelType w:val="hybridMultilevel"/>
    <w:tmpl w:val="339C3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365888"/>
    <w:multiLevelType w:val="hybridMultilevel"/>
    <w:tmpl w:val="D8EA0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3E52F8"/>
    <w:multiLevelType w:val="hybridMultilevel"/>
    <w:tmpl w:val="816C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884CE2"/>
    <w:multiLevelType w:val="hybridMultilevel"/>
    <w:tmpl w:val="8CF2C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F1069E"/>
    <w:multiLevelType w:val="hybridMultilevel"/>
    <w:tmpl w:val="283CD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032A36"/>
    <w:multiLevelType w:val="hybridMultilevel"/>
    <w:tmpl w:val="2AD0B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304901"/>
    <w:multiLevelType w:val="hybridMultilevel"/>
    <w:tmpl w:val="81A0476E"/>
    <w:lvl w:ilvl="0" w:tplc="4009000F">
      <w:start w:val="1"/>
      <w:numFmt w:val="decimal"/>
      <w:lvlText w:val="%1."/>
      <w:lvlJc w:val="left"/>
      <w:pPr>
        <w:ind w:left="1260" w:hanging="360"/>
      </w:pPr>
    </w:lvl>
    <w:lvl w:ilvl="1" w:tplc="40090019">
      <w:start w:val="1"/>
      <w:numFmt w:val="lowerLetter"/>
      <w:lvlText w:val="%2."/>
      <w:lvlJc w:val="left"/>
      <w:pPr>
        <w:ind w:left="1980" w:hanging="360"/>
      </w:pPr>
    </w:lvl>
    <w:lvl w:ilvl="2" w:tplc="4009001B">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25" w15:restartNumberingAfterBreak="0">
    <w:nsid w:val="65FE11C1"/>
    <w:multiLevelType w:val="hybridMultilevel"/>
    <w:tmpl w:val="81A0476E"/>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67C66C31"/>
    <w:multiLevelType w:val="hybridMultilevel"/>
    <w:tmpl w:val="CCF2E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60634C"/>
    <w:multiLevelType w:val="hybridMultilevel"/>
    <w:tmpl w:val="4B72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404833"/>
    <w:multiLevelType w:val="hybridMultilevel"/>
    <w:tmpl w:val="351254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C112532"/>
    <w:multiLevelType w:val="hybridMultilevel"/>
    <w:tmpl w:val="4914EA1A"/>
    <w:lvl w:ilvl="0" w:tplc="4009000F">
      <w:start w:val="1"/>
      <w:numFmt w:val="decimal"/>
      <w:lvlText w:val="%1."/>
      <w:lvlJc w:val="left"/>
      <w:pPr>
        <w:ind w:left="1080" w:hanging="360"/>
      </w:pPr>
    </w:lvl>
    <w:lvl w:ilvl="1" w:tplc="8496DB54">
      <w:start w:val="1"/>
      <w:numFmt w:val="lowerLetter"/>
      <w:lvlText w:val="%2."/>
      <w:lvlJc w:val="left"/>
      <w:pPr>
        <w:ind w:left="1800" w:hanging="360"/>
      </w:pPr>
      <w:rPr>
        <w:rFonts w:asciiTheme="minorHAnsi" w:hAnsiTheme="minorHAnsi" w:cstheme="minorHAnsi" w:hint="default"/>
        <w:sz w:val="20"/>
        <w:szCs w:val="20"/>
      </w:r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780951B8"/>
    <w:multiLevelType w:val="hybridMultilevel"/>
    <w:tmpl w:val="53C40B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936BDB"/>
    <w:multiLevelType w:val="hybridMultilevel"/>
    <w:tmpl w:val="1A129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217C18"/>
    <w:multiLevelType w:val="hybridMultilevel"/>
    <w:tmpl w:val="81A0476E"/>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7C9A030E"/>
    <w:multiLevelType w:val="hybridMultilevel"/>
    <w:tmpl w:val="C9AC46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9"/>
  </w:num>
  <w:num w:numId="3">
    <w:abstractNumId w:val="18"/>
  </w:num>
  <w:num w:numId="4">
    <w:abstractNumId w:val="26"/>
  </w:num>
  <w:num w:numId="5">
    <w:abstractNumId w:val="9"/>
  </w:num>
  <w:num w:numId="6">
    <w:abstractNumId w:val="5"/>
  </w:num>
  <w:num w:numId="7">
    <w:abstractNumId w:val="15"/>
  </w:num>
  <w:num w:numId="8">
    <w:abstractNumId w:val="4"/>
  </w:num>
  <w:num w:numId="9">
    <w:abstractNumId w:val="29"/>
  </w:num>
  <w:num w:numId="10">
    <w:abstractNumId w:val="27"/>
  </w:num>
  <w:num w:numId="11">
    <w:abstractNumId w:val="0"/>
  </w:num>
  <w:num w:numId="12">
    <w:abstractNumId w:val="20"/>
  </w:num>
  <w:num w:numId="13">
    <w:abstractNumId w:val="13"/>
  </w:num>
  <w:num w:numId="14">
    <w:abstractNumId w:val="8"/>
  </w:num>
  <w:num w:numId="15">
    <w:abstractNumId w:val="23"/>
  </w:num>
  <w:num w:numId="16">
    <w:abstractNumId w:val="3"/>
  </w:num>
  <w:num w:numId="17">
    <w:abstractNumId w:val="7"/>
  </w:num>
  <w:num w:numId="18">
    <w:abstractNumId w:val="25"/>
  </w:num>
  <w:num w:numId="19">
    <w:abstractNumId w:val="32"/>
  </w:num>
  <w:num w:numId="20">
    <w:abstractNumId w:val="1"/>
  </w:num>
  <w:num w:numId="21">
    <w:abstractNumId w:val="24"/>
  </w:num>
  <w:num w:numId="22">
    <w:abstractNumId w:val="11"/>
  </w:num>
  <w:num w:numId="23">
    <w:abstractNumId w:val="14"/>
  </w:num>
  <w:num w:numId="24">
    <w:abstractNumId w:val="21"/>
  </w:num>
  <w:num w:numId="25">
    <w:abstractNumId w:val="33"/>
  </w:num>
  <w:num w:numId="26">
    <w:abstractNumId w:val="2"/>
  </w:num>
  <w:num w:numId="27">
    <w:abstractNumId w:val="0"/>
  </w:num>
  <w:num w:numId="28">
    <w:abstractNumId w:val="12"/>
  </w:num>
  <w:num w:numId="29">
    <w:abstractNumId w:val="31"/>
  </w:num>
  <w:num w:numId="30">
    <w:abstractNumId w:val="0"/>
  </w:num>
  <w:num w:numId="31">
    <w:abstractNumId w:val="28"/>
  </w:num>
  <w:num w:numId="32">
    <w:abstractNumId w:val="0"/>
  </w:num>
  <w:num w:numId="33">
    <w:abstractNumId w:val="0"/>
  </w:num>
  <w:num w:numId="34">
    <w:abstractNumId w:val="30"/>
  </w:num>
  <w:num w:numId="35">
    <w:abstractNumId w:val="10"/>
  </w:num>
  <w:num w:numId="36">
    <w:abstractNumId w:val="0"/>
    <w:lvlOverride w:ilvl="0">
      <w:startOverride w:val="1"/>
    </w:lvlOverride>
  </w:num>
  <w:num w:numId="37">
    <w:abstractNumId w:val="17"/>
  </w:num>
  <w:num w:numId="38">
    <w:abstractNumId w:val="0"/>
  </w:num>
  <w:num w:numId="39">
    <w:abstractNumId w:val="22"/>
  </w:num>
  <w:num w:numId="40">
    <w:abstractNumId w:val="16"/>
  </w:num>
  <w:num w:numId="41">
    <w:abstractNumId w:val="6"/>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ashank Taneja">
    <w15:presenceInfo w15:providerId="AD" w15:userId="S::shashank.taneja@newgen.co.in::b97a4593-cd6a-4611-a7a6-f0db57f6448b"/>
  </w15:person>
  <w15:person w15:author="Shashank Taneja [2]">
    <w15:presenceInfo w15:providerId="AD" w15:userId="S-1-5-21-1241872456-1058172877-1847928074-149262"/>
  </w15:person>
  <w15:person w15:author="Jimmy Joseph">
    <w15:presenceInfo w15:providerId="AD" w15:userId="S-1-5-21-1241872456-1058172877-1847928074-9652"/>
  </w15:person>
  <w15:person w15:author="Natesh Singh">
    <w15:presenceInfo w15:providerId="AD" w15:userId="S-1-5-21-1241872456-1058172877-1847928074-28982"/>
  </w15:person>
  <w15:person w15:author="Snehal Juthani">
    <w15:presenceInfo w15:providerId="AD" w15:userId="S-1-5-21-1241872456-1058172877-1847928074-556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FEA"/>
    <w:rsid w:val="00001A94"/>
    <w:rsid w:val="00001FB4"/>
    <w:rsid w:val="0001750B"/>
    <w:rsid w:val="0003338C"/>
    <w:rsid w:val="0004049C"/>
    <w:rsid w:val="00044CF5"/>
    <w:rsid w:val="000457A9"/>
    <w:rsid w:val="00047DD1"/>
    <w:rsid w:val="00050B54"/>
    <w:rsid w:val="00056F1F"/>
    <w:rsid w:val="00065407"/>
    <w:rsid w:val="000675A2"/>
    <w:rsid w:val="00071177"/>
    <w:rsid w:val="000755B9"/>
    <w:rsid w:val="00085073"/>
    <w:rsid w:val="00086E6E"/>
    <w:rsid w:val="000A1448"/>
    <w:rsid w:val="000B30A9"/>
    <w:rsid w:val="000C4BF4"/>
    <w:rsid w:val="000F2ABC"/>
    <w:rsid w:val="00105761"/>
    <w:rsid w:val="0010681A"/>
    <w:rsid w:val="00106AA4"/>
    <w:rsid w:val="0011095C"/>
    <w:rsid w:val="0011316B"/>
    <w:rsid w:val="00124CB4"/>
    <w:rsid w:val="00126004"/>
    <w:rsid w:val="00152AD9"/>
    <w:rsid w:val="00156220"/>
    <w:rsid w:val="001579E9"/>
    <w:rsid w:val="00160566"/>
    <w:rsid w:val="00165CDD"/>
    <w:rsid w:val="00171BF2"/>
    <w:rsid w:val="0017441F"/>
    <w:rsid w:val="00185464"/>
    <w:rsid w:val="0019419E"/>
    <w:rsid w:val="001967FE"/>
    <w:rsid w:val="001A1156"/>
    <w:rsid w:val="001A3D8E"/>
    <w:rsid w:val="001A7DD0"/>
    <w:rsid w:val="001B03E6"/>
    <w:rsid w:val="001B1CFC"/>
    <w:rsid w:val="001B685B"/>
    <w:rsid w:val="001C22BE"/>
    <w:rsid w:val="001C2EF6"/>
    <w:rsid w:val="001C40F3"/>
    <w:rsid w:val="001C7BDC"/>
    <w:rsid w:val="001D451B"/>
    <w:rsid w:val="001D64D9"/>
    <w:rsid w:val="001D722E"/>
    <w:rsid w:val="001E1567"/>
    <w:rsid w:val="001E5A05"/>
    <w:rsid w:val="001E64EE"/>
    <w:rsid w:val="001E7378"/>
    <w:rsid w:val="001F0640"/>
    <w:rsid w:val="001F22F9"/>
    <w:rsid w:val="001F7359"/>
    <w:rsid w:val="002136CB"/>
    <w:rsid w:val="00225CB5"/>
    <w:rsid w:val="002325D0"/>
    <w:rsid w:val="00234CD0"/>
    <w:rsid w:val="0025014B"/>
    <w:rsid w:val="00256B47"/>
    <w:rsid w:val="00265E0D"/>
    <w:rsid w:val="00272D68"/>
    <w:rsid w:val="002810E0"/>
    <w:rsid w:val="002910C4"/>
    <w:rsid w:val="00291A8E"/>
    <w:rsid w:val="002A1557"/>
    <w:rsid w:val="002A1ABC"/>
    <w:rsid w:val="002A6AAC"/>
    <w:rsid w:val="002A721E"/>
    <w:rsid w:val="002B2D5B"/>
    <w:rsid w:val="002B4267"/>
    <w:rsid w:val="002C4623"/>
    <w:rsid w:val="002D32AC"/>
    <w:rsid w:val="002D541D"/>
    <w:rsid w:val="002D6B28"/>
    <w:rsid w:val="002E1362"/>
    <w:rsid w:val="002E666D"/>
    <w:rsid w:val="002F42E7"/>
    <w:rsid w:val="002F481B"/>
    <w:rsid w:val="002F568A"/>
    <w:rsid w:val="002F718C"/>
    <w:rsid w:val="002F7421"/>
    <w:rsid w:val="0030194F"/>
    <w:rsid w:val="00307D0B"/>
    <w:rsid w:val="00323CE4"/>
    <w:rsid w:val="00335448"/>
    <w:rsid w:val="00337AA8"/>
    <w:rsid w:val="00341BEB"/>
    <w:rsid w:val="00352BBE"/>
    <w:rsid w:val="003535DE"/>
    <w:rsid w:val="00356188"/>
    <w:rsid w:val="003735F4"/>
    <w:rsid w:val="00373A4F"/>
    <w:rsid w:val="00373E18"/>
    <w:rsid w:val="003812AC"/>
    <w:rsid w:val="0039287A"/>
    <w:rsid w:val="003970CF"/>
    <w:rsid w:val="003A6FF9"/>
    <w:rsid w:val="003B2383"/>
    <w:rsid w:val="003B3518"/>
    <w:rsid w:val="003C2A2C"/>
    <w:rsid w:val="003C606A"/>
    <w:rsid w:val="003C72BD"/>
    <w:rsid w:val="003D3F50"/>
    <w:rsid w:val="003D4B19"/>
    <w:rsid w:val="003D4F2A"/>
    <w:rsid w:val="003D71DB"/>
    <w:rsid w:val="003E03C7"/>
    <w:rsid w:val="003E12C3"/>
    <w:rsid w:val="003E40EC"/>
    <w:rsid w:val="003E4182"/>
    <w:rsid w:val="003E4BA6"/>
    <w:rsid w:val="003F2513"/>
    <w:rsid w:val="003F2D33"/>
    <w:rsid w:val="003F3BA0"/>
    <w:rsid w:val="003F43B8"/>
    <w:rsid w:val="003F52DA"/>
    <w:rsid w:val="004019FD"/>
    <w:rsid w:val="00404FBA"/>
    <w:rsid w:val="0041135D"/>
    <w:rsid w:val="004151BF"/>
    <w:rsid w:val="00416B8C"/>
    <w:rsid w:val="00427861"/>
    <w:rsid w:val="00427C27"/>
    <w:rsid w:val="00430CC5"/>
    <w:rsid w:val="00447BEA"/>
    <w:rsid w:val="00450183"/>
    <w:rsid w:val="0045341C"/>
    <w:rsid w:val="00456CC7"/>
    <w:rsid w:val="0046364D"/>
    <w:rsid w:val="00463F89"/>
    <w:rsid w:val="00473071"/>
    <w:rsid w:val="00477CE0"/>
    <w:rsid w:val="00496929"/>
    <w:rsid w:val="004B37DD"/>
    <w:rsid w:val="004C2C15"/>
    <w:rsid w:val="004C30A2"/>
    <w:rsid w:val="004C725A"/>
    <w:rsid w:val="004E1E01"/>
    <w:rsid w:val="004E541B"/>
    <w:rsid w:val="004F006B"/>
    <w:rsid w:val="005042E0"/>
    <w:rsid w:val="00512F1C"/>
    <w:rsid w:val="005254C4"/>
    <w:rsid w:val="005339B6"/>
    <w:rsid w:val="005441C7"/>
    <w:rsid w:val="00552071"/>
    <w:rsid w:val="00560599"/>
    <w:rsid w:val="005609FE"/>
    <w:rsid w:val="005629DF"/>
    <w:rsid w:val="00593807"/>
    <w:rsid w:val="00594A0D"/>
    <w:rsid w:val="00594CAE"/>
    <w:rsid w:val="005972F2"/>
    <w:rsid w:val="005A73A1"/>
    <w:rsid w:val="005B2D6C"/>
    <w:rsid w:val="005C0D01"/>
    <w:rsid w:val="005C5C34"/>
    <w:rsid w:val="005C621B"/>
    <w:rsid w:val="005C6450"/>
    <w:rsid w:val="005D0AF7"/>
    <w:rsid w:val="005D4B9C"/>
    <w:rsid w:val="005E0237"/>
    <w:rsid w:val="005E1CB2"/>
    <w:rsid w:val="006103DD"/>
    <w:rsid w:val="00611859"/>
    <w:rsid w:val="00616712"/>
    <w:rsid w:val="00617667"/>
    <w:rsid w:val="00623D30"/>
    <w:rsid w:val="00624BAA"/>
    <w:rsid w:val="00624DE3"/>
    <w:rsid w:val="0063315B"/>
    <w:rsid w:val="006372CE"/>
    <w:rsid w:val="006436D0"/>
    <w:rsid w:val="0064741C"/>
    <w:rsid w:val="00650497"/>
    <w:rsid w:val="00652A97"/>
    <w:rsid w:val="006561C4"/>
    <w:rsid w:val="00660698"/>
    <w:rsid w:val="00663320"/>
    <w:rsid w:val="00672CCF"/>
    <w:rsid w:val="00673A13"/>
    <w:rsid w:val="0068621E"/>
    <w:rsid w:val="006978F7"/>
    <w:rsid w:val="006A1A1A"/>
    <w:rsid w:val="006A6265"/>
    <w:rsid w:val="006B1DAA"/>
    <w:rsid w:val="006B29DF"/>
    <w:rsid w:val="006C0F50"/>
    <w:rsid w:val="006C3B9E"/>
    <w:rsid w:val="006D5BFC"/>
    <w:rsid w:val="0071135F"/>
    <w:rsid w:val="00716F35"/>
    <w:rsid w:val="00724B07"/>
    <w:rsid w:val="007255C9"/>
    <w:rsid w:val="00737757"/>
    <w:rsid w:val="00747448"/>
    <w:rsid w:val="00751CB9"/>
    <w:rsid w:val="0075212D"/>
    <w:rsid w:val="00761A2E"/>
    <w:rsid w:val="007621D9"/>
    <w:rsid w:val="00771D86"/>
    <w:rsid w:val="00773DE9"/>
    <w:rsid w:val="00783665"/>
    <w:rsid w:val="00783EF0"/>
    <w:rsid w:val="007932F8"/>
    <w:rsid w:val="007A49F2"/>
    <w:rsid w:val="007A6076"/>
    <w:rsid w:val="007B0F1D"/>
    <w:rsid w:val="007B108C"/>
    <w:rsid w:val="007B1C50"/>
    <w:rsid w:val="007C69D3"/>
    <w:rsid w:val="007E26EE"/>
    <w:rsid w:val="007E36E0"/>
    <w:rsid w:val="007E5A66"/>
    <w:rsid w:val="007F2171"/>
    <w:rsid w:val="007F4ABE"/>
    <w:rsid w:val="007F5460"/>
    <w:rsid w:val="007F564E"/>
    <w:rsid w:val="00804E37"/>
    <w:rsid w:val="00807402"/>
    <w:rsid w:val="00822FFD"/>
    <w:rsid w:val="008244BA"/>
    <w:rsid w:val="0083190C"/>
    <w:rsid w:val="008351A5"/>
    <w:rsid w:val="00835914"/>
    <w:rsid w:val="00844282"/>
    <w:rsid w:val="00847120"/>
    <w:rsid w:val="008622B8"/>
    <w:rsid w:val="00871846"/>
    <w:rsid w:val="00871913"/>
    <w:rsid w:val="008745B4"/>
    <w:rsid w:val="008801AA"/>
    <w:rsid w:val="00882DBF"/>
    <w:rsid w:val="00892BFF"/>
    <w:rsid w:val="008B506F"/>
    <w:rsid w:val="008B73BF"/>
    <w:rsid w:val="008B79E3"/>
    <w:rsid w:val="008D253A"/>
    <w:rsid w:val="008D284F"/>
    <w:rsid w:val="008F1A23"/>
    <w:rsid w:val="008F5A88"/>
    <w:rsid w:val="008F62E1"/>
    <w:rsid w:val="008F7BCC"/>
    <w:rsid w:val="008F7BF8"/>
    <w:rsid w:val="00907658"/>
    <w:rsid w:val="0091154A"/>
    <w:rsid w:val="00916713"/>
    <w:rsid w:val="009216BA"/>
    <w:rsid w:val="009251F1"/>
    <w:rsid w:val="00925F9B"/>
    <w:rsid w:val="0094703B"/>
    <w:rsid w:val="0095537B"/>
    <w:rsid w:val="00956F02"/>
    <w:rsid w:val="0096317D"/>
    <w:rsid w:val="009656E8"/>
    <w:rsid w:val="009757F8"/>
    <w:rsid w:val="0099021B"/>
    <w:rsid w:val="00990804"/>
    <w:rsid w:val="009A7263"/>
    <w:rsid w:val="009B0345"/>
    <w:rsid w:val="009B4944"/>
    <w:rsid w:val="009B5F4B"/>
    <w:rsid w:val="009C1ACC"/>
    <w:rsid w:val="009C36E8"/>
    <w:rsid w:val="009C770C"/>
    <w:rsid w:val="009D1643"/>
    <w:rsid w:val="009F2608"/>
    <w:rsid w:val="009F7E9E"/>
    <w:rsid w:val="00A03F59"/>
    <w:rsid w:val="00A17C58"/>
    <w:rsid w:val="00A21A03"/>
    <w:rsid w:val="00A22252"/>
    <w:rsid w:val="00A24A27"/>
    <w:rsid w:val="00A3112E"/>
    <w:rsid w:val="00A3163C"/>
    <w:rsid w:val="00A32C77"/>
    <w:rsid w:val="00A32D56"/>
    <w:rsid w:val="00A32FEA"/>
    <w:rsid w:val="00A4593F"/>
    <w:rsid w:val="00A57FA2"/>
    <w:rsid w:val="00A83C49"/>
    <w:rsid w:val="00A90708"/>
    <w:rsid w:val="00A92448"/>
    <w:rsid w:val="00AA34BE"/>
    <w:rsid w:val="00AA61E9"/>
    <w:rsid w:val="00AB07ED"/>
    <w:rsid w:val="00AB1E9A"/>
    <w:rsid w:val="00AB260F"/>
    <w:rsid w:val="00AB5BF4"/>
    <w:rsid w:val="00AB618C"/>
    <w:rsid w:val="00AC519F"/>
    <w:rsid w:val="00AC53DA"/>
    <w:rsid w:val="00AC79A5"/>
    <w:rsid w:val="00AD2972"/>
    <w:rsid w:val="00AD4C2F"/>
    <w:rsid w:val="00AD504F"/>
    <w:rsid w:val="00AE7A99"/>
    <w:rsid w:val="00AF6913"/>
    <w:rsid w:val="00B05BBF"/>
    <w:rsid w:val="00B12073"/>
    <w:rsid w:val="00B23027"/>
    <w:rsid w:val="00B23854"/>
    <w:rsid w:val="00B47A2F"/>
    <w:rsid w:val="00B51989"/>
    <w:rsid w:val="00B53BC0"/>
    <w:rsid w:val="00B57078"/>
    <w:rsid w:val="00B65C6D"/>
    <w:rsid w:val="00B76C08"/>
    <w:rsid w:val="00B958A3"/>
    <w:rsid w:val="00BA2F70"/>
    <w:rsid w:val="00BA36D9"/>
    <w:rsid w:val="00BA4808"/>
    <w:rsid w:val="00BA5637"/>
    <w:rsid w:val="00BA6548"/>
    <w:rsid w:val="00BB38EA"/>
    <w:rsid w:val="00BC38A7"/>
    <w:rsid w:val="00BD2B25"/>
    <w:rsid w:val="00BE34B4"/>
    <w:rsid w:val="00BF38F4"/>
    <w:rsid w:val="00BF3DA6"/>
    <w:rsid w:val="00BF478C"/>
    <w:rsid w:val="00BF6BC9"/>
    <w:rsid w:val="00BF7E7E"/>
    <w:rsid w:val="00C12AC2"/>
    <w:rsid w:val="00C210C5"/>
    <w:rsid w:val="00C2771A"/>
    <w:rsid w:val="00C36858"/>
    <w:rsid w:val="00C41C8F"/>
    <w:rsid w:val="00C5245D"/>
    <w:rsid w:val="00C668DC"/>
    <w:rsid w:val="00C7118C"/>
    <w:rsid w:val="00C82850"/>
    <w:rsid w:val="00C96E6D"/>
    <w:rsid w:val="00CA013F"/>
    <w:rsid w:val="00CA3F60"/>
    <w:rsid w:val="00CA63C0"/>
    <w:rsid w:val="00CC1AD3"/>
    <w:rsid w:val="00CC34D9"/>
    <w:rsid w:val="00CC49FE"/>
    <w:rsid w:val="00CD2BE7"/>
    <w:rsid w:val="00CD5516"/>
    <w:rsid w:val="00CE0B85"/>
    <w:rsid w:val="00CE1BB0"/>
    <w:rsid w:val="00CE205E"/>
    <w:rsid w:val="00CE7741"/>
    <w:rsid w:val="00CF18C5"/>
    <w:rsid w:val="00CF225A"/>
    <w:rsid w:val="00CF2944"/>
    <w:rsid w:val="00D06B06"/>
    <w:rsid w:val="00D14020"/>
    <w:rsid w:val="00D2079B"/>
    <w:rsid w:val="00D41429"/>
    <w:rsid w:val="00D47A37"/>
    <w:rsid w:val="00D52BB5"/>
    <w:rsid w:val="00D5353A"/>
    <w:rsid w:val="00D55D17"/>
    <w:rsid w:val="00D562D3"/>
    <w:rsid w:val="00D567EB"/>
    <w:rsid w:val="00D6596B"/>
    <w:rsid w:val="00D737ED"/>
    <w:rsid w:val="00D75746"/>
    <w:rsid w:val="00D766B6"/>
    <w:rsid w:val="00D76A5E"/>
    <w:rsid w:val="00D823E0"/>
    <w:rsid w:val="00D82811"/>
    <w:rsid w:val="00D873D7"/>
    <w:rsid w:val="00DA48A2"/>
    <w:rsid w:val="00DB1FDD"/>
    <w:rsid w:val="00DB3BF0"/>
    <w:rsid w:val="00DC52E2"/>
    <w:rsid w:val="00DD225B"/>
    <w:rsid w:val="00DD3F84"/>
    <w:rsid w:val="00DE45C7"/>
    <w:rsid w:val="00E0644E"/>
    <w:rsid w:val="00E07C67"/>
    <w:rsid w:val="00E206A1"/>
    <w:rsid w:val="00E20A22"/>
    <w:rsid w:val="00E229BA"/>
    <w:rsid w:val="00E272B9"/>
    <w:rsid w:val="00E52D17"/>
    <w:rsid w:val="00E728DE"/>
    <w:rsid w:val="00E779A7"/>
    <w:rsid w:val="00E83C53"/>
    <w:rsid w:val="00E849C7"/>
    <w:rsid w:val="00E857C2"/>
    <w:rsid w:val="00E86D3A"/>
    <w:rsid w:val="00E94630"/>
    <w:rsid w:val="00E953BA"/>
    <w:rsid w:val="00E95B58"/>
    <w:rsid w:val="00EA33A1"/>
    <w:rsid w:val="00EA3B86"/>
    <w:rsid w:val="00EA45EE"/>
    <w:rsid w:val="00EA5B81"/>
    <w:rsid w:val="00EA636C"/>
    <w:rsid w:val="00EA6377"/>
    <w:rsid w:val="00EA6859"/>
    <w:rsid w:val="00EB1DC6"/>
    <w:rsid w:val="00EB385F"/>
    <w:rsid w:val="00EB4504"/>
    <w:rsid w:val="00ED066D"/>
    <w:rsid w:val="00ED2FB0"/>
    <w:rsid w:val="00EE6145"/>
    <w:rsid w:val="00EE6F62"/>
    <w:rsid w:val="00F107B2"/>
    <w:rsid w:val="00F26DDC"/>
    <w:rsid w:val="00F451A2"/>
    <w:rsid w:val="00F52AED"/>
    <w:rsid w:val="00F54CA7"/>
    <w:rsid w:val="00F57909"/>
    <w:rsid w:val="00F60E4B"/>
    <w:rsid w:val="00F70002"/>
    <w:rsid w:val="00F75DA3"/>
    <w:rsid w:val="00FA3E9B"/>
    <w:rsid w:val="00FC1BFE"/>
    <w:rsid w:val="00FD7E82"/>
    <w:rsid w:val="00FE195F"/>
    <w:rsid w:val="00FE2518"/>
    <w:rsid w:val="00FE6098"/>
    <w:rsid w:val="00FE7F4C"/>
    <w:rsid w:val="00FF6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9EAF6F4"/>
  <w15:chartTrackingRefBased/>
  <w15:docId w15:val="{CFFD95C7-6C17-4A12-A596-1EBE919EF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78C"/>
    <w:pPr>
      <w:suppressAutoHyphens/>
      <w:spacing w:after="0" w:line="240" w:lineRule="exact"/>
    </w:pPr>
    <w:rPr>
      <w:rFonts w:ascii="Times" w:eastAsia="Times New Roman" w:hAnsi="Times" w:cs="Times New Roman"/>
      <w:sz w:val="24"/>
      <w:szCs w:val="20"/>
      <w:lang w:eastAsia="ar-SA"/>
    </w:rPr>
  </w:style>
  <w:style w:type="paragraph" w:styleId="Heading1">
    <w:name w:val="heading 1"/>
    <w:basedOn w:val="Normal"/>
    <w:next w:val="Normal"/>
    <w:link w:val="Heading1Char"/>
    <w:qFormat/>
    <w:rsid w:val="00BF478C"/>
    <w:pPr>
      <w:keepNext/>
      <w:keepLines/>
      <w:numPr>
        <w:numId w:val="1"/>
      </w:numPr>
      <w:spacing w:before="480" w:after="240" w:line="240" w:lineRule="atLeast"/>
      <w:outlineLvl w:val="0"/>
    </w:pPr>
    <w:rPr>
      <w:b/>
      <w:kern w:val="1"/>
      <w:sz w:val="36"/>
    </w:rPr>
  </w:style>
  <w:style w:type="paragraph" w:styleId="Heading2">
    <w:name w:val="heading 2"/>
    <w:basedOn w:val="Normal"/>
    <w:next w:val="Normal"/>
    <w:link w:val="Heading2Char"/>
    <w:qFormat/>
    <w:rsid w:val="00BF478C"/>
    <w:pPr>
      <w:keepNext/>
      <w:keepLines/>
      <w:numPr>
        <w:ilvl w:val="1"/>
        <w:numId w:val="1"/>
      </w:numPr>
      <w:tabs>
        <w:tab w:val="clear" w:pos="0"/>
        <w:tab w:val="num" w:pos="360"/>
      </w:tabs>
      <w:spacing w:before="280" w:after="280" w:line="240" w:lineRule="atLeast"/>
      <w:ind w:left="360"/>
      <w:outlineLvl w:val="1"/>
    </w:pPr>
    <w:rPr>
      <w:b/>
      <w:sz w:val="28"/>
    </w:rPr>
  </w:style>
  <w:style w:type="paragraph" w:styleId="Heading3">
    <w:name w:val="heading 3"/>
    <w:basedOn w:val="Normal"/>
    <w:next w:val="Normal"/>
    <w:link w:val="Heading3Char"/>
    <w:qFormat/>
    <w:rsid w:val="00BF478C"/>
    <w:pPr>
      <w:numPr>
        <w:ilvl w:val="2"/>
        <w:numId w:val="1"/>
      </w:numPr>
      <w:spacing w:before="240" w:after="240"/>
      <w:outlineLvl w:val="2"/>
    </w:pPr>
    <w:rPr>
      <w:b/>
    </w:rPr>
  </w:style>
  <w:style w:type="paragraph" w:styleId="Heading4">
    <w:name w:val="heading 4"/>
    <w:basedOn w:val="Normal"/>
    <w:next w:val="Normal"/>
    <w:link w:val="Heading4Char"/>
    <w:qFormat/>
    <w:rsid w:val="00BF478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BF478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BF478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BF478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BF478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BF478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F478C"/>
    <w:rPr>
      <w:rFonts w:ascii="Times" w:eastAsia="Times New Roman" w:hAnsi="Times" w:cs="Times New Roman"/>
      <w:b/>
      <w:kern w:val="1"/>
      <w:sz w:val="36"/>
      <w:szCs w:val="20"/>
      <w:lang w:eastAsia="ar-SA"/>
    </w:rPr>
  </w:style>
  <w:style w:type="character" w:customStyle="1" w:styleId="Heading2Char">
    <w:name w:val="Heading 2 Char"/>
    <w:basedOn w:val="DefaultParagraphFont"/>
    <w:link w:val="Heading2"/>
    <w:rsid w:val="00BF478C"/>
    <w:rPr>
      <w:rFonts w:ascii="Times" w:eastAsia="Times New Roman" w:hAnsi="Times" w:cs="Times New Roman"/>
      <w:b/>
      <w:sz w:val="28"/>
      <w:szCs w:val="20"/>
      <w:lang w:eastAsia="ar-SA"/>
    </w:rPr>
  </w:style>
  <w:style w:type="character" w:customStyle="1" w:styleId="Heading3Char">
    <w:name w:val="Heading 3 Char"/>
    <w:basedOn w:val="DefaultParagraphFont"/>
    <w:link w:val="Heading3"/>
    <w:rsid w:val="00BF478C"/>
    <w:rPr>
      <w:rFonts w:ascii="Times" w:eastAsia="Times New Roman" w:hAnsi="Times" w:cs="Times New Roman"/>
      <w:b/>
      <w:sz w:val="24"/>
      <w:szCs w:val="20"/>
      <w:lang w:eastAsia="ar-SA"/>
    </w:rPr>
  </w:style>
  <w:style w:type="character" w:customStyle="1" w:styleId="Heading4Char">
    <w:name w:val="Heading 4 Char"/>
    <w:basedOn w:val="DefaultParagraphFont"/>
    <w:link w:val="Heading4"/>
    <w:rsid w:val="00BF478C"/>
    <w:rPr>
      <w:rFonts w:ascii="Times New Roman" w:eastAsia="Times New Roman" w:hAnsi="Times New Roman" w:cs="Times New Roman"/>
      <w:b/>
      <w:i/>
      <w:szCs w:val="20"/>
      <w:lang w:eastAsia="ar-SA"/>
    </w:rPr>
  </w:style>
  <w:style w:type="character" w:customStyle="1" w:styleId="Heading5Char">
    <w:name w:val="Heading 5 Char"/>
    <w:basedOn w:val="DefaultParagraphFont"/>
    <w:link w:val="Heading5"/>
    <w:rsid w:val="00BF478C"/>
    <w:rPr>
      <w:rFonts w:ascii="Arial" w:eastAsia="Times New Roman" w:hAnsi="Arial" w:cs="Times New Roman"/>
      <w:szCs w:val="20"/>
      <w:lang w:eastAsia="ar-SA"/>
    </w:rPr>
  </w:style>
  <w:style w:type="character" w:customStyle="1" w:styleId="Heading6Char">
    <w:name w:val="Heading 6 Char"/>
    <w:basedOn w:val="DefaultParagraphFont"/>
    <w:link w:val="Heading6"/>
    <w:rsid w:val="00BF478C"/>
    <w:rPr>
      <w:rFonts w:ascii="Arial" w:eastAsia="Times New Roman" w:hAnsi="Arial" w:cs="Times New Roman"/>
      <w:i/>
      <w:szCs w:val="20"/>
      <w:lang w:eastAsia="ar-SA"/>
    </w:rPr>
  </w:style>
  <w:style w:type="character" w:customStyle="1" w:styleId="Heading7Char">
    <w:name w:val="Heading 7 Char"/>
    <w:basedOn w:val="DefaultParagraphFont"/>
    <w:link w:val="Heading7"/>
    <w:rsid w:val="00BF478C"/>
    <w:rPr>
      <w:rFonts w:ascii="Arial" w:eastAsia="Times New Roman" w:hAnsi="Arial" w:cs="Times New Roman"/>
      <w:sz w:val="20"/>
      <w:szCs w:val="20"/>
      <w:lang w:eastAsia="ar-SA"/>
    </w:rPr>
  </w:style>
  <w:style w:type="character" w:customStyle="1" w:styleId="Heading8Char">
    <w:name w:val="Heading 8 Char"/>
    <w:basedOn w:val="DefaultParagraphFont"/>
    <w:link w:val="Heading8"/>
    <w:rsid w:val="00BF478C"/>
    <w:rPr>
      <w:rFonts w:ascii="Arial" w:eastAsia="Times New Roman" w:hAnsi="Arial" w:cs="Times New Roman"/>
      <w:i/>
      <w:sz w:val="20"/>
      <w:szCs w:val="20"/>
      <w:lang w:eastAsia="ar-SA"/>
    </w:rPr>
  </w:style>
  <w:style w:type="character" w:customStyle="1" w:styleId="Heading9Char">
    <w:name w:val="Heading 9 Char"/>
    <w:basedOn w:val="DefaultParagraphFont"/>
    <w:link w:val="Heading9"/>
    <w:rsid w:val="00BF478C"/>
    <w:rPr>
      <w:rFonts w:ascii="Arial" w:eastAsia="Times New Roman" w:hAnsi="Arial" w:cs="Times New Roman"/>
      <w:i/>
      <w:sz w:val="18"/>
      <w:szCs w:val="20"/>
      <w:lang w:eastAsia="ar-SA"/>
    </w:rPr>
  </w:style>
  <w:style w:type="character" w:customStyle="1" w:styleId="Absatz-Standardschriftart">
    <w:name w:val="Absatz-Standardschriftart"/>
    <w:rsid w:val="00BF478C"/>
  </w:style>
  <w:style w:type="character" w:customStyle="1" w:styleId="WW-Absatz-Standardschriftart">
    <w:name w:val="WW-Absatz-Standardschriftart"/>
    <w:rsid w:val="00BF478C"/>
  </w:style>
  <w:style w:type="character" w:customStyle="1" w:styleId="WW-Absatz-Standardschriftart1">
    <w:name w:val="WW-Absatz-Standardschriftart1"/>
    <w:rsid w:val="00BF478C"/>
  </w:style>
  <w:style w:type="character" w:customStyle="1" w:styleId="WW-Absatz-Standardschriftart11">
    <w:name w:val="WW-Absatz-Standardschriftart11"/>
    <w:rsid w:val="00BF478C"/>
  </w:style>
  <w:style w:type="character" w:customStyle="1" w:styleId="WW-Absatz-Standardschriftart111">
    <w:name w:val="WW-Absatz-Standardschriftart111"/>
    <w:rsid w:val="00BF478C"/>
  </w:style>
  <w:style w:type="character" w:customStyle="1" w:styleId="WW-Absatz-Standardschriftart1111">
    <w:name w:val="WW-Absatz-Standardschriftart1111"/>
    <w:rsid w:val="00BF478C"/>
  </w:style>
  <w:style w:type="character" w:customStyle="1" w:styleId="WW-DefaultParagraphFont">
    <w:name w:val="WW-Default Paragraph Font"/>
    <w:rsid w:val="00BF478C"/>
  </w:style>
  <w:style w:type="character" w:styleId="PageNumber">
    <w:name w:val="page number"/>
    <w:basedOn w:val="WW-DefaultParagraphFont"/>
    <w:rsid w:val="00BF478C"/>
  </w:style>
  <w:style w:type="character" w:styleId="Hyperlink">
    <w:name w:val="Hyperlink"/>
    <w:uiPriority w:val="99"/>
    <w:rsid w:val="00BF478C"/>
    <w:rPr>
      <w:color w:val="0000FF"/>
      <w:u w:val="single"/>
    </w:rPr>
  </w:style>
  <w:style w:type="character" w:customStyle="1" w:styleId="NumberingSymbols">
    <w:name w:val="Numbering Symbols"/>
    <w:rsid w:val="00BF478C"/>
  </w:style>
  <w:style w:type="paragraph" w:customStyle="1" w:styleId="Heading">
    <w:name w:val="Heading"/>
    <w:basedOn w:val="Normal"/>
    <w:next w:val="BodyText"/>
    <w:rsid w:val="00BF478C"/>
    <w:pPr>
      <w:keepNext/>
      <w:spacing w:before="240" w:after="120"/>
    </w:pPr>
    <w:rPr>
      <w:rFonts w:ascii="Arial" w:eastAsia="Lucida Sans Unicode" w:hAnsi="Arial" w:cs="Tahoma"/>
      <w:sz w:val="28"/>
      <w:szCs w:val="28"/>
    </w:rPr>
  </w:style>
  <w:style w:type="paragraph" w:styleId="BodyText">
    <w:name w:val="Body Text"/>
    <w:basedOn w:val="Normal"/>
    <w:link w:val="BodyTextChar"/>
    <w:rsid w:val="00BF478C"/>
    <w:pPr>
      <w:spacing w:after="120"/>
    </w:pPr>
  </w:style>
  <w:style w:type="character" w:customStyle="1" w:styleId="BodyTextChar">
    <w:name w:val="Body Text Char"/>
    <w:basedOn w:val="DefaultParagraphFont"/>
    <w:link w:val="BodyText"/>
    <w:rsid w:val="00BF478C"/>
    <w:rPr>
      <w:rFonts w:ascii="Times" w:eastAsia="Times New Roman" w:hAnsi="Times" w:cs="Times New Roman"/>
      <w:sz w:val="24"/>
      <w:szCs w:val="20"/>
      <w:lang w:eastAsia="ar-SA"/>
    </w:rPr>
  </w:style>
  <w:style w:type="paragraph" w:styleId="List">
    <w:name w:val="List"/>
    <w:basedOn w:val="BodyText"/>
    <w:rsid w:val="00BF478C"/>
    <w:rPr>
      <w:rFonts w:cs="Tahoma"/>
    </w:rPr>
  </w:style>
  <w:style w:type="paragraph" w:styleId="Caption">
    <w:name w:val="caption"/>
    <w:basedOn w:val="Normal"/>
    <w:qFormat/>
    <w:rsid w:val="00BF478C"/>
    <w:pPr>
      <w:suppressLineNumbers/>
      <w:spacing w:before="120" w:after="120"/>
    </w:pPr>
    <w:rPr>
      <w:rFonts w:cs="Tahoma"/>
      <w:i/>
      <w:iCs/>
      <w:szCs w:val="24"/>
    </w:rPr>
  </w:style>
  <w:style w:type="paragraph" w:customStyle="1" w:styleId="Index">
    <w:name w:val="Index"/>
    <w:basedOn w:val="Normal"/>
    <w:rsid w:val="00BF478C"/>
    <w:pPr>
      <w:suppressLineNumbers/>
    </w:pPr>
    <w:rPr>
      <w:rFonts w:cs="Tahoma"/>
    </w:rPr>
  </w:style>
  <w:style w:type="paragraph" w:styleId="Footer">
    <w:name w:val="footer"/>
    <w:basedOn w:val="Normal"/>
    <w:link w:val="FooterChar"/>
    <w:uiPriority w:val="99"/>
    <w:rsid w:val="00BF478C"/>
    <w:pPr>
      <w:tabs>
        <w:tab w:val="center" w:pos="4680"/>
        <w:tab w:val="right" w:pos="9360"/>
      </w:tabs>
    </w:pPr>
    <w:rPr>
      <w:b/>
      <w:i/>
      <w:sz w:val="20"/>
    </w:rPr>
  </w:style>
  <w:style w:type="character" w:customStyle="1" w:styleId="FooterChar">
    <w:name w:val="Footer Char"/>
    <w:basedOn w:val="DefaultParagraphFont"/>
    <w:link w:val="Footer"/>
    <w:uiPriority w:val="99"/>
    <w:rsid w:val="00BF478C"/>
    <w:rPr>
      <w:rFonts w:ascii="Times" w:eastAsia="Times New Roman" w:hAnsi="Times" w:cs="Times New Roman"/>
      <w:b/>
      <w:i/>
      <w:sz w:val="20"/>
      <w:szCs w:val="20"/>
      <w:lang w:eastAsia="ar-SA"/>
    </w:rPr>
  </w:style>
  <w:style w:type="paragraph" w:customStyle="1" w:styleId="bullet">
    <w:name w:val="bullet"/>
    <w:basedOn w:val="Normal"/>
    <w:rsid w:val="00BF478C"/>
    <w:rPr>
      <w:rFonts w:ascii="Arial" w:hAnsi="Arial"/>
      <w:sz w:val="20"/>
    </w:rPr>
  </w:style>
  <w:style w:type="paragraph" w:styleId="Header">
    <w:name w:val="header"/>
    <w:basedOn w:val="Normal"/>
    <w:link w:val="HeaderChar"/>
    <w:rsid w:val="00BF478C"/>
    <w:pPr>
      <w:tabs>
        <w:tab w:val="center" w:pos="4680"/>
        <w:tab w:val="right" w:pos="9360"/>
      </w:tabs>
    </w:pPr>
    <w:rPr>
      <w:b/>
      <w:i/>
      <w:sz w:val="20"/>
    </w:rPr>
  </w:style>
  <w:style w:type="character" w:customStyle="1" w:styleId="HeaderChar">
    <w:name w:val="Header Char"/>
    <w:basedOn w:val="DefaultParagraphFont"/>
    <w:link w:val="Header"/>
    <w:rsid w:val="00BF478C"/>
    <w:rPr>
      <w:rFonts w:ascii="Times" w:eastAsia="Times New Roman" w:hAnsi="Times" w:cs="Times New Roman"/>
      <w:b/>
      <w:i/>
      <w:sz w:val="20"/>
      <w:szCs w:val="20"/>
      <w:lang w:eastAsia="ar-SA"/>
    </w:rPr>
  </w:style>
  <w:style w:type="paragraph" w:customStyle="1" w:styleId="heading10">
    <w:name w:val="heading1"/>
    <w:basedOn w:val="Normal"/>
    <w:rsid w:val="00BF478C"/>
    <w:pPr>
      <w:tabs>
        <w:tab w:val="left" w:pos="450"/>
        <w:tab w:val="left" w:pos="1080"/>
        <w:tab w:val="left" w:pos="1800"/>
        <w:tab w:val="left" w:pos="2610"/>
      </w:tabs>
    </w:pPr>
  </w:style>
  <w:style w:type="paragraph" w:styleId="TOC1">
    <w:name w:val="toc 1"/>
    <w:basedOn w:val="Normal"/>
    <w:next w:val="Normal"/>
    <w:uiPriority w:val="39"/>
    <w:rsid w:val="00BF478C"/>
    <w:pPr>
      <w:tabs>
        <w:tab w:val="left" w:pos="360"/>
        <w:tab w:val="right" w:leader="dot" w:pos="9360"/>
      </w:tabs>
      <w:spacing w:before="60" w:line="220" w:lineRule="exact"/>
      <w:ind w:left="360" w:hanging="360"/>
      <w:jc w:val="both"/>
    </w:pPr>
    <w:rPr>
      <w:b/>
      <w:lang w:val="en-GB"/>
    </w:rPr>
  </w:style>
  <w:style w:type="paragraph" w:styleId="TOC2">
    <w:name w:val="toc 2"/>
    <w:basedOn w:val="Normal"/>
    <w:next w:val="Normal"/>
    <w:uiPriority w:val="39"/>
    <w:rsid w:val="00BF478C"/>
    <w:pPr>
      <w:tabs>
        <w:tab w:val="right" w:leader="dot" w:pos="9360"/>
      </w:tabs>
      <w:spacing w:line="220" w:lineRule="exact"/>
      <w:ind w:left="270"/>
      <w:jc w:val="both"/>
    </w:pPr>
    <w:rPr>
      <w:sz w:val="22"/>
    </w:rPr>
  </w:style>
  <w:style w:type="paragraph" w:customStyle="1" w:styleId="level4">
    <w:name w:val="level 4"/>
    <w:basedOn w:val="Normal"/>
    <w:rsid w:val="00BF478C"/>
    <w:pPr>
      <w:spacing w:before="120" w:after="120"/>
      <w:ind w:left="634"/>
    </w:pPr>
  </w:style>
  <w:style w:type="paragraph" w:customStyle="1" w:styleId="level5">
    <w:name w:val="level 5"/>
    <w:basedOn w:val="Normal"/>
    <w:rsid w:val="00BF478C"/>
    <w:pPr>
      <w:tabs>
        <w:tab w:val="left" w:pos="2520"/>
      </w:tabs>
      <w:ind w:left="1440"/>
    </w:pPr>
  </w:style>
  <w:style w:type="paragraph" w:styleId="Title">
    <w:name w:val="Title"/>
    <w:basedOn w:val="Normal"/>
    <w:next w:val="Subtitle"/>
    <w:link w:val="TitleChar"/>
    <w:qFormat/>
    <w:rsid w:val="00BF478C"/>
    <w:pPr>
      <w:spacing w:before="240" w:after="720" w:line="240" w:lineRule="auto"/>
      <w:jc w:val="right"/>
    </w:pPr>
    <w:rPr>
      <w:rFonts w:ascii="Arial" w:hAnsi="Arial"/>
      <w:b/>
      <w:kern w:val="1"/>
      <w:sz w:val="64"/>
    </w:rPr>
  </w:style>
  <w:style w:type="character" w:customStyle="1" w:styleId="TitleChar">
    <w:name w:val="Title Char"/>
    <w:basedOn w:val="DefaultParagraphFont"/>
    <w:link w:val="Title"/>
    <w:rsid w:val="00BF478C"/>
    <w:rPr>
      <w:rFonts w:ascii="Arial" w:eastAsia="Times New Roman" w:hAnsi="Arial" w:cs="Times New Roman"/>
      <w:b/>
      <w:kern w:val="1"/>
      <w:sz w:val="64"/>
      <w:szCs w:val="20"/>
      <w:lang w:eastAsia="ar-SA"/>
    </w:rPr>
  </w:style>
  <w:style w:type="paragraph" w:styleId="Subtitle">
    <w:name w:val="Subtitle"/>
    <w:basedOn w:val="Heading"/>
    <w:next w:val="BodyText"/>
    <w:link w:val="SubtitleChar"/>
    <w:qFormat/>
    <w:rsid w:val="00BF478C"/>
    <w:pPr>
      <w:jc w:val="center"/>
    </w:pPr>
    <w:rPr>
      <w:i/>
      <w:iCs/>
    </w:rPr>
  </w:style>
  <w:style w:type="character" w:customStyle="1" w:styleId="SubtitleChar">
    <w:name w:val="Subtitle Char"/>
    <w:basedOn w:val="DefaultParagraphFont"/>
    <w:link w:val="Subtitle"/>
    <w:rsid w:val="00BF478C"/>
    <w:rPr>
      <w:rFonts w:ascii="Arial" w:eastAsia="Lucida Sans Unicode" w:hAnsi="Arial" w:cs="Tahoma"/>
      <w:i/>
      <w:iCs/>
      <w:sz w:val="28"/>
      <w:szCs w:val="28"/>
      <w:lang w:eastAsia="ar-SA"/>
    </w:rPr>
  </w:style>
  <w:style w:type="paragraph" w:customStyle="1" w:styleId="TOCEntry">
    <w:name w:val="TOCEntry"/>
    <w:basedOn w:val="Normal"/>
    <w:rsid w:val="00BF478C"/>
    <w:pPr>
      <w:keepNext/>
      <w:keepLines/>
      <w:spacing w:before="120" w:after="240" w:line="240" w:lineRule="atLeast"/>
    </w:pPr>
    <w:rPr>
      <w:b/>
      <w:sz w:val="36"/>
    </w:rPr>
  </w:style>
  <w:style w:type="paragraph" w:styleId="TOC3">
    <w:name w:val="toc 3"/>
    <w:basedOn w:val="Normal"/>
    <w:next w:val="Normal"/>
    <w:uiPriority w:val="39"/>
    <w:rsid w:val="00BF478C"/>
    <w:pPr>
      <w:tabs>
        <w:tab w:val="left" w:pos="1200"/>
        <w:tab w:val="right" w:leader="dot" w:pos="9360"/>
      </w:tabs>
      <w:ind w:left="480"/>
    </w:pPr>
    <w:rPr>
      <w:sz w:val="22"/>
      <w:lang w:val="en-GB"/>
    </w:rPr>
  </w:style>
  <w:style w:type="paragraph" w:styleId="TOC4">
    <w:name w:val="toc 4"/>
    <w:basedOn w:val="Normal"/>
    <w:next w:val="Normal"/>
    <w:uiPriority w:val="39"/>
    <w:rsid w:val="00BF478C"/>
    <w:pPr>
      <w:tabs>
        <w:tab w:val="right" w:leader="dot" w:pos="9360"/>
      </w:tabs>
      <w:ind w:left="720"/>
    </w:pPr>
  </w:style>
  <w:style w:type="paragraph" w:styleId="TOC5">
    <w:name w:val="toc 5"/>
    <w:basedOn w:val="Normal"/>
    <w:next w:val="Normal"/>
    <w:uiPriority w:val="39"/>
    <w:rsid w:val="00BF478C"/>
    <w:pPr>
      <w:tabs>
        <w:tab w:val="right" w:leader="dot" w:pos="9360"/>
      </w:tabs>
      <w:ind w:left="960"/>
    </w:pPr>
  </w:style>
  <w:style w:type="paragraph" w:styleId="TOC6">
    <w:name w:val="toc 6"/>
    <w:basedOn w:val="Normal"/>
    <w:next w:val="Normal"/>
    <w:uiPriority w:val="39"/>
    <w:rsid w:val="00BF478C"/>
    <w:pPr>
      <w:tabs>
        <w:tab w:val="right" w:leader="dot" w:pos="9360"/>
      </w:tabs>
      <w:ind w:left="1200"/>
    </w:pPr>
  </w:style>
  <w:style w:type="paragraph" w:styleId="TOC7">
    <w:name w:val="toc 7"/>
    <w:basedOn w:val="Normal"/>
    <w:next w:val="Normal"/>
    <w:uiPriority w:val="39"/>
    <w:rsid w:val="00BF478C"/>
    <w:pPr>
      <w:tabs>
        <w:tab w:val="right" w:leader="dot" w:pos="9360"/>
      </w:tabs>
      <w:ind w:left="1440"/>
    </w:pPr>
  </w:style>
  <w:style w:type="paragraph" w:styleId="TOC8">
    <w:name w:val="toc 8"/>
    <w:basedOn w:val="Normal"/>
    <w:next w:val="Normal"/>
    <w:uiPriority w:val="39"/>
    <w:rsid w:val="00BF478C"/>
    <w:pPr>
      <w:tabs>
        <w:tab w:val="right" w:leader="dot" w:pos="9360"/>
      </w:tabs>
      <w:ind w:left="1680"/>
    </w:pPr>
  </w:style>
  <w:style w:type="paragraph" w:styleId="TOC9">
    <w:name w:val="toc 9"/>
    <w:basedOn w:val="Normal"/>
    <w:next w:val="Normal"/>
    <w:uiPriority w:val="39"/>
    <w:rsid w:val="00BF478C"/>
    <w:pPr>
      <w:tabs>
        <w:tab w:val="right" w:leader="dot" w:pos="9360"/>
      </w:tabs>
      <w:ind w:left="1920"/>
    </w:pPr>
  </w:style>
  <w:style w:type="paragraph" w:customStyle="1" w:styleId="template">
    <w:name w:val="template"/>
    <w:basedOn w:val="Normal"/>
    <w:rsid w:val="00BF478C"/>
    <w:rPr>
      <w:rFonts w:ascii="Arial" w:hAnsi="Arial"/>
      <w:i/>
      <w:sz w:val="22"/>
    </w:rPr>
  </w:style>
  <w:style w:type="paragraph" w:customStyle="1" w:styleId="level3text">
    <w:name w:val="level 3 text"/>
    <w:basedOn w:val="Normal"/>
    <w:rsid w:val="00BF478C"/>
    <w:pPr>
      <w:spacing w:line="220" w:lineRule="exact"/>
      <w:ind w:left="1350" w:hanging="716"/>
    </w:pPr>
    <w:rPr>
      <w:rFonts w:ascii="Arial" w:hAnsi="Arial"/>
      <w:i/>
      <w:sz w:val="22"/>
    </w:rPr>
  </w:style>
  <w:style w:type="paragraph" w:customStyle="1" w:styleId="requirement">
    <w:name w:val="requirement"/>
    <w:basedOn w:val="level4"/>
    <w:rsid w:val="00BF478C"/>
    <w:pPr>
      <w:spacing w:before="0" w:after="0"/>
      <w:ind w:left="2348" w:hanging="994"/>
    </w:pPr>
    <w:rPr>
      <w:rFonts w:ascii="Times New Roman" w:hAnsi="Times New Roman"/>
    </w:rPr>
  </w:style>
  <w:style w:type="paragraph" w:customStyle="1" w:styleId="ByLine">
    <w:name w:val="ByLine"/>
    <w:basedOn w:val="Title"/>
    <w:rsid w:val="00BF478C"/>
    <w:rPr>
      <w:sz w:val="28"/>
    </w:rPr>
  </w:style>
  <w:style w:type="paragraph" w:customStyle="1" w:styleId="ChangeHistoryTitle">
    <w:name w:val="ChangeHistory Title"/>
    <w:basedOn w:val="Normal"/>
    <w:rsid w:val="00BF478C"/>
    <w:pPr>
      <w:keepNext/>
      <w:spacing w:before="60" w:after="60" w:line="240" w:lineRule="auto"/>
      <w:jc w:val="center"/>
    </w:pPr>
    <w:rPr>
      <w:rFonts w:ascii="Arial" w:hAnsi="Arial"/>
      <w:b/>
      <w:sz w:val="36"/>
    </w:rPr>
  </w:style>
  <w:style w:type="paragraph" w:customStyle="1" w:styleId="SuperTitle">
    <w:name w:val="SuperTitle"/>
    <w:basedOn w:val="Title"/>
    <w:next w:val="Normal"/>
    <w:rsid w:val="00BF478C"/>
    <w:pPr>
      <w:pBdr>
        <w:top w:val="single" w:sz="40" w:space="1" w:color="000000"/>
      </w:pBdr>
      <w:spacing w:before="960" w:after="0"/>
    </w:pPr>
    <w:rPr>
      <w:sz w:val="28"/>
    </w:rPr>
  </w:style>
  <w:style w:type="paragraph" w:customStyle="1" w:styleId="line">
    <w:name w:val="line"/>
    <w:basedOn w:val="Title"/>
    <w:rsid w:val="00BF478C"/>
    <w:pPr>
      <w:pBdr>
        <w:top w:val="single" w:sz="32" w:space="1" w:color="000000"/>
      </w:pBdr>
      <w:spacing w:after="0"/>
    </w:pPr>
    <w:rPr>
      <w:sz w:val="40"/>
    </w:rPr>
  </w:style>
  <w:style w:type="paragraph" w:customStyle="1" w:styleId="Contents10">
    <w:name w:val="Contents 10"/>
    <w:basedOn w:val="Index"/>
    <w:rsid w:val="00BF478C"/>
    <w:pPr>
      <w:tabs>
        <w:tab w:val="right" w:leader="dot" w:pos="9972"/>
      </w:tabs>
      <w:ind w:left="2547"/>
    </w:pPr>
  </w:style>
  <w:style w:type="paragraph" w:customStyle="1" w:styleId="TableContents">
    <w:name w:val="Table Contents"/>
    <w:basedOn w:val="Normal"/>
    <w:rsid w:val="00BF478C"/>
    <w:pPr>
      <w:suppressLineNumbers/>
    </w:pPr>
  </w:style>
  <w:style w:type="paragraph" w:customStyle="1" w:styleId="TableHeading">
    <w:name w:val="Table Heading"/>
    <w:basedOn w:val="TableContents"/>
    <w:rsid w:val="00BF478C"/>
    <w:pPr>
      <w:jc w:val="center"/>
    </w:pPr>
    <w:rPr>
      <w:b/>
      <w:bCs/>
    </w:rPr>
  </w:style>
  <w:style w:type="paragraph" w:customStyle="1" w:styleId="CompanyName">
    <w:name w:val="Company Name"/>
    <w:basedOn w:val="Normal"/>
    <w:rsid w:val="00BF478C"/>
    <w:pPr>
      <w:suppressAutoHyphens w:val="0"/>
      <w:spacing w:line="280" w:lineRule="atLeast"/>
    </w:pPr>
    <w:rPr>
      <w:rFonts w:ascii="Arial Black" w:hAnsi="Arial Black"/>
      <w:spacing w:val="-25"/>
      <w:sz w:val="32"/>
    </w:rPr>
  </w:style>
  <w:style w:type="paragraph" w:styleId="FootnoteText">
    <w:name w:val="footnote text"/>
    <w:basedOn w:val="Normal"/>
    <w:link w:val="FootnoteTextChar"/>
    <w:rsid w:val="00BF478C"/>
    <w:pPr>
      <w:suppressAutoHyphens w:val="0"/>
      <w:spacing w:line="240" w:lineRule="auto"/>
    </w:pPr>
    <w:rPr>
      <w:rFonts w:ascii="Times New Roman" w:hAnsi="Times New Roman"/>
      <w:sz w:val="20"/>
    </w:rPr>
  </w:style>
  <w:style w:type="character" w:customStyle="1" w:styleId="FootnoteTextChar">
    <w:name w:val="Footnote Text Char"/>
    <w:basedOn w:val="DefaultParagraphFont"/>
    <w:link w:val="FootnoteText"/>
    <w:rsid w:val="00BF478C"/>
    <w:rPr>
      <w:rFonts w:ascii="Times New Roman" w:eastAsia="Times New Roman" w:hAnsi="Times New Roman" w:cs="Times New Roman"/>
      <w:sz w:val="20"/>
      <w:szCs w:val="20"/>
      <w:lang w:eastAsia="ar-SA"/>
    </w:rPr>
  </w:style>
  <w:style w:type="paragraph" w:customStyle="1" w:styleId="Framecontents">
    <w:name w:val="Frame contents"/>
    <w:basedOn w:val="BodyText"/>
    <w:rsid w:val="00BF478C"/>
  </w:style>
  <w:style w:type="paragraph" w:styleId="BalloonText">
    <w:name w:val="Balloon Text"/>
    <w:basedOn w:val="Normal"/>
    <w:link w:val="BalloonTextChar"/>
    <w:uiPriority w:val="99"/>
    <w:semiHidden/>
    <w:unhideWhenUsed/>
    <w:rsid w:val="00BF478C"/>
    <w:pPr>
      <w:spacing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BF478C"/>
    <w:rPr>
      <w:rFonts w:ascii="Tahoma" w:eastAsia="Times New Roman" w:hAnsi="Tahoma" w:cs="Times New Roman"/>
      <w:sz w:val="16"/>
      <w:szCs w:val="16"/>
      <w:lang w:eastAsia="ar-SA"/>
    </w:rPr>
  </w:style>
  <w:style w:type="paragraph" w:styleId="TOCHeading">
    <w:name w:val="TOC Heading"/>
    <w:basedOn w:val="Heading1"/>
    <w:next w:val="Normal"/>
    <w:uiPriority w:val="39"/>
    <w:semiHidden/>
    <w:unhideWhenUsed/>
    <w:qFormat/>
    <w:rsid w:val="00BF478C"/>
    <w:pPr>
      <w:numPr>
        <w:numId w:val="0"/>
      </w:numPr>
      <w:suppressAutoHyphens w:val="0"/>
      <w:spacing w:after="0" w:line="276" w:lineRule="auto"/>
      <w:outlineLvl w:val="9"/>
    </w:pPr>
    <w:rPr>
      <w:rFonts w:ascii="Cambria" w:hAnsi="Cambria"/>
      <w:bCs/>
      <w:color w:val="365F91"/>
      <w:kern w:val="0"/>
      <w:sz w:val="28"/>
      <w:szCs w:val="28"/>
      <w:lang w:eastAsia="en-US"/>
    </w:rPr>
  </w:style>
  <w:style w:type="paragraph" w:styleId="DocumentMap">
    <w:name w:val="Document Map"/>
    <w:basedOn w:val="Normal"/>
    <w:link w:val="DocumentMapChar"/>
    <w:uiPriority w:val="99"/>
    <w:semiHidden/>
    <w:unhideWhenUsed/>
    <w:rsid w:val="00BF478C"/>
    <w:rPr>
      <w:rFonts w:ascii="Tahoma" w:hAnsi="Tahoma"/>
      <w:sz w:val="16"/>
      <w:szCs w:val="16"/>
    </w:rPr>
  </w:style>
  <w:style w:type="character" w:customStyle="1" w:styleId="DocumentMapChar">
    <w:name w:val="Document Map Char"/>
    <w:basedOn w:val="DefaultParagraphFont"/>
    <w:link w:val="DocumentMap"/>
    <w:uiPriority w:val="99"/>
    <w:semiHidden/>
    <w:rsid w:val="00BF478C"/>
    <w:rPr>
      <w:rFonts w:ascii="Tahoma" w:eastAsia="Times New Roman" w:hAnsi="Tahoma" w:cs="Times New Roman"/>
      <w:sz w:val="16"/>
      <w:szCs w:val="16"/>
      <w:lang w:eastAsia="ar-SA"/>
    </w:rPr>
  </w:style>
  <w:style w:type="table" w:styleId="TableGrid">
    <w:name w:val="Table Grid"/>
    <w:basedOn w:val="TableNormal"/>
    <w:uiPriority w:val="59"/>
    <w:rsid w:val="00BF478C"/>
    <w:pPr>
      <w:spacing w:after="0" w:line="240" w:lineRule="auto"/>
    </w:pPr>
    <w:rPr>
      <w:rFonts w:ascii="Calibri" w:eastAsia="Calibri" w:hAnsi="Calibri" w:cs="Times New Roman"/>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BF478C"/>
    <w:rPr>
      <w:sz w:val="16"/>
      <w:szCs w:val="16"/>
    </w:rPr>
  </w:style>
  <w:style w:type="paragraph" w:styleId="CommentText">
    <w:name w:val="annotation text"/>
    <w:basedOn w:val="Normal"/>
    <w:link w:val="CommentTextChar"/>
    <w:unhideWhenUsed/>
    <w:rsid w:val="00BF478C"/>
    <w:rPr>
      <w:sz w:val="20"/>
    </w:rPr>
  </w:style>
  <w:style w:type="character" w:customStyle="1" w:styleId="CommentTextChar">
    <w:name w:val="Comment Text Char"/>
    <w:basedOn w:val="DefaultParagraphFont"/>
    <w:link w:val="CommentText"/>
    <w:rsid w:val="00BF478C"/>
    <w:rPr>
      <w:rFonts w:ascii="Times" w:eastAsia="Times New Roman" w:hAnsi="Times"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BF478C"/>
    <w:rPr>
      <w:b/>
      <w:bCs/>
    </w:rPr>
  </w:style>
  <w:style w:type="character" w:customStyle="1" w:styleId="CommentSubjectChar">
    <w:name w:val="Comment Subject Char"/>
    <w:basedOn w:val="CommentTextChar"/>
    <w:link w:val="CommentSubject"/>
    <w:uiPriority w:val="99"/>
    <w:semiHidden/>
    <w:rsid w:val="00BF478C"/>
    <w:rPr>
      <w:rFonts w:ascii="Times" w:eastAsia="Times New Roman" w:hAnsi="Times" w:cs="Times New Roman"/>
      <w:b/>
      <w:bCs/>
      <w:sz w:val="20"/>
      <w:szCs w:val="20"/>
      <w:lang w:eastAsia="ar-SA"/>
    </w:rPr>
  </w:style>
  <w:style w:type="paragraph" w:styleId="ListParagraph">
    <w:name w:val="List Paragraph"/>
    <w:basedOn w:val="Normal"/>
    <w:uiPriority w:val="34"/>
    <w:qFormat/>
    <w:rsid w:val="00BF478C"/>
    <w:pPr>
      <w:ind w:left="720"/>
      <w:contextualSpacing/>
    </w:pPr>
  </w:style>
  <w:style w:type="paragraph" w:styleId="Revision">
    <w:name w:val="Revision"/>
    <w:hidden/>
    <w:uiPriority w:val="99"/>
    <w:semiHidden/>
    <w:rsid w:val="00BF478C"/>
    <w:pPr>
      <w:spacing w:after="0" w:line="240" w:lineRule="auto"/>
    </w:pPr>
    <w:rPr>
      <w:rFonts w:ascii="Times" w:eastAsia="Times New Roman" w:hAnsi="Times" w:cs="Times New Roman"/>
      <w:sz w:val="24"/>
      <w:szCs w:val="20"/>
      <w:lang w:eastAsia="ar-SA"/>
    </w:rPr>
  </w:style>
  <w:style w:type="character" w:styleId="PlaceholderText">
    <w:name w:val="Placeholder Text"/>
    <w:basedOn w:val="DefaultParagraphFont"/>
    <w:uiPriority w:val="99"/>
    <w:semiHidden/>
    <w:rsid w:val="00BF478C"/>
    <w:rPr>
      <w:color w:val="808080"/>
    </w:rPr>
  </w:style>
  <w:style w:type="table" w:styleId="GridTable4-Accent1">
    <w:name w:val="Grid Table 4 Accent 1"/>
    <w:basedOn w:val="TableNormal"/>
    <w:uiPriority w:val="49"/>
    <w:rsid w:val="00624BA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697697">
      <w:bodyDiv w:val="1"/>
      <w:marLeft w:val="0"/>
      <w:marRight w:val="0"/>
      <w:marTop w:val="0"/>
      <w:marBottom w:val="0"/>
      <w:divBdr>
        <w:top w:val="none" w:sz="0" w:space="0" w:color="auto"/>
        <w:left w:val="none" w:sz="0" w:space="0" w:color="auto"/>
        <w:bottom w:val="none" w:sz="0" w:space="0" w:color="auto"/>
        <w:right w:val="none" w:sz="0" w:space="0" w:color="auto"/>
      </w:divBdr>
    </w:div>
    <w:div w:id="417597723">
      <w:bodyDiv w:val="1"/>
      <w:marLeft w:val="0"/>
      <w:marRight w:val="0"/>
      <w:marTop w:val="0"/>
      <w:marBottom w:val="0"/>
      <w:divBdr>
        <w:top w:val="none" w:sz="0" w:space="0" w:color="auto"/>
        <w:left w:val="none" w:sz="0" w:space="0" w:color="auto"/>
        <w:bottom w:val="none" w:sz="0" w:space="0" w:color="auto"/>
        <w:right w:val="none" w:sz="0" w:space="0" w:color="auto"/>
      </w:divBdr>
    </w:div>
    <w:div w:id="437600084">
      <w:bodyDiv w:val="1"/>
      <w:marLeft w:val="0"/>
      <w:marRight w:val="0"/>
      <w:marTop w:val="0"/>
      <w:marBottom w:val="0"/>
      <w:divBdr>
        <w:top w:val="none" w:sz="0" w:space="0" w:color="auto"/>
        <w:left w:val="none" w:sz="0" w:space="0" w:color="auto"/>
        <w:bottom w:val="none" w:sz="0" w:space="0" w:color="auto"/>
        <w:right w:val="none" w:sz="0" w:space="0" w:color="auto"/>
      </w:divBdr>
    </w:div>
    <w:div w:id="573013018">
      <w:bodyDiv w:val="1"/>
      <w:marLeft w:val="0"/>
      <w:marRight w:val="0"/>
      <w:marTop w:val="0"/>
      <w:marBottom w:val="0"/>
      <w:divBdr>
        <w:top w:val="none" w:sz="0" w:space="0" w:color="auto"/>
        <w:left w:val="none" w:sz="0" w:space="0" w:color="auto"/>
        <w:bottom w:val="none" w:sz="0" w:space="0" w:color="auto"/>
        <w:right w:val="none" w:sz="0" w:space="0" w:color="auto"/>
      </w:divBdr>
    </w:div>
    <w:div w:id="747652710">
      <w:bodyDiv w:val="1"/>
      <w:marLeft w:val="0"/>
      <w:marRight w:val="0"/>
      <w:marTop w:val="0"/>
      <w:marBottom w:val="0"/>
      <w:divBdr>
        <w:top w:val="none" w:sz="0" w:space="0" w:color="auto"/>
        <w:left w:val="none" w:sz="0" w:space="0" w:color="auto"/>
        <w:bottom w:val="none" w:sz="0" w:space="0" w:color="auto"/>
        <w:right w:val="none" w:sz="0" w:space="0" w:color="auto"/>
      </w:divBdr>
    </w:div>
    <w:div w:id="1022170694">
      <w:bodyDiv w:val="1"/>
      <w:marLeft w:val="0"/>
      <w:marRight w:val="0"/>
      <w:marTop w:val="0"/>
      <w:marBottom w:val="0"/>
      <w:divBdr>
        <w:top w:val="none" w:sz="0" w:space="0" w:color="auto"/>
        <w:left w:val="none" w:sz="0" w:space="0" w:color="auto"/>
        <w:bottom w:val="none" w:sz="0" w:space="0" w:color="auto"/>
        <w:right w:val="none" w:sz="0" w:space="0" w:color="auto"/>
      </w:divBdr>
    </w:div>
    <w:div w:id="1283801442">
      <w:bodyDiv w:val="1"/>
      <w:marLeft w:val="0"/>
      <w:marRight w:val="0"/>
      <w:marTop w:val="0"/>
      <w:marBottom w:val="0"/>
      <w:divBdr>
        <w:top w:val="none" w:sz="0" w:space="0" w:color="auto"/>
        <w:left w:val="none" w:sz="0" w:space="0" w:color="auto"/>
        <w:bottom w:val="none" w:sz="0" w:space="0" w:color="auto"/>
        <w:right w:val="none" w:sz="0" w:space="0" w:color="auto"/>
      </w:divBdr>
    </w:div>
    <w:div w:id="154752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package" Target="embeddings/Microsoft_Excel_Worksheet2.xlsx"/><Relationship Id="rId39" Type="http://schemas.openxmlformats.org/officeDocument/2006/relationships/theme" Target="theme/theme1.xml"/><Relationship Id="rId21" Type="http://schemas.openxmlformats.org/officeDocument/2006/relationships/image" Target="media/image3.emf"/><Relationship Id="rId34"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image" Target="media/image7.emf"/><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2.bin"/><Relationship Id="rId32" Type="http://schemas.openxmlformats.org/officeDocument/2006/relationships/header" Target="header5.xml"/><Relationship Id="rId37" Type="http://schemas.openxmlformats.org/officeDocument/2006/relationships/fontTable" Target="fontTable.xml"/><Relationship Id="rId40" Type="http://schemas.microsoft.com/office/2018/08/relationships/commentsExtensible" Target="commentsExtensi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emf"/><Relationship Id="rId28" Type="http://schemas.openxmlformats.org/officeDocument/2006/relationships/package" Target="embeddings/Microsoft_Word_Document3.docx"/><Relationship Id="rId36" Type="http://schemas.openxmlformats.org/officeDocument/2006/relationships/footer" Target="footer6.xml"/><Relationship Id="rId10" Type="http://schemas.openxmlformats.org/officeDocument/2006/relationships/image" Target="media/image1.png"/><Relationship Id="rId19" Type="http://schemas.openxmlformats.org/officeDocument/2006/relationships/comments" Target="comments.xml"/><Relationship Id="rId31" Type="http://schemas.openxmlformats.org/officeDocument/2006/relationships/header" Target="header4.xml"/><Relationship Id="rId4" Type="http://schemas.openxmlformats.org/officeDocument/2006/relationships/styles" Target="styles.xml"/><Relationship Id="rId9" Type="http://schemas.openxmlformats.org/officeDocument/2006/relationships/hyperlink" Target="https://newgensoft.com/home-us/" TargetMode="External"/><Relationship Id="rId14" Type="http://schemas.openxmlformats.org/officeDocument/2006/relationships/footer" Target="footer2.xml"/><Relationship Id="rId22" Type="http://schemas.openxmlformats.org/officeDocument/2006/relationships/package" Target="embeddings/Microsoft_Excel_Worksheet1.xlsx"/><Relationship Id="rId27" Type="http://schemas.openxmlformats.org/officeDocument/2006/relationships/image" Target="media/image6.emf"/><Relationship Id="rId30" Type="http://schemas.openxmlformats.org/officeDocument/2006/relationships/oleObject" Target="embeddings/oleObject3.bin"/><Relationship Id="rId35" Type="http://schemas.openxmlformats.org/officeDocument/2006/relationships/header" Target="header6.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emf"/><Relationship Id="rId25" Type="http://schemas.openxmlformats.org/officeDocument/2006/relationships/image" Target="media/image5.emf"/><Relationship Id="rId33" Type="http://schemas.openxmlformats.org/officeDocument/2006/relationships/footer" Target="footer4.xml"/><Relationship Id="rId38"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TBClassification>
  <attrValue xml:space="preserve">RAKBANK-Internal</attrValue>
  <customPropName>RAKBANK Classification</customPropName>
  <timestamp>4/8/2022 9:10:40 AM</timestamp>
  <userName>WATANI_RAK\natesh</userName>
  <computerName>RBDT641.rakbank.co.ae</computerName>
  <guid>{7e77c7c6-dac3-4e6a-ad2d-2d7a4e3f97cb}</guid>
  <hdr>
    <align>center</align>
    <r>
      <fontName>verdana</fontName>
      <fontColor>000000</fontColor>
      <fontSize>10</fontSize>
      <b/>
      <text xml:space="preserve">Classification:</text>
    </r>
    <r>
      <fontName>verdana</fontName>
      <fontColor>000000</fontColor>
      <fontSize>10</fontSize>
      <text xml:space="preserve"> </text>
    </r>
    <r>
      <fontName>verdana</fontName>
      <fontColor>FF0000</fontColor>
      <fontSize>10</fontSize>
      <b/>
      <text xml:space="preserve">RAKBANK-Internal</text>
    </r>
  </hdr>
  <ftr>
    <align>center</align>
    <r>
      <fontName>verdana</fontName>
      <fontColor>000000</fontColor>
      <fontSize>10</fontSize>
      <b/>
      <text xml:space="preserve">Classification:</text>
    </r>
    <r>
      <fontName>verdana</fontName>
      <fontColor>000000</fontColor>
      <fontSize>10</fontSize>
      <text xml:space="preserve"> </text>
    </r>
    <r>
      <fontName>verdana</fontName>
      <fontColor>FF0000</fontColor>
      <fontSize>10</fontSize>
      <b/>
      <text xml:space="preserve">RAKBANK-Internal</text>
    </r>
  </ftr>
</GTBClassific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E0FBD-DD67-4045-97B8-E48E53439C83}">
  <ds:schemaRefs/>
</ds:datastoreItem>
</file>

<file path=customXml/itemProps2.xml><?xml version="1.0" encoding="utf-8"?>
<ds:datastoreItem xmlns:ds="http://schemas.openxmlformats.org/officeDocument/2006/customXml" ds:itemID="{CC91EE72-BC71-43C9-B7D3-DE45FFE30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23</Pages>
  <Words>5246</Words>
  <Characters>29906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Taneja</dc:creator>
  <cp:keywords/>
  <dc:description/>
  <cp:lastModifiedBy>Shashank Taneja</cp:lastModifiedBy>
  <cp:revision>5</cp:revision>
  <dcterms:created xsi:type="dcterms:W3CDTF">2022-07-13T15:30:00Z</dcterms:created>
  <dcterms:modified xsi:type="dcterms:W3CDTF">2022-07-13T16:15:00Z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AKBANK Classification">
    <vt:lpwstr>RAKBANK-Internal</vt:lpwstr>
  </property>
  <property fmtid="{D5CDD505-2E9C-101B-9397-08002B2CF9AE}" pid="3" name="ClassifiedBy">
    <vt:lpwstr>WATANI_RAK\natesh</vt:lpwstr>
  </property>
  <property fmtid="{D5CDD505-2E9C-101B-9397-08002B2CF9AE}" pid="4" name="ClassificationHost">
    <vt:lpwstr>RBDT641.rakbank.co.ae</vt:lpwstr>
  </property>
  <property fmtid="{D5CDD505-2E9C-101B-9397-08002B2CF9AE}" pid="5" name="ClassificationDate">
    <vt:lpwstr>4/8/2022 9:10:40 AM</vt:lpwstr>
  </property>
  <property fmtid="{D5CDD505-2E9C-101B-9397-08002B2CF9AE}" pid="6" name="ClassificationGUID">
    <vt:lpwstr>{7e77c7c6-dac3-4e6a-ad2d-2d7a4e3f97cb}</vt:lpwstr>
  </property>
</Properties>
</file>