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038A76DC" w:rsidR="00B2424C" w:rsidRPr="00A923FF" w:rsidRDefault="00BE7AFC" w:rsidP="00B2424C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4386A4B7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Pr="0038482A">
        <w:rPr>
          <w:szCs w:val="20"/>
        </w:rPr>
        <w:t>NOTIFY_APPLICATION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D2307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77777777" w:rsidR="00B2424C" w:rsidRPr="00A923FF" w:rsidRDefault="00875824" w:rsidP="00D2307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19/05/2022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5005A8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6DA23" w14:textId="04147220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4B88" w14:textId="1F6AE50F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D5993" w14:textId="7166D4D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Digital_CC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process related added here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4CF2" w14:textId="42B3995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B302" w14:textId="312C8D5C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29/08/2022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363E6D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4AF087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B4F9" w14:textId="088C1997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3848F" w14:textId="03E6B082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1.2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11C17" w14:textId="639DFB23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R</w:t>
            </w:r>
            <w:r w:rsidRPr="004064D6">
              <w:rPr>
                <w:rFonts w:ascii="Verdana" w:hAnsi="Verdana"/>
                <w:sz w:val="20"/>
                <w:szCs w:val="20"/>
              </w:rPr>
              <w:t>ejectReason</w:t>
            </w:r>
            <w:r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new tag added for 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DigitalAO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Process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F9CC3" w14:textId="6C488D41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DA8BA" w14:textId="559B5D7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9EB0C7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30150" w:rsidRPr="00A923FF" w14:paraId="0EA6564C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D565" w14:textId="1E494A26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32EC7" w14:textId="7CAE518B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64CC7" w14:textId="50A42412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 xml:space="preserve">CustomerDeclaredLifestyleExpenditure,AECBMonthly,StressTestingBuffer,TotalAssessedIncome,TotalDeductions,NetDisposableIncome,AffordabilityAssessmentRatio &amp; </w:t>
            </w:r>
            <w:proofErr w:type="spellStart"/>
            <w:r w:rsidRPr="00530150">
              <w:rPr>
                <w:rFonts w:ascii="Verdana" w:hAnsi="Verdana"/>
                <w:sz w:val="20"/>
                <w:szCs w:val="20"/>
              </w:rPr>
              <w:t>CardType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C48E1" w14:textId="720445CD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4D0BB" w14:textId="2F0F2290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386C7B" w14:textId="77777777" w:rsidR="00530150" w:rsidRPr="00A923FF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A0025" w:rsidRPr="00A923FF" w14:paraId="282F65D8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2C8F0" w14:textId="3D62C6EB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3A275" w14:textId="1175E8BC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1.4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C6BB2" w14:textId="7228E3F4" w:rsidR="001A0025" w:rsidRPr="00530150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Event name added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BFC" w14:textId="77EA8CAE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D30D1" w14:textId="316A5172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06/02/2023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76733B" w14:textId="77777777" w:rsidR="001A0025" w:rsidRPr="00A923FF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D44AB" w:rsidRPr="00A923FF" w14:paraId="6698416F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BB7C4" w14:textId="7A131CD5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5CAE5" w14:textId="4A460B98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1.5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59439" w14:textId="3F6BB1B6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‘</w:t>
            </w:r>
            <w:proofErr w:type="spellStart"/>
            <w:r w:rsidRPr="00ED44AB">
              <w:rPr>
                <w:rFonts w:ascii="Verdana" w:hAnsi="Verdana"/>
                <w:sz w:val="20"/>
                <w:szCs w:val="20"/>
              </w:rPr>
              <w:t>IsVirtualCardActive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’ 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4312A" w14:textId="218D702E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Mahendra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EE5CF" w14:textId="30EEC389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11/04/2023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D530FF7" w14:textId="77777777" w:rsidR="00ED44AB" w:rsidRPr="00A923FF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F14" w:rsidRPr="00A923FF" w14:paraId="7FDCC00B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A9D05" w14:textId="52C067C5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68237" w14:textId="3A59E17C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1.6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E30B3" w14:textId="62B72219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Added new fields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FirstName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MiddleName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LastName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F3020" w14:textId="26A40FB2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Mahendra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60116" w14:textId="6825A825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31/05/2023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3946B14" w14:textId="77777777" w:rsidR="00B44F14" w:rsidRPr="00A923FF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357D2" w:rsidRPr="00A923FF" w14:paraId="1C7F1C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F42A5" w14:textId="53761DAA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C9700" w14:textId="755CEC8E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1.7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9936C" w14:textId="5F19DE15" w:rsidR="004357D2" w:rsidRDefault="00B9008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</w:t>
            </w:r>
            <w:r w:rsidR="004357D2">
              <w:rPr>
                <w:rFonts w:ascii="Verdana" w:hAnsi="Verdana"/>
                <w:sz w:val="20"/>
                <w:szCs w:val="20"/>
              </w:rPr>
              <w:t>e</w:t>
            </w:r>
            <w:r>
              <w:rPr>
                <w:rFonts w:ascii="Verdana" w:hAnsi="Verdana"/>
                <w:sz w:val="20"/>
                <w:szCs w:val="20"/>
              </w:rPr>
              <w:t>l</w:t>
            </w:r>
            <w:r w:rsidR="004357D2">
              <w:rPr>
                <w:rFonts w:ascii="Verdana" w:hAnsi="Verdana"/>
                <w:sz w:val="20"/>
                <w:szCs w:val="20"/>
              </w:rPr>
              <w:t>ds as part of DOC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96774" w14:textId="4D143584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2C973" w14:textId="11EBE5EE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03/07/2023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C770171" w14:textId="77777777" w:rsidR="004357D2" w:rsidRPr="00A923FF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D10D6DB" w14:textId="1E7055F5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0" w:name="_Toc466206726"/>
      <w:r>
        <w:rPr>
          <w:rFonts w:cs="Arial"/>
        </w:rPr>
        <w:t xml:space="preserve">Notify Application </w:t>
      </w:r>
      <w:r w:rsidR="00D114B4">
        <w:rPr>
          <w:rFonts w:cs="Arial"/>
        </w:rPr>
        <w:t>Status (</w:t>
      </w:r>
      <w:r w:rsidRPr="007E71E0">
        <w:rPr>
          <w:rFonts w:cs="Arial"/>
        </w:rPr>
        <w:t>NOTIFY_APPLICATION</w:t>
      </w:r>
      <w:r>
        <w:rPr>
          <w:rFonts w:cstheme="minorHAnsi"/>
          <w:color w:val="0070C0"/>
        </w:rPr>
        <w:t>)</w:t>
      </w:r>
    </w:p>
    <w:p w14:paraId="1A0F61E8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</w:p>
    <w:p w14:paraId="5B2BCCA8" w14:textId="77777777" w:rsidR="00B2424C" w:rsidRDefault="00B2424C" w:rsidP="00B2424C">
      <w:pPr>
        <w:rPr>
          <w:rFonts w:cs="Arial"/>
        </w:rPr>
      </w:pPr>
      <w:r>
        <w:rPr>
          <w:rFonts w:cs="Arial"/>
        </w:rPr>
        <w:t xml:space="preserve">This service is used to notify the Update application/Work item status. 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>
        <w:rPr>
          <w:rFonts w:cs="Arial"/>
        </w:rPr>
        <w:t>DEH</w:t>
      </w:r>
    </w:p>
    <w:p w14:paraId="733D4412" w14:textId="77777777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Pr="007E71E0">
        <w:rPr>
          <w:rFonts w:cs="Arial"/>
        </w:rPr>
        <w:t>NOTIFY_APPLICATION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D2307F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D2307F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77777777" w:rsidR="00B2424C" w:rsidRPr="007E6E0C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Update Work item status to DEH</w:t>
            </w:r>
          </w:p>
          <w:p w14:paraId="3C365AD4" w14:textId="77777777" w:rsidR="00B2424C" w:rsidRPr="00AA76F2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0C473F1A" w14:textId="77777777" w:rsidR="00B2424C" w:rsidRDefault="00B2424C" w:rsidP="00D2307F">
            <w:pPr>
              <w:pStyle w:val="DBSBody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</w:t>
            </w:r>
            <w:r w:rsidRPr="00B16F95">
              <w:rPr>
                <w:rFonts w:ascii="Verdana" w:hAnsi="Verdana"/>
              </w:rPr>
              <w:t xml:space="preserve">o </w:t>
            </w:r>
            <w:r>
              <w:rPr>
                <w:rFonts w:ascii="Verdana" w:hAnsi="Verdana"/>
              </w:rPr>
              <w:t>update application/</w:t>
            </w:r>
            <w:proofErr w:type="spellStart"/>
            <w:r>
              <w:rPr>
                <w:rFonts w:ascii="Verdana" w:hAnsi="Verdana"/>
              </w:rPr>
              <w:t>workitem</w:t>
            </w:r>
            <w:proofErr w:type="spellEnd"/>
            <w:r>
              <w:rPr>
                <w:rFonts w:ascii="Verdana" w:hAnsi="Verdana"/>
              </w:rPr>
              <w:t xml:space="preserve"> status in DEH. </w:t>
            </w:r>
          </w:p>
          <w:p w14:paraId="244C71E2" w14:textId="77777777" w:rsidR="00B2424C" w:rsidRPr="00B47E55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It can also notify DEH to request for additional documents from the customer. (or update prospect data in DEH)</w:t>
            </w: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60E0C0A" w14:textId="3BB9506D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1350"/>
        <w:gridCol w:w="1890"/>
      </w:tblGrid>
      <w:tr w:rsidR="00690464" w:rsidRPr="009F480D" w14:paraId="1CE28BD0" w14:textId="77777777" w:rsidTr="00570CEF">
        <w:trPr>
          <w:cantSplit/>
          <w:trHeight w:val="488"/>
          <w:tblHeader/>
        </w:trPr>
        <w:tc>
          <w:tcPr>
            <w:tcW w:w="2340" w:type="dxa"/>
            <w:shd w:val="clear" w:color="auto" w:fill="B8CCE4" w:themeFill="accent1" w:themeFillTint="66"/>
          </w:tcPr>
          <w:p w14:paraId="23F0B2ED" w14:textId="77777777" w:rsidR="00690464" w:rsidRPr="009F480D" w:rsidRDefault="00690464" w:rsidP="00690464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4050" w:type="dxa"/>
            <w:shd w:val="clear" w:color="auto" w:fill="B8CCE4" w:themeFill="accent1" w:themeFillTint="66"/>
          </w:tcPr>
          <w:p w14:paraId="640CF906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350" w:type="dxa"/>
            <w:shd w:val="clear" w:color="auto" w:fill="B8CCE4" w:themeFill="accent1" w:themeFillTint="66"/>
          </w:tcPr>
          <w:p w14:paraId="60BA4D98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663FA811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331F8AF0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5C21EF34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CE7CFC" w:rsidRPr="009F480D" w:rsidDel="005D518C" w14:paraId="23457866" w14:textId="77777777" w:rsidTr="00D2307F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3A1A6FF2" w14:textId="77777777" w:rsidR="00CE7CFC" w:rsidRDefault="00CE7CFC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NotifyApplicationStatusRequest</w:t>
            </w:r>
            <w:proofErr w:type="spellEnd"/>
          </w:p>
        </w:tc>
      </w:tr>
      <w:tr w:rsidR="00690464" w:rsidRPr="009F480D" w:rsidDel="005D518C" w14:paraId="005FBC2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B28A09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3A7D5E">
              <w:rPr>
                <w:rFonts w:ascii="Verdana" w:hAnsi="Verdana" w:cs="Arial"/>
                <w:sz w:val="20"/>
                <w:szCs w:val="20"/>
              </w:rPr>
              <w:lastRenderedPageBreak/>
              <w:t>BankId</w:t>
            </w:r>
            <w:proofErr w:type="spellEnd"/>
            <w:r w:rsidRPr="003A7D5E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4050" w:type="dxa"/>
          </w:tcPr>
          <w:p w14:paraId="20A5C242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3A7D5E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1350" w:type="dxa"/>
          </w:tcPr>
          <w:p w14:paraId="121A2C0E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E2332B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890" w:type="dxa"/>
          </w:tcPr>
          <w:p w14:paraId="1118D2E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2E8C6F8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3C16AD8" w14:textId="1AC70F40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Process</w:t>
            </w:r>
            <w:r w:rsidR="0082011B" w:rsidRPr="00845CA5">
              <w:rPr>
                <w:rFonts w:ascii="Verdana" w:hAnsi="Verdana" w:cs="Arial"/>
                <w:sz w:val="20"/>
                <w:szCs w:val="20"/>
              </w:rPr>
              <w:t>_</w:t>
            </w:r>
            <w:r w:rsidRPr="00845CA5">
              <w:rPr>
                <w:rFonts w:ascii="Verdana" w:hAnsi="Verdana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050" w:type="dxa"/>
          </w:tcPr>
          <w:p w14:paraId="5E2CE265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ProcessName</w:t>
            </w:r>
            <w:proofErr w:type="spellEnd"/>
            <w:r>
              <w:rPr>
                <w:rFonts w:ascii="Verdana" w:hAnsi="Verdana" w:cs="Arial"/>
                <w:sz w:val="20"/>
                <w:szCs w:val="20"/>
              </w:rPr>
              <w:t xml:space="preserve"> for which status is being updated</w:t>
            </w:r>
          </w:p>
          <w:p w14:paraId="7AF62391" w14:textId="77777777" w:rsidR="00690464" w:rsidRPr="003A7D5E" w:rsidRDefault="00690464" w:rsidP="00690464">
            <w:pPr>
              <w:pStyle w:val="DBSBody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4FBF5A93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7B029EA1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D036A9" w:rsidRPr="009F480D" w:rsidDel="005D518C" w14:paraId="4A40BE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69C28F2" w14:textId="3A54ABA7" w:rsidR="00D036A9" w:rsidRPr="004064D6" w:rsidRDefault="00D036A9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</w:p>
        </w:tc>
        <w:tc>
          <w:tcPr>
            <w:tcW w:w="4050" w:type="dxa"/>
          </w:tcPr>
          <w:p w14:paraId="2FDB75CD" w14:textId="00AE934E" w:rsidR="00D036A9" w:rsidRPr="004064D6" w:rsidRDefault="00845CA5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- (If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Digital_CC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14:paraId="1143018F" w14:textId="09792F86" w:rsidR="00D036A9" w:rsidRPr="004064D6" w:rsidRDefault="00D036A9" w:rsidP="009833FE">
            <w:pPr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String (</w:t>
            </w:r>
            <w:r w:rsidR="009833FE" w:rsidRPr="004064D6">
              <w:rPr>
                <w:rFonts w:ascii="Verdana" w:hAnsi="Verdana"/>
                <w:sz w:val="20"/>
                <w:szCs w:val="20"/>
              </w:rPr>
              <w:t>50</w:t>
            </w:r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529F7462" w14:textId="11B642E3" w:rsidR="00D036A9" w:rsidRPr="004064D6" w:rsidRDefault="00D036A9" w:rsidP="00690464">
            <w:pPr>
              <w:pStyle w:val="Default"/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</w:pPr>
            <w:r w:rsidRPr="004064D6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Conditional Mandatory</w:t>
            </w:r>
          </w:p>
        </w:tc>
      </w:tr>
      <w:tr w:rsidR="00690464" w:rsidRPr="009F480D" w:rsidDel="005D518C" w14:paraId="59F7FF8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C9FCE15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ChannelId</w:t>
            </w:r>
            <w:proofErr w:type="spellEnd"/>
          </w:p>
        </w:tc>
        <w:tc>
          <w:tcPr>
            <w:tcW w:w="4050" w:type="dxa"/>
          </w:tcPr>
          <w:p w14:paraId="79B1EA5F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Channel id of the client that created the SR in CAS system. </w:t>
            </w:r>
          </w:p>
          <w:p w14:paraId="39792A2F" w14:textId="77777777" w:rsidR="00690464" w:rsidRPr="003A7D5E" w:rsidRDefault="00690464" w:rsidP="004B0462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Allowed values : </w:t>
            </w:r>
            <w:r w:rsidR="004B0462">
              <w:rPr>
                <w:rFonts w:ascii="Verdana" w:hAnsi="Verdana" w:cs="Arial"/>
                <w:sz w:val="20"/>
                <w:szCs w:val="20"/>
              </w:rPr>
              <w:t>DEH</w:t>
            </w:r>
          </w:p>
        </w:tc>
        <w:tc>
          <w:tcPr>
            <w:tcW w:w="1350" w:type="dxa"/>
          </w:tcPr>
          <w:p w14:paraId="785427A9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(10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4F826F63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6CC7A79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11F033" w14:textId="77777777" w:rsidR="00690464" w:rsidRPr="00FC50DB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6551AE">
              <w:rPr>
                <w:rFonts w:ascii="Verdana" w:hAnsi="Verdana" w:cs="Arial"/>
                <w:sz w:val="20"/>
                <w:szCs w:val="20"/>
              </w:rPr>
              <w:t>WorkitemNumber</w:t>
            </w:r>
            <w:proofErr w:type="spellEnd"/>
          </w:p>
        </w:tc>
        <w:tc>
          <w:tcPr>
            <w:tcW w:w="4050" w:type="dxa"/>
          </w:tcPr>
          <w:p w14:paraId="3D38A36D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6551AE">
              <w:rPr>
                <w:rFonts w:ascii="Verdana" w:hAnsi="Verdana" w:cs="Arial"/>
                <w:sz w:val="20"/>
                <w:szCs w:val="20"/>
              </w:rPr>
              <w:t xml:space="preserve">This field holds the Request Number created in </w:t>
            </w:r>
            <w:r w:rsidR="00371B6E">
              <w:rPr>
                <w:rFonts w:ascii="Verdana" w:hAnsi="Verdana" w:cs="Arial"/>
                <w:sz w:val="20"/>
                <w:szCs w:val="20"/>
              </w:rPr>
              <w:t>CAS</w:t>
            </w:r>
            <w:r w:rsidRPr="006551AE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system for which status is to be notified</w:t>
            </w:r>
          </w:p>
          <w:p w14:paraId="40E270B4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A0A76A4" w14:textId="22023BB3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</w:t>
            </w:r>
            <w:r w:rsidR="00F83BAC">
              <w:rPr>
                <w:rFonts w:ascii="Verdana" w:hAnsi="Verdana"/>
                <w:sz w:val="20"/>
                <w:szCs w:val="20"/>
              </w:rPr>
              <w:t>3</w:t>
            </w:r>
            <w:r w:rsidR="0090568F" w:rsidRPr="0090568F">
              <w:rPr>
                <w:rFonts w:ascii="Verdana" w:hAnsi="Verdana"/>
                <w:sz w:val="20"/>
                <w:szCs w:val="20"/>
              </w:rPr>
              <w:t>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E7655D6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78C7381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B2B77CD" w14:textId="7961CDF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</w:p>
        </w:tc>
        <w:tc>
          <w:tcPr>
            <w:tcW w:w="4050" w:type="dxa"/>
          </w:tcPr>
          <w:p w14:paraId="4D9FE151" w14:textId="6A16AFC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  <w:r w:rsidRPr="00845CA5">
              <w:rPr>
                <w:rFonts w:ascii="Verdana" w:hAnsi="Verdana" w:cs="Arial"/>
                <w:sz w:val="20"/>
                <w:szCs w:val="20"/>
              </w:rPr>
              <w:t xml:space="preserve">  has to be passed which DEH sent to IBPS</w:t>
            </w:r>
          </w:p>
        </w:tc>
        <w:tc>
          <w:tcPr>
            <w:tcW w:w="1350" w:type="dxa"/>
          </w:tcPr>
          <w:p w14:paraId="0993C55C" w14:textId="219A13E9" w:rsidR="00AD1356" w:rsidRPr="00845CA5" w:rsidRDefault="00AD1356" w:rsidP="00AD1356">
            <w:pPr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String (10)</w:t>
            </w:r>
          </w:p>
        </w:tc>
        <w:tc>
          <w:tcPr>
            <w:tcW w:w="1890" w:type="dxa"/>
          </w:tcPr>
          <w:p w14:paraId="0507013D" w14:textId="2EFA9A67" w:rsidR="00AD1356" w:rsidRPr="00845CA5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3D47DE9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7441B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</w:t>
            </w:r>
            <w:r w:rsidRPr="00A91BB6">
              <w:rPr>
                <w:rFonts w:ascii="Verdana" w:hAnsi="Verdana" w:cs="Arial"/>
              </w:rPr>
              <w:t>vent</w:t>
            </w:r>
          </w:p>
        </w:tc>
        <w:tc>
          <w:tcPr>
            <w:tcW w:w="4050" w:type="dxa"/>
          </w:tcPr>
          <w:p w14:paraId="0108D8E1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Allowed values:</w:t>
            </w:r>
          </w:p>
          <w:p w14:paraId="4B74DE58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5D82AF0F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“STATUS_CHANGE”- Application status change.</w:t>
            </w:r>
          </w:p>
          <w:p w14:paraId="7982B6A0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26A512B6" w14:textId="77777777" w:rsidR="00AD135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“REQUEST_CUSTOMER_QUERY” - Request for any additional details/ queries from the customer</w:t>
            </w:r>
          </w:p>
          <w:p w14:paraId="40A40154" w14:textId="77777777" w:rsidR="004B2BD5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6ED3C4A9" w14:textId="4C59D069" w:rsidR="004B2BD5" w:rsidRDefault="004B2BD5" w:rsidP="00AD1356">
            <w:pPr>
              <w:pStyle w:val="Default"/>
              <w:rPr>
                <w:ins w:id="3" w:author="Pradip Kumar Trivedi" w:date="2023-08-16T10:14:00Z"/>
                <w:rFonts w:ascii="Verdana" w:hAnsi="Verdana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“</w:t>
            </w:r>
            <w:r w:rsidRPr="0021410B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NAME_STATUS_CHANGE</w:t>
            </w:r>
            <w:r w:rsidRPr="0021410B">
              <w:rPr>
                <w:rFonts w:ascii="Verdana" w:hAnsi="Verdana"/>
                <w:sz w:val="20"/>
                <w:szCs w:val="20"/>
              </w:rPr>
              <w:t>”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3A938B2A" w14:textId="77777777" w:rsidR="00187678" w:rsidRDefault="00187678" w:rsidP="00AD1356">
            <w:pPr>
              <w:pStyle w:val="Default"/>
              <w:rPr>
                <w:ins w:id="4" w:author="Pradip Kumar Trivedi" w:date="2023-08-16T10:14:00Z"/>
                <w:rFonts w:ascii="Verdana" w:hAnsi="Verdana"/>
                <w:sz w:val="20"/>
                <w:szCs w:val="20"/>
              </w:rPr>
            </w:pPr>
          </w:p>
          <w:p w14:paraId="494EA825" w14:textId="10C740A7" w:rsidR="00187678" w:rsidRPr="00187678" w:rsidRDefault="00187678" w:rsidP="00AD1356">
            <w:pPr>
              <w:pStyle w:val="Defaul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5" w:author="Pradip Kumar Trivedi" w:date="2023-08-16T10:14:00Z">
              <w:r w:rsidRPr="00187678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“</w:t>
              </w:r>
              <w:proofErr w:type="spellStart"/>
              <w:r w:rsidRPr="00187678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One_pager_signed</w:t>
              </w:r>
              <w:proofErr w:type="spellEnd"/>
              <w:r w:rsidRPr="00187678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”</w:t>
              </w:r>
            </w:ins>
          </w:p>
          <w:p w14:paraId="6B2B7825" w14:textId="77777777" w:rsidR="00AD1356" w:rsidRPr="004064D6" w:rsidRDefault="00AD1356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</w:p>
          <w:p w14:paraId="25CB89E4" w14:textId="5B56530F" w:rsidR="007942AA" w:rsidRPr="004064D6" w:rsidRDefault="007942AA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  <w:r w:rsidRPr="004064D6">
              <w:rPr>
                <w:rFonts w:ascii="Verdana" w:eastAsiaTheme="minorHAnsi" w:hAnsi="Verdana" w:cs="Arial"/>
                <w:color w:val="000000"/>
              </w:rPr>
              <w:t xml:space="preserve">- (If </w:t>
            </w:r>
            <w:proofErr w:type="spellStart"/>
            <w:r w:rsidRPr="004064D6">
              <w:rPr>
                <w:rFonts w:ascii="Verdana" w:eastAsiaTheme="minorHAnsi" w:hAnsi="Verdana" w:cs="Arial"/>
                <w:color w:val="000000"/>
              </w:rPr>
              <w:t>Process_Name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 xml:space="preserve"> </w:t>
            </w:r>
            <w:proofErr w:type="spellStart"/>
            <w:r w:rsidR="00F245EC" w:rsidRPr="004064D6">
              <w:rPr>
                <w:rFonts w:ascii="Verdana" w:eastAsiaTheme="minorHAnsi" w:hAnsi="Verdana" w:cs="Arial"/>
                <w:color w:val="000000"/>
              </w:rPr>
              <w:t>DigitalAO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>)</w:t>
            </w:r>
          </w:p>
        </w:tc>
        <w:tc>
          <w:tcPr>
            <w:tcW w:w="1350" w:type="dxa"/>
          </w:tcPr>
          <w:p w14:paraId="0C75A508" w14:textId="77777777" w:rsidR="00AD1356" w:rsidRPr="004064D6" w:rsidRDefault="00AD1356" w:rsidP="00AD1356">
            <w:pPr>
              <w:rPr>
                <w:rFonts w:ascii="Verdana" w:eastAsiaTheme="minorHAnsi" w:hAnsi="Verdana" w:cs="Arial"/>
                <w:color w:val="000000"/>
                <w:sz w:val="20"/>
                <w:szCs w:val="20"/>
              </w:rPr>
            </w:pPr>
            <w:r w:rsidRPr="004064D6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String (100)</w:t>
            </w:r>
          </w:p>
        </w:tc>
        <w:tc>
          <w:tcPr>
            <w:tcW w:w="1890" w:type="dxa"/>
          </w:tcPr>
          <w:p w14:paraId="1848D609" w14:textId="4681F5DB" w:rsidR="00AD1356" w:rsidRPr="004064D6" w:rsidRDefault="007942AA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0642E0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9339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W</w:t>
            </w:r>
            <w:r w:rsidRPr="0090568F">
              <w:rPr>
                <w:rFonts w:ascii="Verdana" w:hAnsi="Verdana" w:cs="Arial"/>
              </w:rPr>
              <w:t>orkItemStatus</w:t>
            </w:r>
            <w:proofErr w:type="spellEnd"/>
          </w:p>
        </w:tc>
        <w:tc>
          <w:tcPr>
            <w:tcW w:w="4050" w:type="dxa"/>
          </w:tcPr>
          <w:p w14:paraId="1A465CDE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hAnsi="Verdana" w:cs="Arial"/>
              </w:rPr>
              <w:t>application or prospect status</w:t>
            </w:r>
          </w:p>
        </w:tc>
        <w:tc>
          <w:tcPr>
            <w:tcW w:w="1350" w:type="dxa"/>
          </w:tcPr>
          <w:p w14:paraId="18656F11" w14:textId="36B2BE11" w:rsidR="00AD1356" w:rsidRPr="003A7D5E" w:rsidRDefault="004064D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(30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6629E6B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064D6" w:rsidRPr="009F480D" w:rsidDel="005D518C" w14:paraId="3957484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1E244CA" w14:textId="6BB2DB90" w:rsidR="004064D6" w:rsidRPr="00530150" w:rsidRDefault="006F23CB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530150">
              <w:rPr>
                <w:rFonts w:ascii="Verdana" w:hAnsi="Verdana" w:cs="Arial"/>
              </w:rPr>
              <w:t>RejectReason</w:t>
            </w:r>
            <w:proofErr w:type="spellEnd"/>
          </w:p>
        </w:tc>
        <w:tc>
          <w:tcPr>
            <w:tcW w:w="4050" w:type="dxa"/>
          </w:tcPr>
          <w:p w14:paraId="28927B80" w14:textId="479E03AC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>Reject reason has to be pass here</w:t>
            </w:r>
          </w:p>
          <w:p w14:paraId="1698A476" w14:textId="77777777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</w:p>
          <w:p w14:paraId="0075D0AE" w14:textId="78E9F6DD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 xml:space="preserve">- (If </w:t>
            </w:r>
            <w:proofErr w:type="spellStart"/>
            <w:r w:rsidRPr="00530150">
              <w:rPr>
                <w:rFonts w:ascii="Verdana" w:hAnsi="Verdana" w:cs="Arial"/>
              </w:rPr>
              <w:t>Process_Name</w:t>
            </w:r>
            <w:proofErr w:type="spellEnd"/>
            <w:r w:rsidRPr="00530150">
              <w:rPr>
                <w:rFonts w:ascii="Verdana" w:hAnsi="Verdana" w:cs="Arial"/>
              </w:rPr>
              <w:t xml:space="preserve"> </w:t>
            </w:r>
            <w:proofErr w:type="spellStart"/>
            <w:r w:rsidRPr="00530150">
              <w:rPr>
                <w:rFonts w:ascii="Verdana" w:hAnsi="Verdana" w:cs="Arial"/>
              </w:rPr>
              <w:t>DigitalAO</w:t>
            </w:r>
            <w:proofErr w:type="spellEnd"/>
            <w:r w:rsidRPr="00530150">
              <w:rPr>
                <w:rFonts w:ascii="Verdana" w:hAnsi="Verdana" w:cs="Arial"/>
              </w:rPr>
              <w:t>)</w:t>
            </w:r>
          </w:p>
        </w:tc>
        <w:tc>
          <w:tcPr>
            <w:tcW w:w="1350" w:type="dxa"/>
          </w:tcPr>
          <w:p w14:paraId="42D347C7" w14:textId="1FB180EC" w:rsidR="004064D6" w:rsidRPr="00530150" w:rsidRDefault="004064D6" w:rsidP="00AD1356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String (20)</w:t>
            </w:r>
          </w:p>
        </w:tc>
        <w:tc>
          <w:tcPr>
            <w:tcW w:w="1890" w:type="dxa"/>
          </w:tcPr>
          <w:p w14:paraId="533FFA82" w14:textId="77777777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Conditional</w:t>
            </w:r>
          </w:p>
          <w:p w14:paraId="3E756959" w14:textId="587A21E5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9B11B3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46EDD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</w:p>
        </w:tc>
        <w:tc>
          <w:tcPr>
            <w:tcW w:w="4050" w:type="dxa"/>
          </w:tcPr>
          <w:p w14:paraId="321EC0B3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60D34F0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258C45CB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5E4CB3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005067D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6EAD1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lastRenderedPageBreak/>
              <w:t>A</w:t>
            </w:r>
            <w:r w:rsidRPr="001E4F51">
              <w:rPr>
                <w:rFonts w:ascii="Verdana" w:hAnsi="Verdana" w:cs="Arial"/>
              </w:rPr>
              <w:t>ddnalDocsReqd</w:t>
            </w:r>
            <w:proofErr w:type="spellEnd"/>
          </w:p>
        </w:tc>
        <w:tc>
          <w:tcPr>
            <w:tcW w:w="4050" w:type="dxa"/>
          </w:tcPr>
          <w:p w14:paraId="12F2C1C5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06004C75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5481C639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9E4882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187678" w:rsidRPr="009F480D" w:rsidDel="005D518C" w14:paraId="014B2227" w14:textId="77777777" w:rsidTr="00570CEF">
        <w:tblPrEx>
          <w:tblLook w:val="04A0" w:firstRow="1" w:lastRow="0" w:firstColumn="1" w:lastColumn="0" w:noHBand="0" w:noVBand="1"/>
        </w:tblPrEx>
        <w:trPr>
          <w:ins w:id="6" w:author="Pradip Kumar Trivedi" w:date="2023-08-16T10:15:00Z"/>
        </w:trPr>
        <w:tc>
          <w:tcPr>
            <w:tcW w:w="2340" w:type="dxa"/>
          </w:tcPr>
          <w:p w14:paraId="6AA98AF3" w14:textId="3FEC544B" w:rsidR="00187678" w:rsidRDefault="00187678" w:rsidP="00AD1356">
            <w:pPr>
              <w:pStyle w:val="tabletext"/>
              <w:rPr>
                <w:ins w:id="7" w:author="Pradip Kumar Trivedi" w:date="2023-08-16T10:15:00Z"/>
                <w:rFonts w:ascii="Verdana" w:hAnsi="Verdana" w:cs="Arial"/>
              </w:rPr>
            </w:pPr>
            <w:proofErr w:type="spellStart"/>
            <w:ins w:id="8" w:author="Pradip Kumar Trivedi" w:date="2023-08-16T10:15:00Z">
              <w:r>
                <w:rPr>
                  <w:b/>
                  <w:bCs/>
                  <w:color w:val="1F497D"/>
                  <w:highlight w:val="yellow"/>
                </w:rPr>
                <w:t>SignedOnePgDocName</w:t>
              </w:r>
              <w:proofErr w:type="spellEnd"/>
            </w:ins>
          </w:p>
        </w:tc>
        <w:tc>
          <w:tcPr>
            <w:tcW w:w="4050" w:type="dxa"/>
          </w:tcPr>
          <w:p w14:paraId="05447ACD" w14:textId="70B3CC22" w:rsidR="00187678" w:rsidRPr="0019593A" w:rsidRDefault="00187678" w:rsidP="00187678">
            <w:pPr>
              <w:rPr>
                <w:ins w:id="9" w:author="Pradip Kumar Trivedi" w:date="2023-08-16T10:15:00Z"/>
                <w:rFonts w:ascii="Calibri" w:eastAsiaTheme="minorHAnsi" w:hAnsi="Calibri"/>
                <w:color w:val="1F497D"/>
                <w:highlight w:val="yellow"/>
              </w:rPr>
            </w:pPr>
            <w:ins w:id="10" w:author="Pradip Kumar Trivedi" w:date="2023-08-16T10:16:00Z">
              <w:r w:rsidRPr="0019593A">
                <w:rPr>
                  <w:color w:val="1F497D"/>
                  <w:highlight w:val="yellow"/>
                </w:rPr>
                <w:t xml:space="preserve">mandatory for Event - </w:t>
              </w:r>
              <w:proofErr w:type="spellStart"/>
              <w:r w:rsidRPr="0019593A">
                <w:rPr>
                  <w:b/>
                  <w:bCs/>
                  <w:color w:val="1F497D"/>
                  <w:highlight w:val="yellow"/>
                </w:rPr>
                <w:t>One_pager_signed</w:t>
              </w:r>
            </w:ins>
            <w:proofErr w:type="spellEnd"/>
          </w:p>
        </w:tc>
        <w:tc>
          <w:tcPr>
            <w:tcW w:w="1350" w:type="dxa"/>
          </w:tcPr>
          <w:p w14:paraId="2F27BAE1" w14:textId="24A579F5" w:rsidR="00187678" w:rsidRPr="0019593A" w:rsidRDefault="00187678" w:rsidP="00AD1356">
            <w:pPr>
              <w:rPr>
                <w:ins w:id="11" w:author="Pradip Kumar Trivedi" w:date="2023-08-16T10:15:00Z"/>
                <w:rFonts w:ascii="Verdana" w:hAnsi="Verdana"/>
                <w:sz w:val="20"/>
                <w:szCs w:val="20"/>
                <w:highlight w:val="yellow"/>
              </w:rPr>
            </w:pPr>
            <w:ins w:id="12" w:author="Pradip Kumar Trivedi" w:date="2023-08-16T10:16:00Z">
              <w:r w:rsidRPr="0019593A">
                <w:rPr>
                  <w:color w:val="1F497D"/>
                  <w:highlight w:val="yellow"/>
                </w:rPr>
                <w:t>String</w:t>
              </w:r>
              <w:r w:rsidRPr="0019593A">
                <w:rPr>
                  <w:color w:val="1F497D"/>
                  <w:highlight w:val="yellow"/>
                </w:rPr>
                <w:t>(100)</w:t>
              </w:r>
            </w:ins>
            <w:bookmarkStart w:id="13" w:name="_GoBack"/>
            <w:bookmarkEnd w:id="13"/>
          </w:p>
        </w:tc>
        <w:tc>
          <w:tcPr>
            <w:tcW w:w="1890" w:type="dxa"/>
          </w:tcPr>
          <w:p w14:paraId="22390A41" w14:textId="3E98EF91" w:rsidR="00187678" w:rsidRPr="0019593A" w:rsidRDefault="00187678" w:rsidP="00AD1356">
            <w:pPr>
              <w:pStyle w:val="Default"/>
              <w:rPr>
                <w:ins w:id="14" w:author="Pradip Kumar Trivedi" w:date="2023-08-16T10:15:00Z"/>
                <w:rFonts w:ascii="Verdana" w:hAnsi="Verdana"/>
                <w:sz w:val="20"/>
                <w:szCs w:val="20"/>
                <w:highlight w:val="yellow"/>
              </w:rPr>
            </w:pPr>
            <w:ins w:id="15" w:author="Pradip Kumar Trivedi" w:date="2023-08-16T10:16:00Z">
              <w:r w:rsidRPr="0019593A">
                <w:rPr>
                  <w:color w:val="1F497D"/>
                  <w:highlight w:val="yellow"/>
                </w:rPr>
                <w:t>conditional mandatory</w:t>
              </w:r>
            </w:ins>
          </w:p>
        </w:tc>
      </w:tr>
      <w:tr w:rsidR="00AD1356" w:rsidRPr="009F480D" w:rsidDel="005D518C" w14:paraId="4209AE3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AD4B73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3E343D2A" w14:textId="361C4F6E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751B59E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35561252" w14:textId="77777777" w:rsidR="00AD1356" w:rsidRPr="0040794F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43740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86DCA21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741AC3">
              <w:rPr>
                <w:rFonts w:ascii="Verdana" w:hAnsi="Verdana" w:cs="Arial"/>
              </w:rPr>
              <w:t>Remarks</w:t>
            </w:r>
          </w:p>
        </w:tc>
        <w:tc>
          <w:tcPr>
            <w:tcW w:w="4050" w:type="dxa"/>
          </w:tcPr>
          <w:p w14:paraId="76F00C6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Remarks of Application status</w:t>
            </w:r>
          </w:p>
        </w:tc>
        <w:tc>
          <w:tcPr>
            <w:tcW w:w="1350" w:type="dxa"/>
          </w:tcPr>
          <w:p w14:paraId="7218E95D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String (255</w:t>
            </w:r>
            <w:r w:rsidRPr="00E2332B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40BD9117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53045FD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525AE13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2193EBE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42CD4D44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919EF7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43BC276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DD1950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6220EEF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247CA94A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D7745C3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EFF962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41556B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3</w:t>
            </w:r>
          </w:p>
        </w:tc>
        <w:tc>
          <w:tcPr>
            <w:tcW w:w="4050" w:type="dxa"/>
          </w:tcPr>
          <w:p w14:paraId="7976B505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5A0B8823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0772825B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A2CF9D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E303FBE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4</w:t>
            </w:r>
          </w:p>
        </w:tc>
        <w:tc>
          <w:tcPr>
            <w:tcW w:w="4050" w:type="dxa"/>
          </w:tcPr>
          <w:p w14:paraId="5C0A333D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0E5C957D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DF8639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160AB17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A78C135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5</w:t>
            </w:r>
          </w:p>
        </w:tc>
        <w:tc>
          <w:tcPr>
            <w:tcW w:w="4050" w:type="dxa"/>
          </w:tcPr>
          <w:p w14:paraId="6598F8E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3890956C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DC1273B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0AA0E3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347E4F3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6826FE44" w14:textId="39810B3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 xml:space="preserve"> 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3AF5553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D1EE26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AD1356" w:rsidRPr="009F480D" w:rsidDel="005D518C" w14:paraId="1E8EC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F0D2F6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6FDA05ED" w14:textId="30E7D459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r>
              <w:rPr>
                <w:rFonts w:asciiTheme="minorHAnsi" w:hAnsiTheme="minorHAnsi" w:cstheme="minorHAnsi"/>
                <w:szCs w:val="24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1A2237C8" w14:textId="7777777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2DC2AFAD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  <w:r>
              <w:rPr>
                <w:rFonts w:ascii="Verdana" w:hAnsi="Verdana" w:cs="Arial"/>
              </w:rPr>
              <w:t xml:space="preserve">‘ </w:t>
            </w:r>
            <w:r w:rsidRPr="001C3CA0">
              <w:rPr>
                <w:rFonts w:ascii="Verdana" w:hAnsi="Verdana" w:cs="Arial"/>
              </w:rPr>
              <w:t xml:space="preserve">is </w:t>
            </w:r>
            <w:r w:rsidRPr="007C051F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, then only this grid has to be send</w:t>
            </w:r>
          </w:p>
        </w:tc>
        <w:tc>
          <w:tcPr>
            <w:tcW w:w="1350" w:type="dxa"/>
          </w:tcPr>
          <w:p w14:paraId="20DA4648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C7081A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1EC948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65D57AB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PEP</w:t>
            </w:r>
            <w:r w:rsidRPr="001C3CA0">
              <w:rPr>
                <w:rFonts w:ascii="Verdana" w:hAnsi="Verdana" w:cs="Arial"/>
              </w:rPr>
              <w:t>Status</w:t>
            </w:r>
            <w:proofErr w:type="spellEnd"/>
          </w:p>
        </w:tc>
        <w:tc>
          <w:tcPr>
            <w:tcW w:w="4050" w:type="dxa"/>
          </w:tcPr>
          <w:p w14:paraId="25F9328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PEP Status detail</w:t>
            </w:r>
          </w:p>
        </w:tc>
        <w:tc>
          <w:tcPr>
            <w:tcW w:w="1350" w:type="dxa"/>
          </w:tcPr>
          <w:p w14:paraId="64155FF4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230F02D6" w14:textId="77777777" w:rsidR="00AD1356" w:rsidRDefault="00AD1356" w:rsidP="00AD1356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243D1548" w14:textId="77777777" w:rsidTr="00570CEF">
        <w:tblPrEx>
          <w:tblLook w:val="04A0" w:firstRow="1" w:lastRow="0" w:firstColumn="1" w:lastColumn="0" w:noHBand="0" w:noVBand="1"/>
        </w:tblPrEx>
        <w:trPr>
          <w:trHeight w:val="377"/>
        </w:trPr>
        <w:tc>
          <w:tcPr>
            <w:tcW w:w="2340" w:type="dxa"/>
          </w:tcPr>
          <w:p w14:paraId="3C09B44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R</w:t>
            </w:r>
            <w:r w:rsidRPr="001C3CA0">
              <w:rPr>
                <w:rFonts w:ascii="Verdana" w:hAnsi="Verdana" w:cs="Arial"/>
              </w:rPr>
              <w:t>iskScore</w:t>
            </w:r>
            <w:proofErr w:type="spellEnd"/>
          </w:p>
        </w:tc>
        <w:tc>
          <w:tcPr>
            <w:tcW w:w="4050" w:type="dxa"/>
          </w:tcPr>
          <w:p w14:paraId="5B564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Risk score details</w:t>
            </w:r>
          </w:p>
        </w:tc>
        <w:tc>
          <w:tcPr>
            <w:tcW w:w="1350" w:type="dxa"/>
          </w:tcPr>
          <w:p w14:paraId="1700714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0706A037" w14:textId="77777777" w:rsidR="00AD1356" w:rsidRDefault="00AD1356" w:rsidP="00AD1356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19C5E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62094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KYC</w:t>
            </w:r>
            <w:r w:rsidRPr="001C3CA0">
              <w:rPr>
                <w:rFonts w:ascii="Verdana" w:hAnsi="Verdana" w:cs="Arial"/>
              </w:rPr>
              <w:t>ReviewDate</w:t>
            </w:r>
            <w:proofErr w:type="spellEnd"/>
          </w:p>
        </w:tc>
        <w:tc>
          <w:tcPr>
            <w:tcW w:w="4050" w:type="dxa"/>
          </w:tcPr>
          <w:p w14:paraId="26FCBB2A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1C3CA0">
              <w:rPr>
                <w:rFonts w:ascii="Verdana" w:hAnsi="Verdana" w:cs="Arial"/>
              </w:rPr>
              <w:t>K</w:t>
            </w:r>
            <w:r>
              <w:rPr>
                <w:rFonts w:ascii="Verdana" w:hAnsi="Verdana" w:cs="Arial"/>
              </w:rPr>
              <w:t xml:space="preserve">YC  </w:t>
            </w:r>
            <w:r w:rsidRPr="001C3CA0">
              <w:rPr>
                <w:rFonts w:ascii="Verdana" w:hAnsi="Verdana" w:cs="Arial"/>
              </w:rPr>
              <w:t>Review</w:t>
            </w:r>
            <w:r>
              <w:rPr>
                <w:rFonts w:ascii="Verdana" w:hAnsi="Verdana" w:cs="Arial"/>
              </w:rPr>
              <w:t xml:space="preserve"> </w:t>
            </w:r>
            <w:r w:rsidRPr="001C3CA0">
              <w:rPr>
                <w:rFonts w:ascii="Verdana" w:hAnsi="Verdana" w:cs="Arial"/>
              </w:rPr>
              <w:t>Date</w:t>
            </w:r>
            <w:r w:rsidRPr="0015081C">
              <w:rPr>
                <w:rFonts w:ascii="Verdana" w:hAnsi="Verdana" w:cs="Arial"/>
              </w:rPr>
              <w:t xml:space="preserve"> - Date format : </w:t>
            </w:r>
            <w:proofErr w:type="spellStart"/>
            <w:r w:rsidRPr="0015081C">
              <w:rPr>
                <w:rFonts w:ascii="Verdana" w:hAnsi="Verdana" w:cs="Arial"/>
              </w:rPr>
              <w:t>dd</w:t>
            </w:r>
            <w:proofErr w:type="spellEnd"/>
            <w:r w:rsidRPr="0015081C">
              <w:rPr>
                <w:rFonts w:ascii="Verdana" w:hAnsi="Verdana" w:cs="Arial"/>
              </w:rPr>
              <w:t>-mm-</w:t>
            </w:r>
            <w:proofErr w:type="spellStart"/>
            <w:r w:rsidRPr="0015081C">
              <w:rPr>
                <w:rFonts w:ascii="Verdana" w:hAnsi="Verdana" w:cs="Arial"/>
              </w:rPr>
              <w:t>yyyy</w:t>
            </w:r>
            <w:proofErr w:type="spellEnd"/>
          </w:p>
        </w:tc>
        <w:tc>
          <w:tcPr>
            <w:tcW w:w="1350" w:type="dxa"/>
          </w:tcPr>
          <w:p w14:paraId="48A4F53A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String </w:t>
            </w:r>
          </w:p>
        </w:tc>
        <w:tc>
          <w:tcPr>
            <w:tcW w:w="1890" w:type="dxa"/>
          </w:tcPr>
          <w:p w14:paraId="7B608A08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B2BD5" w:rsidRPr="009F480D" w:rsidDel="005D518C" w14:paraId="18C7D6D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E03BC9" w14:textId="2E16B459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UpdatedFirstName</w:t>
            </w:r>
            <w:proofErr w:type="spellEnd"/>
          </w:p>
        </w:tc>
        <w:tc>
          <w:tcPr>
            <w:tcW w:w="4050" w:type="dxa"/>
          </w:tcPr>
          <w:p w14:paraId="0A626F35" w14:textId="3C1861BB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First name of the applicant, this field will be mandatory if event is “NAME_STATUS_CHANGE”</w:t>
            </w:r>
          </w:p>
        </w:tc>
        <w:tc>
          <w:tcPr>
            <w:tcW w:w="1350" w:type="dxa"/>
          </w:tcPr>
          <w:p w14:paraId="7D50E7EB" w14:textId="2DCD0389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23DE0DE5" w14:textId="3518BB22" w:rsidR="004B2BD5" w:rsidRPr="0021410B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4B2BD5" w:rsidRPr="009F480D" w:rsidDel="005D518C" w14:paraId="3E70722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D46E17" w14:textId="027A3532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UpdatedMiddleName</w:t>
            </w:r>
            <w:proofErr w:type="spellEnd"/>
          </w:p>
        </w:tc>
        <w:tc>
          <w:tcPr>
            <w:tcW w:w="4050" w:type="dxa"/>
          </w:tcPr>
          <w:p w14:paraId="729048C9" w14:textId="14E20C01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Middlename</w:t>
            </w:r>
            <w:proofErr w:type="spellEnd"/>
            <w:r w:rsidRPr="0021410B">
              <w:rPr>
                <w:rFonts w:ascii="Verdana" w:hAnsi="Verdana" w:cs="Arial"/>
              </w:rPr>
              <w:t xml:space="preserve"> of the </w:t>
            </w:r>
            <w:proofErr w:type="spellStart"/>
            <w:r w:rsidRPr="0021410B">
              <w:rPr>
                <w:rFonts w:ascii="Verdana" w:hAnsi="Verdana" w:cs="Arial"/>
              </w:rPr>
              <w:t>applicant,this</w:t>
            </w:r>
            <w:proofErr w:type="spellEnd"/>
            <w:r w:rsidRPr="0021410B">
              <w:rPr>
                <w:rFonts w:ascii="Verdana" w:hAnsi="Verdana" w:cs="Arial"/>
              </w:rPr>
              <w:t xml:space="preserve"> field will be mandatory if event is “NAME_STATUS_CHANGE”</w:t>
            </w:r>
          </w:p>
        </w:tc>
        <w:tc>
          <w:tcPr>
            <w:tcW w:w="1350" w:type="dxa"/>
          </w:tcPr>
          <w:p w14:paraId="24453E88" w14:textId="618E4A70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0F7CB675" w14:textId="0AAE0616" w:rsidR="004B2BD5" w:rsidRPr="0021410B" w:rsidRDefault="00421AC8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B2BD5" w:rsidRPr="009F480D" w:rsidDel="005D518C" w14:paraId="34C0FC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C2766A5" w14:textId="234F26F5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UpdatedLastName</w:t>
            </w:r>
            <w:proofErr w:type="spellEnd"/>
          </w:p>
        </w:tc>
        <w:tc>
          <w:tcPr>
            <w:tcW w:w="4050" w:type="dxa"/>
          </w:tcPr>
          <w:p w14:paraId="3E99BEB4" w14:textId="16A12589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Last name of the applicant, this field will be mandatory if event is “NAME_STATUS_CHANGE”</w:t>
            </w:r>
          </w:p>
        </w:tc>
        <w:tc>
          <w:tcPr>
            <w:tcW w:w="1350" w:type="dxa"/>
          </w:tcPr>
          <w:p w14:paraId="2B35D57C" w14:textId="4ACBFB7C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4B4BC492" w14:textId="0D3F32BC" w:rsidR="004B2BD5" w:rsidRPr="0021410B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4B2BD5" w:rsidRPr="009F480D" w:rsidDel="005D518C" w14:paraId="70F1795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01F0E0" w14:textId="243E7757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UpdatedFullName</w:t>
            </w:r>
            <w:proofErr w:type="spellEnd"/>
          </w:p>
        </w:tc>
        <w:tc>
          <w:tcPr>
            <w:tcW w:w="4050" w:type="dxa"/>
          </w:tcPr>
          <w:p w14:paraId="3A82B1FE" w14:textId="3D0C7B32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Full name of the applicant, this field will be mandatory if event is “NAME_STATUS_CHANGE”</w:t>
            </w:r>
          </w:p>
        </w:tc>
        <w:tc>
          <w:tcPr>
            <w:tcW w:w="1350" w:type="dxa"/>
          </w:tcPr>
          <w:p w14:paraId="42F33756" w14:textId="02FC07DA" w:rsidR="004B2BD5" w:rsidRPr="0021410B" w:rsidRDefault="005513A0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(79</w:t>
            </w:r>
            <w:r w:rsidR="004B2BD5" w:rsidRPr="0021410B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14:paraId="079EC4D3" w14:textId="4C89FF6F" w:rsidR="004B2BD5" w:rsidRPr="0021410B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7D66EE58" w14:textId="77777777" w:rsidTr="00570CEF">
        <w:tblPrEx>
          <w:tblLook w:val="04A0" w:firstRow="1" w:lastRow="0" w:firstColumn="1" w:lastColumn="0" w:noHBand="0" w:noVBand="1"/>
        </w:tblPrEx>
        <w:trPr>
          <w:trHeight w:val="755"/>
        </w:trPr>
        <w:tc>
          <w:tcPr>
            <w:tcW w:w="2340" w:type="dxa"/>
          </w:tcPr>
          <w:p w14:paraId="26E414A0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lastRenderedPageBreak/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16F809F5" w14:textId="3F1E299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44A2A896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2F2A5F41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7951583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AD1356" w:rsidRPr="009F480D" w:rsidDel="005D518C" w14:paraId="49FC9B5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0D2A92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5CB0B28F" w14:textId="16B57942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01BEECFF" w14:textId="7777777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1496AC5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 w:rsidRPr="007C051F">
              <w:rPr>
                <w:rFonts w:ascii="Verdana" w:hAnsi="Verdana" w:cs="Arial"/>
                <w:b/>
              </w:rPr>
              <w:t>addnalDocsReqd</w:t>
            </w:r>
            <w:proofErr w:type="spellEnd"/>
            <w:r>
              <w:rPr>
                <w:rFonts w:ascii="Verdana" w:hAnsi="Verdana" w:cs="Arial"/>
              </w:rPr>
              <w:t xml:space="preserve"> ‘ </w:t>
            </w:r>
            <w:r w:rsidRPr="001C3CA0">
              <w:rPr>
                <w:rFonts w:ascii="Verdana" w:hAnsi="Verdana" w:cs="Arial"/>
              </w:rPr>
              <w:t>is tru</w:t>
            </w:r>
            <w:r>
              <w:rPr>
                <w:rFonts w:ascii="Verdana" w:hAnsi="Verdana" w:cs="Arial"/>
              </w:rPr>
              <w:t>e, then only this grid has to be send</w:t>
            </w:r>
          </w:p>
        </w:tc>
        <w:tc>
          <w:tcPr>
            <w:tcW w:w="1350" w:type="dxa"/>
          </w:tcPr>
          <w:p w14:paraId="735E0D79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A37CE91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6B9B935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E1476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ocumentName</w:t>
            </w:r>
            <w:proofErr w:type="spellEnd"/>
          </w:p>
        </w:tc>
        <w:tc>
          <w:tcPr>
            <w:tcW w:w="4050" w:type="dxa"/>
          </w:tcPr>
          <w:p w14:paraId="2F7C331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Name</w:t>
            </w:r>
          </w:p>
        </w:tc>
        <w:tc>
          <w:tcPr>
            <w:tcW w:w="1350" w:type="dxa"/>
          </w:tcPr>
          <w:p w14:paraId="4AC11E6C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8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6DB8F4FE" w14:textId="77777777" w:rsidR="00AD1356" w:rsidRDefault="00AD1356" w:rsidP="00AD1356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035544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70F73B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ocumentStatus</w:t>
            </w:r>
            <w:proofErr w:type="spellEnd"/>
          </w:p>
        </w:tc>
        <w:tc>
          <w:tcPr>
            <w:tcW w:w="4050" w:type="dxa"/>
          </w:tcPr>
          <w:p w14:paraId="6AC95EE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Status</w:t>
            </w:r>
          </w:p>
        </w:tc>
        <w:tc>
          <w:tcPr>
            <w:tcW w:w="1350" w:type="dxa"/>
          </w:tcPr>
          <w:p w14:paraId="4A4BE21F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5C2E9D4C" w14:textId="77777777" w:rsidR="00AD1356" w:rsidRDefault="00AD1356" w:rsidP="00AD1356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64888AC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401E2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ocumentRemarks</w:t>
            </w:r>
            <w:proofErr w:type="spellEnd"/>
          </w:p>
        </w:tc>
        <w:tc>
          <w:tcPr>
            <w:tcW w:w="4050" w:type="dxa"/>
          </w:tcPr>
          <w:p w14:paraId="2BD21477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Remarks</w:t>
            </w:r>
          </w:p>
        </w:tc>
        <w:tc>
          <w:tcPr>
            <w:tcW w:w="1350" w:type="dxa"/>
          </w:tcPr>
          <w:p w14:paraId="3567F6A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255</w:t>
            </w:r>
            <w:r w:rsidRPr="00B643ED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706EC500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540AEFB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54014C2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66693FF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6EC82A11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02BCA0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26C3A0E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9AEBB0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4C509F3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4BF910D8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2D07FEB8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5306F4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A0173E6" w14:textId="7A32C5A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64C80330" w14:textId="4A05D419" w:rsidR="00AD1356" w:rsidRPr="00F83BAC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End 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1350" w:type="dxa"/>
          </w:tcPr>
          <w:p w14:paraId="682F30F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576361D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D442ED" w:rsidRPr="009F480D" w:rsidDel="005D518C" w14:paraId="52E577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3578" w14:textId="5C98A727" w:rsidR="00D442ED" w:rsidRPr="004064D6" w:rsidRDefault="00D442ED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DocRequired</w:t>
            </w:r>
            <w:proofErr w:type="spellEnd"/>
          </w:p>
        </w:tc>
        <w:tc>
          <w:tcPr>
            <w:tcW w:w="4050" w:type="dxa"/>
          </w:tcPr>
          <w:p w14:paraId="63C7354D" w14:textId="71FE9250" w:rsidR="00D442ED" w:rsidRPr="004064D6" w:rsidRDefault="00D442ED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>)</w:t>
            </w:r>
            <w:r w:rsidR="001D3090" w:rsidRPr="004064D6">
              <w:rPr>
                <w:rFonts w:ascii="Verdana" w:hAnsi="Verdana" w:cs="Arial"/>
              </w:rPr>
              <w:t xml:space="preserve">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  <w:r w:rsidR="00BE7AFC" w:rsidRPr="004064D6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1350" w:type="dxa"/>
          </w:tcPr>
          <w:p w14:paraId="6C54BCB6" w14:textId="39839007" w:rsidR="00D442ED" w:rsidRPr="004064D6" w:rsidRDefault="00AB106A" w:rsidP="00D442ED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 xml:space="preserve">String </w:t>
            </w:r>
            <w:r w:rsidR="00D442ED" w:rsidRPr="004064D6">
              <w:rPr>
                <w:rFonts w:ascii="Verdana" w:hAnsi="Verdana"/>
              </w:rPr>
              <w:t>(1)</w:t>
            </w:r>
          </w:p>
        </w:tc>
        <w:tc>
          <w:tcPr>
            <w:tcW w:w="1890" w:type="dxa"/>
          </w:tcPr>
          <w:p w14:paraId="09D887FC" w14:textId="6FFD1B45" w:rsidR="00D442ED" w:rsidRPr="004064D6" w:rsidRDefault="00D442ED" w:rsidP="00D442ED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DB161C" w:rsidRPr="009F480D" w:rsidDel="005D518C" w14:paraId="756C45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EDBB9D" w14:textId="1B6971E3" w:rsidR="00DB161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</w:t>
            </w:r>
            <w:r w:rsidR="00DB161C" w:rsidRPr="004064D6">
              <w:rPr>
                <w:rFonts w:ascii="Verdana" w:hAnsi="Verdana" w:cs="Arial"/>
              </w:rPr>
              <w:t>ocNameList</w:t>
            </w:r>
            <w:proofErr w:type="spellEnd"/>
          </w:p>
        </w:tc>
        <w:tc>
          <w:tcPr>
            <w:tcW w:w="4050" w:type="dxa"/>
          </w:tcPr>
          <w:p w14:paraId="483AC4E2" w14:textId="3742DF2B" w:rsidR="000B1CEC" w:rsidRPr="004064D6" w:rsidRDefault="000B1CEC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2143302F" w14:textId="622C354C" w:rsidR="00DB161C" w:rsidRPr="004064D6" w:rsidRDefault="001D3090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r w:rsidR="00B73B5B"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99C2CC1" w14:textId="77777777" w:rsidR="00DB161C" w:rsidRPr="004064D6" w:rsidRDefault="00DB161C" w:rsidP="00D442ED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76DABFF" w14:textId="4BEDF6DB" w:rsidR="00DB161C" w:rsidRPr="004064D6" w:rsidRDefault="00BA046A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5411C23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FE16A2" w14:textId="34B7BFAB" w:rsidR="000B1CE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DocumentName</w:t>
            </w:r>
            <w:proofErr w:type="spellEnd"/>
          </w:p>
        </w:tc>
        <w:tc>
          <w:tcPr>
            <w:tcW w:w="4050" w:type="dxa"/>
          </w:tcPr>
          <w:p w14:paraId="38B6FD20" w14:textId="6DAE421D" w:rsidR="000B1CEC" w:rsidRPr="004064D6" w:rsidRDefault="00D6772A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Name Of the Document</w:t>
            </w:r>
          </w:p>
        </w:tc>
        <w:tc>
          <w:tcPr>
            <w:tcW w:w="1350" w:type="dxa"/>
          </w:tcPr>
          <w:p w14:paraId="5F1977E9" w14:textId="0FEAD33F" w:rsidR="000B1CEC" w:rsidRPr="004064D6" w:rsidRDefault="00D6772A" w:rsidP="00D442ED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6F1A03D4" w14:textId="3FFB2E0D" w:rsidR="000B1CEC" w:rsidRPr="004064D6" w:rsidRDefault="00BA046A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0B1CEC" w:rsidRPr="009F480D" w:rsidDel="005D518C" w14:paraId="12E2C4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6BD9FB" w14:textId="048AB942" w:rsidR="000B1CE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MonthYear</w:t>
            </w:r>
            <w:proofErr w:type="spellEnd"/>
          </w:p>
        </w:tc>
        <w:tc>
          <w:tcPr>
            <w:tcW w:w="4050" w:type="dxa"/>
          </w:tcPr>
          <w:p w14:paraId="6F9632FE" w14:textId="101D1FC1" w:rsidR="000B1CEC" w:rsidRPr="004064D6" w:rsidRDefault="00D6772A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Month and Year for which Document is required (MM-YYYY)</w:t>
            </w:r>
          </w:p>
        </w:tc>
        <w:tc>
          <w:tcPr>
            <w:tcW w:w="1350" w:type="dxa"/>
          </w:tcPr>
          <w:p w14:paraId="702F3F0B" w14:textId="58F88425" w:rsidR="000B1CEC" w:rsidRPr="004064D6" w:rsidRDefault="00D6772A" w:rsidP="00D442ED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5F92841A" w14:textId="77777777" w:rsidR="000B1CEC" w:rsidRPr="004064D6" w:rsidRDefault="000B1CEC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2EDD951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8254BD1" w14:textId="602F99C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DocNameList</w:t>
            </w:r>
            <w:proofErr w:type="spellEnd"/>
          </w:p>
        </w:tc>
        <w:tc>
          <w:tcPr>
            <w:tcW w:w="4050" w:type="dxa"/>
          </w:tcPr>
          <w:p w14:paraId="59DA77F3" w14:textId="31FF7E30" w:rsidR="000B1CEC" w:rsidRPr="004064D6" w:rsidRDefault="000B1CEC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  <w:r w:rsidR="00B73B5B" w:rsidRPr="004064D6">
              <w:rPr>
                <w:rFonts w:asciiTheme="minorHAnsi" w:hAnsiTheme="minorHAnsi" w:cstheme="minorHAnsi"/>
                <w:szCs w:val="24"/>
              </w:rPr>
              <w:t xml:space="preserve">- </w:t>
            </w:r>
            <w:r w:rsidR="00B73B5B"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D389C1D" w14:textId="77777777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FC9E185" w14:textId="77777777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33211D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18973B0" w14:textId="33C17433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ActionedDate</w:t>
            </w:r>
            <w:proofErr w:type="spellEnd"/>
          </w:p>
        </w:tc>
        <w:tc>
          <w:tcPr>
            <w:tcW w:w="4050" w:type="dxa"/>
          </w:tcPr>
          <w:p w14:paraId="6127D3AB" w14:textId="52EFC3F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4FF031D1" w14:textId="75A591AC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4CB411F1" w14:textId="711E7063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54693E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D5554F0" w14:textId="2F5EA44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Decision</w:t>
            </w:r>
          </w:p>
        </w:tc>
        <w:tc>
          <w:tcPr>
            <w:tcW w:w="4050" w:type="dxa"/>
          </w:tcPr>
          <w:p w14:paraId="4DA88162" w14:textId="21428644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Decision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7872BA" w14:textId="64306CC4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(20)</w:t>
            </w:r>
          </w:p>
        </w:tc>
        <w:tc>
          <w:tcPr>
            <w:tcW w:w="1890" w:type="dxa"/>
          </w:tcPr>
          <w:p w14:paraId="2BD63984" w14:textId="77777777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6ACF3C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7167D2" w14:textId="61479CF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DecisionDate</w:t>
            </w:r>
            <w:proofErr w:type="spellEnd"/>
          </w:p>
        </w:tc>
        <w:tc>
          <w:tcPr>
            <w:tcW w:w="4050" w:type="dxa"/>
          </w:tcPr>
          <w:p w14:paraId="0FA8D196" w14:textId="4561F09E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A7D295A" w14:textId="124A3B9B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EA854F0" w14:textId="7A23A95D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40E2EA6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0AF945" w14:textId="4C88371B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FircoExceptionExpiry</w:t>
            </w:r>
            <w:proofErr w:type="spellEnd"/>
          </w:p>
        </w:tc>
        <w:tc>
          <w:tcPr>
            <w:tcW w:w="4050" w:type="dxa"/>
          </w:tcPr>
          <w:p w14:paraId="10097714" w14:textId="3D2C7D4E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629F7C8" w14:textId="6B327DC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 xml:space="preserve">String </w:t>
            </w:r>
            <w:r w:rsidR="00BC3A36" w:rsidRPr="004064D6">
              <w:rPr>
                <w:rFonts w:ascii="Verdana" w:hAnsi="Verdana"/>
              </w:rPr>
              <w:t>)</w:t>
            </w:r>
            <w:r w:rsidRPr="004064D6">
              <w:rPr>
                <w:rFonts w:ascii="Verdana" w:hAnsi="Verdana"/>
              </w:rPr>
              <w:t>(1)</w:t>
            </w:r>
          </w:p>
        </w:tc>
        <w:tc>
          <w:tcPr>
            <w:tcW w:w="1890" w:type="dxa"/>
          </w:tcPr>
          <w:p w14:paraId="2313925E" w14:textId="362712BC" w:rsidR="000B1CEC" w:rsidRPr="004064D6" w:rsidRDefault="000B1CEC" w:rsidP="00F24D32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</w:t>
            </w:r>
            <w:r w:rsidR="00F24D32"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0B1CEC" w:rsidRPr="009F480D" w:rsidDel="005D518C" w14:paraId="30B1894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02C136E" w14:textId="42A43C4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lastRenderedPageBreak/>
              <w:t>BankStatementUploadExpiry</w:t>
            </w:r>
            <w:proofErr w:type="spellEnd"/>
          </w:p>
        </w:tc>
        <w:tc>
          <w:tcPr>
            <w:tcW w:w="4050" w:type="dxa"/>
          </w:tcPr>
          <w:p w14:paraId="35F21EAE" w14:textId="395AC66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48FCA23" w14:textId="14F88F72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B4A692C" w14:textId="2A4028D1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2855341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45BFB7" w14:textId="640916B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IBPSWIExpiry</w:t>
            </w:r>
            <w:proofErr w:type="spellEnd"/>
          </w:p>
        </w:tc>
        <w:tc>
          <w:tcPr>
            <w:tcW w:w="4050" w:type="dxa"/>
          </w:tcPr>
          <w:p w14:paraId="4ED8A712" w14:textId="77D8BB38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88E4457" w14:textId="56463005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4E09F8A" w14:textId="18E70FEC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5D8AD63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E13C0E" w14:textId="269DCF9B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DeliveryClosure</w:t>
            </w:r>
            <w:proofErr w:type="spellEnd"/>
          </w:p>
        </w:tc>
        <w:tc>
          <w:tcPr>
            <w:tcW w:w="4050" w:type="dxa"/>
          </w:tcPr>
          <w:p w14:paraId="5DC9E55D" w14:textId="3AED4E0C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570F96D" w14:textId="3271E829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A1D9FDD" w14:textId="74C243F0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46F6144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6A3EE" w14:textId="648A702A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CoolingPeriodCancel</w:t>
            </w:r>
            <w:proofErr w:type="spellEnd"/>
          </w:p>
        </w:tc>
        <w:tc>
          <w:tcPr>
            <w:tcW w:w="4050" w:type="dxa"/>
          </w:tcPr>
          <w:p w14:paraId="763BB275" w14:textId="4241213D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B3A19E7" w14:textId="5562314E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2F00A63C" w14:textId="55312836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4D54238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4CA5BBD" w14:textId="011D3E4D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DecTechDecline</w:t>
            </w:r>
            <w:proofErr w:type="spellEnd"/>
          </w:p>
        </w:tc>
        <w:tc>
          <w:tcPr>
            <w:tcW w:w="4050" w:type="dxa"/>
          </w:tcPr>
          <w:p w14:paraId="122E4CA9" w14:textId="4C512AC0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53FB18F" w14:textId="5650F74A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478B7D56" w14:textId="668E4544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0E874DE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AF9E534" w14:textId="6DD50B1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EFMSDecline</w:t>
            </w:r>
            <w:proofErr w:type="spellEnd"/>
          </w:p>
        </w:tc>
        <w:tc>
          <w:tcPr>
            <w:tcW w:w="4050" w:type="dxa"/>
          </w:tcPr>
          <w:p w14:paraId="4FDAB74F" w14:textId="6154E6D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4B72D1D" w14:textId="5DE0EDE7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524A7C17" w14:textId="6BA0C720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32AE6DD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CB4F6A" w14:textId="67E8784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FircoDecline</w:t>
            </w:r>
            <w:proofErr w:type="spellEnd"/>
          </w:p>
        </w:tc>
        <w:tc>
          <w:tcPr>
            <w:tcW w:w="4050" w:type="dxa"/>
          </w:tcPr>
          <w:p w14:paraId="26B250DA" w14:textId="528FE6EF" w:rsidR="000B1CEC" w:rsidRPr="004064D6" w:rsidRDefault="000B1CEC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1D48FA4" w14:textId="40D24A39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2975540" w14:textId="407CA551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2392664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9FCC3CB" w14:textId="1277F088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ProspectToBeClosed</w:t>
            </w:r>
            <w:proofErr w:type="spellEnd"/>
          </w:p>
        </w:tc>
        <w:tc>
          <w:tcPr>
            <w:tcW w:w="4050" w:type="dxa"/>
          </w:tcPr>
          <w:p w14:paraId="60F01B03" w14:textId="6B7C439A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76491AE0" w14:textId="15205FBA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6D990CF1" w14:textId="16052D94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0B1CEC" w:rsidRPr="009F480D" w:rsidDel="005D518C" w14:paraId="16D3C58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D83EBC" w14:textId="2AE1C11F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DeclineReasons</w:t>
            </w:r>
            <w:proofErr w:type="spellEnd"/>
          </w:p>
        </w:tc>
        <w:tc>
          <w:tcPr>
            <w:tcW w:w="4050" w:type="dxa"/>
          </w:tcPr>
          <w:p w14:paraId="6FEB9FEA" w14:textId="785D3E27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62CA3F" w14:textId="2C0A9876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11F59EA4" w14:textId="2D87B5B1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0B1CEC" w:rsidRPr="009F480D" w:rsidDel="005D518C" w14:paraId="09237B2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DBDD54" w14:textId="791FF2C5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CoolingPeriosStartDate</w:t>
            </w:r>
            <w:proofErr w:type="spellEnd"/>
          </w:p>
        </w:tc>
        <w:tc>
          <w:tcPr>
            <w:tcW w:w="4050" w:type="dxa"/>
          </w:tcPr>
          <w:p w14:paraId="17C69338" w14:textId="2E91BBC3" w:rsidR="000B1CEC" w:rsidRPr="004064D6" w:rsidRDefault="000B1CEC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r w:rsidR="001D3090" w:rsidRPr="004064D6">
              <w:rPr>
                <w:rFonts w:ascii="Verdana" w:hAnsi="Verdana" w:cs="Arial"/>
              </w:rPr>
              <w:t xml:space="preserve">- 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80A8B8F" w14:textId="74048D55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798B9FB" w14:textId="69FE4E00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3884A75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06BA08" w14:textId="7F660D62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CoolingPeriodDocList</w:t>
            </w:r>
            <w:proofErr w:type="spellEnd"/>
          </w:p>
        </w:tc>
        <w:tc>
          <w:tcPr>
            <w:tcW w:w="4050" w:type="dxa"/>
          </w:tcPr>
          <w:p w14:paraId="421BC003" w14:textId="25D40483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List Of Documents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A21DA3" w14:textId="2B090EDD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F57DB4C" w14:textId="066F16CD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BC3A36" w:rsidRPr="009F480D" w:rsidDel="005D518C" w14:paraId="2C56669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0E459FF" w14:textId="6EFEF4FB" w:rsidR="00BC3A36" w:rsidRPr="004064D6" w:rsidRDefault="00BC3A36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FinalCardLimit</w:t>
            </w:r>
            <w:proofErr w:type="spellEnd"/>
          </w:p>
        </w:tc>
        <w:tc>
          <w:tcPr>
            <w:tcW w:w="4050" w:type="dxa"/>
          </w:tcPr>
          <w:p w14:paraId="335D712A" w14:textId="2399AEA6" w:rsidR="00BC3A36" w:rsidRPr="004064D6" w:rsidRDefault="00BC3A36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IBPS Final Card Limit</w:t>
            </w:r>
            <w:r w:rsidR="001D3090" w:rsidRPr="004064D6">
              <w:rPr>
                <w:rFonts w:ascii="Verdana" w:hAnsi="Verdana" w:cs="Arial"/>
              </w:rPr>
              <w:t xml:space="preserve">- 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2CB36D2" w14:textId="219DAAD1" w:rsidR="00BC3A36" w:rsidRPr="004064D6" w:rsidRDefault="00BC3A36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String(9)</w:t>
            </w:r>
          </w:p>
        </w:tc>
        <w:tc>
          <w:tcPr>
            <w:tcW w:w="1890" w:type="dxa"/>
          </w:tcPr>
          <w:p w14:paraId="6902D29B" w14:textId="10F636CE" w:rsidR="00BC3A36" w:rsidRPr="004064D6" w:rsidRDefault="00BC3A36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410B" w:rsidRPr="009F480D" w:rsidDel="005D518C" w14:paraId="66C2EEB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DCBBF2A" w14:textId="1A2D468D" w:rsidR="0021410B" w:rsidRPr="00B44F14" w:rsidRDefault="0021410B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B44F14">
              <w:rPr>
                <w:rFonts w:ascii="Consolas" w:hAnsi="Consolas"/>
              </w:rPr>
              <w:t>IsVirtualCardActive</w:t>
            </w:r>
            <w:proofErr w:type="spellEnd"/>
          </w:p>
        </w:tc>
        <w:tc>
          <w:tcPr>
            <w:tcW w:w="4050" w:type="dxa"/>
          </w:tcPr>
          <w:p w14:paraId="2CEA82A6" w14:textId="77777777" w:rsidR="0021410B" w:rsidRPr="00B44F14" w:rsidRDefault="0021410B" w:rsidP="001D3090">
            <w:pPr>
              <w:pStyle w:val="tabletext"/>
              <w:rPr>
                <w:rFonts w:ascii="Verdana" w:hAnsi="Verdana" w:cs="Arial"/>
              </w:rPr>
            </w:pPr>
            <w:r w:rsidRPr="00B44F14">
              <w:rPr>
                <w:rFonts w:ascii="Verdana" w:hAnsi="Verdana" w:cs="Arial"/>
              </w:rPr>
              <w:t xml:space="preserve">Mandatory for </w:t>
            </w:r>
            <w:proofErr w:type="spellStart"/>
            <w:r w:rsidRPr="00B44F14">
              <w:rPr>
                <w:rFonts w:ascii="Verdana" w:hAnsi="Verdana" w:cs="Arial"/>
              </w:rPr>
              <w:t>SubprocessName</w:t>
            </w:r>
            <w:proofErr w:type="spellEnd"/>
            <w:r w:rsidRPr="00B44F14">
              <w:rPr>
                <w:rFonts w:ascii="Verdana" w:hAnsi="Verdana" w:cs="Arial"/>
              </w:rPr>
              <w:t>: CARD_DISPATCH.</w:t>
            </w:r>
          </w:p>
          <w:p w14:paraId="7C716B8C" w14:textId="0688F011" w:rsidR="0021410B" w:rsidRPr="00B44F14" w:rsidRDefault="0021410B" w:rsidP="001D3090">
            <w:pPr>
              <w:pStyle w:val="tabletext"/>
              <w:rPr>
                <w:rFonts w:ascii="Verdana" w:hAnsi="Verdana" w:cs="Arial"/>
              </w:rPr>
            </w:pPr>
            <w:r w:rsidRPr="00B44F14">
              <w:rPr>
                <w:rFonts w:ascii="Verdana" w:hAnsi="Verdana" w:cs="Arial"/>
              </w:rPr>
              <w:t>Possible values : ‘Y’ &amp; ‘N’</w:t>
            </w:r>
          </w:p>
        </w:tc>
        <w:tc>
          <w:tcPr>
            <w:tcW w:w="1350" w:type="dxa"/>
          </w:tcPr>
          <w:p w14:paraId="2637CA07" w14:textId="224FE463" w:rsidR="0021410B" w:rsidRPr="00B44F14" w:rsidRDefault="0021410B" w:rsidP="000B1CEC">
            <w:pPr>
              <w:pStyle w:val="tabletext"/>
              <w:rPr>
                <w:rFonts w:ascii="Verdana" w:hAnsi="Verdana" w:cs="Arial"/>
              </w:rPr>
            </w:pPr>
            <w:r w:rsidRPr="00B44F14">
              <w:rPr>
                <w:rFonts w:ascii="Verdana" w:hAnsi="Verdana" w:cs="Arial"/>
              </w:rPr>
              <w:t>String(1)</w:t>
            </w:r>
          </w:p>
        </w:tc>
        <w:tc>
          <w:tcPr>
            <w:tcW w:w="1890" w:type="dxa"/>
          </w:tcPr>
          <w:p w14:paraId="454E453C" w14:textId="22D36A52" w:rsidR="0021410B" w:rsidRPr="00B44F14" w:rsidRDefault="0021410B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B44F14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52A4EC4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3BBCCD" w14:textId="52A2ED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CustomerDeclaredLifestyleExpenditure</w:t>
            </w:r>
            <w:proofErr w:type="spellEnd"/>
          </w:p>
        </w:tc>
        <w:tc>
          <w:tcPr>
            <w:tcW w:w="4050" w:type="dxa"/>
          </w:tcPr>
          <w:p w14:paraId="4EC6E79A" w14:textId="64AA8ABE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Customer Declared Lifestyle Expenditure 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FAFE4B3" w14:textId="0B7F63AC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E57421" w14:textId="77AFE456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204731F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F530080" w14:textId="56139572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</w:tc>
        <w:tc>
          <w:tcPr>
            <w:tcW w:w="4050" w:type="dxa"/>
          </w:tcPr>
          <w:p w14:paraId="7C7CB5B6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  <w:p w14:paraId="5E47263C" w14:textId="575413E8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lastRenderedPageBreak/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A92AFD3" w14:textId="729CC813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lastRenderedPageBreak/>
              <w:t>String</w:t>
            </w:r>
          </w:p>
        </w:tc>
        <w:tc>
          <w:tcPr>
            <w:tcW w:w="1890" w:type="dxa"/>
          </w:tcPr>
          <w:p w14:paraId="18701E4D" w14:textId="31D7A71C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227565E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5EEAE10" w14:textId="7F8D2C5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StressTestingBuffer</w:t>
            </w:r>
            <w:proofErr w:type="spellEnd"/>
          </w:p>
        </w:tc>
        <w:tc>
          <w:tcPr>
            <w:tcW w:w="4050" w:type="dxa"/>
          </w:tcPr>
          <w:p w14:paraId="4F8C90CF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stress Testing Buffer info</w:t>
            </w:r>
          </w:p>
          <w:p w14:paraId="50986039" w14:textId="5E9C33C2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B03E55" w14:textId="03B481B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453EB45" w14:textId="3932BE5B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7FF8B1C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9E506B9" w14:textId="11C3F78C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TotalAssessedIncome</w:t>
            </w:r>
            <w:proofErr w:type="spellEnd"/>
          </w:p>
        </w:tc>
        <w:tc>
          <w:tcPr>
            <w:tcW w:w="4050" w:type="dxa"/>
          </w:tcPr>
          <w:p w14:paraId="297A7C29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Assessed Income info</w:t>
            </w:r>
          </w:p>
          <w:p w14:paraId="223FAFAA" w14:textId="5AF9ECD6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42D90A" w14:textId="3EE0B98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F8D04AA" w14:textId="6ABD7316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D695D4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60FF36" w14:textId="20B0CB0E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TotalDeductions</w:t>
            </w:r>
            <w:proofErr w:type="spellEnd"/>
          </w:p>
        </w:tc>
        <w:tc>
          <w:tcPr>
            <w:tcW w:w="4050" w:type="dxa"/>
          </w:tcPr>
          <w:p w14:paraId="40FFB392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Total Deductions</w:t>
            </w:r>
          </w:p>
          <w:p w14:paraId="072B89E5" w14:textId="2C98BC1C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C55D06A" w14:textId="4E3A0912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3292B27" w14:textId="00F4FE85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265F6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8D91FE2" w14:textId="07E2562D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NetDisposableIncome</w:t>
            </w:r>
            <w:proofErr w:type="spellEnd"/>
          </w:p>
        </w:tc>
        <w:tc>
          <w:tcPr>
            <w:tcW w:w="4050" w:type="dxa"/>
          </w:tcPr>
          <w:p w14:paraId="7A75505D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Disposable Income</w:t>
            </w:r>
          </w:p>
          <w:p w14:paraId="5CA8EDAD" w14:textId="019909F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7B2F81D" w14:textId="237AC4A4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7E54A74" w14:textId="51D4DA87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2FEF89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CCAAE" w14:textId="1B3E94CB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AffordabilityAssessmentRatio</w:t>
            </w:r>
            <w:proofErr w:type="spellEnd"/>
          </w:p>
        </w:tc>
        <w:tc>
          <w:tcPr>
            <w:tcW w:w="4050" w:type="dxa"/>
          </w:tcPr>
          <w:p w14:paraId="671FAD61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affordability Assessment Ratio info</w:t>
            </w:r>
          </w:p>
          <w:p w14:paraId="0F6852A6" w14:textId="454B56FA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0377130" w14:textId="37D69DE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FE11D5" w14:textId="6DD05F4F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3E5EAE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EEA537" w14:textId="7FF98E3A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CardType</w:t>
            </w:r>
            <w:proofErr w:type="spellEnd"/>
          </w:p>
        </w:tc>
        <w:tc>
          <w:tcPr>
            <w:tcW w:w="4050" w:type="dxa"/>
          </w:tcPr>
          <w:p w14:paraId="765499F8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card Type </w:t>
            </w:r>
          </w:p>
          <w:p w14:paraId="6B45194D" w14:textId="26A3C78A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E89595" w14:textId="3F743D9F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9BF63A5" w14:textId="6DE53F13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D664C2" w:rsidRPr="009F480D" w:rsidDel="005D518C" w14:paraId="0094AD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FCFEB" w14:textId="14DCEA2F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FirstName</w:t>
            </w:r>
            <w:proofErr w:type="spellEnd"/>
          </w:p>
        </w:tc>
        <w:tc>
          <w:tcPr>
            <w:tcW w:w="4050" w:type="dxa"/>
          </w:tcPr>
          <w:p w14:paraId="0762C737" w14:textId="4E99D84B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First Name of the applicant</w:t>
            </w:r>
          </w:p>
          <w:p w14:paraId="03484C4E" w14:textId="007F3D87" w:rsidR="00D664C2" w:rsidRPr="004357D2" w:rsidRDefault="00BC0B7B" w:rsidP="00BC0B7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7A40F53" w14:textId="6BCE07D5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3BECA578" w14:textId="387052B1" w:rsidR="00D664C2" w:rsidRPr="004357D2" w:rsidRDefault="00BC0B7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D664C2" w:rsidRPr="009F480D" w:rsidDel="005D518C" w14:paraId="645BB4F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62AE64" w14:textId="2405053D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MiddleName</w:t>
            </w:r>
            <w:proofErr w:type="spellEnd"/>
          </w:p>
        </w:tc>
        <w:tc>
          <w:tcPr>
            <w:tcW w:w="4050" w:type="dxa"/>
          </w:tcPr>
          <w:p w14:paraId="7F15E335" w14:textId="404CBB5A" w:rsidR="00D664C2" w:rsidRPr="004357D2" w:rsidRDefault="00D664C2" w:rsidP="00D664C2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Middle Name of the applicant</w:t>
            </w:r>
          </w:p>
          <w:p w14:paraId="36C92B6A" w14:textId="25211068" w:rsidR="00D664C2" w:rsidRPr="004357D2" w:rsidRDefault="00BC0B7B" w:rsidP="00BC0B7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E93495D" w14:textId="1C67D959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5372560B" w14:textId="4821347B" w:rsidR="00D664C2" w:rsidRPr="004357D2" w:rsidRDefault="00BC0B7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D664C2" w:rsidRPr="009F480D" w:rsidDel="005D518C" w14:paraId="3BB5074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8ACF8D" w14:textId="3E2D57E2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LastName</w:t>
            </w:r>
            <w:proofErr w:type="spellEnd"/>
          </w:p>
        </w:tc>
        <w:tc>
          <w:tcPr>
            <w:tcW w:w="4050" w:type="dxa"/>
          </w:tcPr>
          <w:p w14:paraId="5ABC4575" w14:textId="32EDE08D" w:rsidR="00D664C2" w:rsidRPr="004357D2" w:rsidRDefault="00D664C2" w:rsidP="00D664C2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Last Name of the applicant</w:t>
            </w:r>
          </w:p>
          <w:p w14:paraId="75494416" w14:textId="3129A163" w:rsidR="00D664C2" w:rsidRPr="004357D2" w:rsidRDefault="00BC0B7B" w:rsidP="00BC0B7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6C6078A" w14:textId="5709DEE2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461C033D" w14:textId="3CE726E7" w:rsidR="00D664C2" w:rsidRPr="004357D2" w:rsidRDefault="00BC0B7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D664C2" w:rsidRPr="009F480D" w:rsidDel="005D518C" w14:paraId="7782FB4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11497A" w14:textId="50D71467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FullName</w:t>
            </w:r>
            <w:proofErr w:type="spellEnd"/>
          </w:p>
        </w:tc>
        <w:tc>
          <w:tcPr>
            <w:tcW w:w="4050" w:type="dxa"/>
          </w:tcPr>
          <w:p w14:paraId="6ACC4F12" w14:textId="51D32236" w:rsidR="00D664C2" w:rsidRPr="004357D2" w:rsidRDefault="00D664C2" w:rsidP="00D664C2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Full Name of the applicant</w:t>
            </w:r>
          </w:p>
          <w:p w14:paraId="273CB46C" w14:textId="319EB8F0" w:rsidR="00D664C2" w:rsidRPr="004357D2" w:rsidRDefault="00BC0B7B" w:rsidP="00BC0B7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EE26AAD" w14:textId="27A1FFA9" w:rsidR="00D664C2" w:rsidRPr="004357D2" w:rsidRDefault="009966B5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</w:t>
            </w:r>
            <w:r w:rsidR="00D664C2" w:rsidRPr="004357D2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14:paraId="2F2347B7" w14:textId="0ACC4C0E" w:rsidR="00D664C2" w:rsidRPr="004357D2" w:rsidRDefault="00BC0B7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342ECD" w:rsidRPr="009F480D" w:rsidDel="005D518C" w14:paraId="686D7CB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D07D65" w14:textId="350DA537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MurabahaCertificateNo</w:t>
            </w:r>
            <w:proofErr w:type="spellEnd"/>
          </w:p>
        </w:tc>
        <w:tc>
          <w:tcPr>
            <w:tcW w:w="4050" w:type="dxa"/>
          </w:tcPr>
          <w:p w14:paraId="4F676FB8" w14:textId="2C4F7699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this is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murabaha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Certificate for LIMIT_INCREASE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subprocess</w:t>
            </w:r>
            <w:proofErr w:type="spellEnd"/>
          </w:p>
        </w:tc>
        <w:tc>
          <w:tcPr>
            <w:tcW w:w="1350" w:type="dxa"/>
          </w:tcPr>
          <w:p w14:paraId="4E35D290" w14:textId="07723529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1DBCDA9" w14:textId="383CBC55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616050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F24EA3" w14:textId="312CF129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GrossSalary</w:t>
            </w:r>
            <w:proofErr w:type="spellEnd"/>
          </w:p>
        </w:tc>
        <w:tc>
          <w:tcPr>
            <w:tcW w:w="4050" w:type="dxa"/>
          </w:tcPr>
          <w:p w14:paraId="3ABF74E5" w14:textId="665A166F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gross Salary updated in IBPS</w:t>
            </w:r>
          </w:p>
        </w:tc>
        <w:tc>
          <w:tcPr>
            <w:tcW w:w="1350" w:type="dxa"/>
          </w:tcPr>
          <w:p w14:paraId="5DF43913" w14:textId="6349C268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D3E7D78" w14:textId="12480BDB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2F6832D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4F81C8D" w14:textId="1B27DD78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AssessedIncome</w:t>
            </w:r>
          </w:p>
        </w:tc>
        <w:tc>
          <w:tcPr>
            <w:tcW w:w="4050" w:type="dxa"/>
          </w:tcPr>
          <w:p w14:paraId="1D6C4616" w14:textId="74855EA1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Assessed Income updated in IBPS</w:t>
            </w:r>
          </w:p>
        </w:tc>
        <w:tc>
          <w:tcPr>
            <w:tcW w:w="1350" w:type="dxa"/>
          </w:tcPr>
          <w:p w14:paraId="5DC96CF1" w14:textId="1FB3F875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365472D" w14:textId="70FB9591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0CE080C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E16CC" w14:textId="21D64DE2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LifestyleExpense1</w:t>
            </w:r>
          </w:p>
        </w:tc>
        <w:tc>
          <w:tcPr>
            <w:tcW w:w="4050" w:type="dxa"/>
          </w:tcPr>
          <w:p w14:paraId="13FD4AB5" w14:textId="2D448403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Expense1 (Lifestyle expenses/month) updated in IBPS</w:t>
            </w:r>
          </w:p>
        </w:tc>
        <w:tc>
          <w:tcPr>
            <w:tcW w:w="1350" w:type="dxa"/>
          </w:tcPr>
          <w:p w14:paraId="7727B6E0" w14:textId="12D71AE4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499FA743" w14:textId="7EA5C0AD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56E360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95E021" w14:textId="29D3BE6B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LifestyleExpense2</w:t>
            </w:r>
          </w:p>
        </w:tc>
        <w:tc>
          <w:tcPr>
            <w:tcW w:w="4050" w:type="dxa"/>
          </w:tcPr>
          <w:p w14:paraId="4EC42F93" w14:textId="56DF00F2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Expense2 (Bills/month) updated in IBPS</w:t>
            </w:r>
          </w:p>
        </w:tc>
        <w:tc>
          <w:tcPr>
            <w:tcW w:w="1350" w:type="dxa"/>
          </w:tcPr>
          <w:p w14:paraId="5761EF38" w14:textId="0F599AB8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632328DC" w14:textId="37DDA75B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4AB0058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D3697" w14:textId="5517C95C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LifestyleExpense3</w:t>
            </w:r>
          </w:p>
        </w:tc>
        <w:tc>
          <w:tcPr>
            <w:tcW w:w="4050" w:type="dxa"/>
          </w:tcPr>
          <w:p w14:paraId="36D435B1" w14:textId="52D9AA27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Expense3 (Other commitments/month) updated in IBPS</w:t>
            </w:r>
          </w:p>
        </w:tc>
        <w:tc>
          <w:tcPr>
            <w:tcW w:w="1350" w:type="dxa"/>
          </w:tcPr>
          <w:p w14:paraId="061CA44A" w14:textId="2A517CE9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13D76E52" w14:textId="4D6A274C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267F0AC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248915A" w14:textId="5701596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LifestyleExpense4</w:t>
            </w:r>
          </w:p>
        </w:tc>
        <w:tc>
          <w:tcPr>
            <w:tcW w:w="4050" w:type="dxa"/>
          </w:tcPr>
          <w:p w14:paraId="14FD1751" w14:textId="3E36DAC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Expense4 (Any other expenses/month) updated in IBPS</w:t>
            </w:r>
          </w:p>
        </w:tc>
        <w:tc>
          <w:tcPr>
            <w:tcW w:w="1350" w:type="dxa"/>
          </w:tcPr>
          <w:p w14:paraId="4C744E4D" w14:textId="7CFC199E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24ECAB94" w14:textId="7C727542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3660C00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2CD8D92" w14:textId="6E818850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lastRenderedPageBreak/>
              <w:t>Employercode</w:t>
            </w:r>
            <w:proofErr w:type="spellEnd"/>
          </w:p>
        </w:tc>
        <w:tc>
          <w:tcPr>
            <w:tcW w:w="4050" w:type="dxa"/>
          </w:tcPr>
          <w:p w14:paraId="02BCFA8D" w14:textId="767FFAB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 code updated in IBPS</w:t>
            </w:r>
          </w:p>
        </w:tc>
        <w:tc>
          <w:tcPr>
            <w:tcW w:w="1350" w:type="dxa"/>
          </w:tcPr>
          <w:p w14:paraId="26E4A4E7" w14:textId="43F7360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String(2</w:t>
            </w:r>
            <w:r w:rsidRPr="004357D2">
              <w:rPr>
                <w:rFonts w:ascii="Verdana" w:hAnsi="Verdana" w:cs="Arial"/>
              </w:rPr>
              <w:t>0)</w:t>
            </w:r>
          </w:p>
        </w:tc>
        <w:tc>
          <w:tcPr>
            <w:tcW w:w="1890" w:type="dxa"/>
          </w:tcPr>
          <w:p w14:paraId="2C96F5CF" w14:textId="4E095F55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600FA53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43DC" w14:textId="1319B5DD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EmployerName</w:t>
            </w:r>
            <w:proofErr w:type="spellEnd"/>
          </w:p>
        </w:tc>
        <w:tc>
          <w:tcPr>
            <w:tcW w:w="4050" w:type="dxa"/>
          </w:tcPr>
          <w:p w14:paraId="65EF4E5F" w14:textId="7C112C3C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 Name updated in IBPS</w:t>
            </w:r>
          </w:p>
        </w:tc>
        <w:tc>
          <w:tcPr>
            <w:tcW w:w="1350" w:type="dxa"/>
          </w:tcPr>
          <w:p w14:paraId="289E9198" w14:textId="5B2ECCD9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String(254</w:t>
            </w:r>
            <w:r w:rsidRPr="004357D2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14:paraId="66442A17" w14:textId="589B318B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41C542B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D075CB" w14:textId="0B40C712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OutputFinalDBR</w:t>
            </w:r>
            <w:proofErr w:type="spellEnd"/>
          </w:p>
        </w:tc>
        <w:tc>
          <w:tcPr>
            <w:tcW w:w="4050" w:type="dxa"/>
          </w:tcPr>
          <w:p w14:paraId="4A43AB50" w14:textId="5AC7B1E1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Output DBR received from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Dectech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in IBPS</w:t>
            </w:r>
          </w:p>
        </w:tc>
        <w:tc>
          <w:tcPr>
            <w:tcW w:w="1350" w:type="dxa"/>
          </w:tcPr>
          <w:p w14:paraId="210FE93E" w14:textId="412E3F45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A73A671" w14:textId="54C89064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053950B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52CE70F" w14:textId="129AF85D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FatcaDetails</w:t>
            </w:r>
            <w:proofErr w:type="spellEnd"/>
          </w:p>
        </w:tc>
        <w:tc>
          <w:tcPr>
            <w:tcW w:w="4050" w:type="dxa"/>
          </w:tcPr>
          <w:p w14:paraId="26A8E0B3" w14:textId="4F811290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Aggregate start</w:t>
            </w:r>
          </w:p>
        </w:tc>
        <w:tc>
          <w:tcPr>
            <w:tcW w:w="1350" w:type="dxa"/>
          </w:tcPr>
          <w:p w14:paraId="37C0F9FC" w14:textId="77777777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14312EA" w14:textId="77777777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342ECD" w:rsidRPr="009F480D" w:rsidDel="005D518C" w14:paraId="279E510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A5BA8C" w14:textId="21893E65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USRelation</w:t>
            </w:r>
            <w:proofErr w:type="spellEnd"/>
          </w:p>
        </w:tc>
        <w:tc>
          <w:tcPr>
            <w:tcW w:w="4050" w:type="dxa"/>
          </w:tcPr>
          <w:p w14:paraId="56F2595C" w14:textId="004C264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USRelation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updated in IBPS</w:t>
            </w:r>
          </w:p>
        </w:tc>
        <w:tc>
          <w:tcPr>
            <w:tcW w:w="1350" w:type="dxa"/>
          </w:tcPr>
          <w:p w14:paraId="2A5B09B9" w14:textId="6CE491A6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190B5E2" w14:textId="2D581F93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36988C4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D8E8D6" w14:textId="0F5171B6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TIN</w:t>
            </w:r>
          </w:p>
        </w:tc>
        <w:tc>
          <w:tcPr>
            <w:tcW w:w="4050" w:type="dxa"/>
          </w:tcPr>
          <w:p w14:paraId="716941F7" w14:textId="5E7CF6D5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TIN Number updated in IBPS</w:t>
            </w:r>
          </w:p>
        </w:tc>
        <w:tc>
          <w:tcPr>
            <w:tcW w:w="1350" w:type="dxa"/>
          </w:tcPr>
          <w:p w14:paraId="6E1493F8" w14:textId="17B49035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267D7905" w14:textId="28C01CAD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5A6362B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33865CB" w14:textId="7A80A5C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FatcaReason</w:t>
            </w:r>
            <w:proofErr w:type="spellEnd"/>
          </w:p>
        </w:tc>
        <w:tc>
          <w:tcPr>
            <w:tcW w:w="4050" w:type="dxa"/>
          </w:tcPr>
          <w:p w14:paraId="05A6166F" w14:textId="445BA282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Fatca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Reason updated in IBPS</w:t>
            </w:r>
          </w:p>
        </w:tc>
        <w:tc>
          <w:tcPr>
            <w:tcW w:w="1350" w:type="dxa"/>
          </w:tcPr>
          <w:p w14:paraId="4FB75333" w14:textId="050D0152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46FFB22E" w14:textId="6D18DD41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0D7DF3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E65DCE9" w14:textId="64DF66B7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FatcaDetails</w:t>
            </w:r>
            <w:proofErr w:type="spellEnd"/>
          </w:p>
        </w:tc>
        <w:tc>
          <w:tcPr>
            <w:tcW w:w="4050" w:type="dxa"/>
          </w:tcPr>
          <w:p w14:paraId="14D894D7" w14:textId="401BCE5C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Aggregate End</w:t>
            </w:r>
          </w:p>
        </w:tc>
        <w:tc>
          <w:tcPr>
            <w:tcW w:w="1350" w:type="dxa"/>
          </w:tcPr>
          <w:p w14:paraId="53D2A670" w14:textId="77777777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53480894" w14:textId="77777777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</w:tbl>
    <w:p w14:paraId="4CD2C6CE" w14:textId="77777777" w:rsidR="00B2424C" w:rsidRDefault="00B2424C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Pr="003C7BE6" w:rsidRDefault="00B2424C" w:rsidP="003C7BE6">
      <w:pPr>
        <w:pStyle w:val="tabletext"/>
        <w:rPr>
          <w:rFonts w:ascii="Verdana" w:hAnsi="Verdana" w:cs="Arial"/>
        </w:rPr>
      </w:pPr>
      <w:r w:rsidRPr="003C7BE6">
        <w:rPr>
          <w:rFonts w:ascii="Verdana" w:hAnsi="Verdana" w:cs="Arial"/>
        </w:rPr>
        <w:t>Sample Request</w:t>
      </w:r>
    </w:p>
    <w:p w14:paraId="3385DB9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</w:p>
    <w:p w14:paraId="314707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&lt;? Xml version="1.0" encoding="UTF-8" standalone="yes"?&gt;</w:t>
      </w:r>
    </w:p>
    <w:p w14:paraId="0CEE0D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239051A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&lt;EE_EAI_HEADER&gt;</w:t>
      </w:r>
    </w:p>
    <w:p w14:paraId="7298AA3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&gt;NOTIFY_APPLICATION&lt;/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5C7BF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&gt;0001&lt;/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12124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F53852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CAS/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22924A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&gt;RAKUSER&lt;/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7101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D5080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&gt;secure&lt;/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468218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&gt;911&lt;/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9DB72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&gt;Issuer Timed Out&lt;/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2B796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&gt;123123453&lt;/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18F6D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&lt;Extra1&gt;REQ||SHELL.JOHN&lt;/Extra1&gt;</w:t>
      </w:r>
    </w:p>
    <w:p w14:paraId="30C1B99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&lt;Extra2&gt;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YYYY-MM-DDThh</w:t>
      </w:r>
      <w:proofErr w:type="gramStart"/>
      <w:r w:rsidRPr="00AD2F6B">
        <w:rPr>
          <w:rFonts w:asciiTheme="minorHAnsi" w:hAnsiTheme="minorHAnsi" w:cstheme="minorHAnsi"/>
          <w:sz w:val="22"/>
          <w:szCs w:val="22"/>
        </w:rPr>
        <w:t>:mm:ss.mmm</w:t>
      </w:r>
      <w:proofErr w:type="gramEnd"/>
      <w:r w:rsidRPr="00AD2F6B">
        <w:rPr>
          <w:rFonts w:asciiTheme="minorHAnsi" w:hAnsiTheme="minorHAnsi" w:cstheme="minorHAnsi"/>
          <w:sz w:val="22"/>
          <w:szCs w:val="22"/>
        </w:rPr>
        <w:t>+hh:mm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&lt;/Extra2&gt;</w:t>
      </w:r>
    </w:p>
    <w:p w14:paraId="12F8E35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&lt;/EE_EAI_HEADER&gt;</w:t>
      </w:r>
    </w:p>
    <w:p w14:paraId="7137520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251ED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C1C6148" w14:textId="3CAB2E43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2C0363" w:rsidRPr="002C0363">
        <w:t xml:space="preserve"> </w:t>
      </w:r>
      <w:proofErr w:type="spellStart"/>
      <w:r w:rsidR="002C0363" w:rsidRPr="002C0363">
        <w:rPr>
          <w:rFonts w:asciiTheme="minorHAnsi" w:hAnsiTheme="minorHAnsi" w:cstheme="minorHAnsi"/>
          <w:sz w:val="22"/>
          <w:szCs w:val="22"/>
        </w:rPr>
        <w:t>Digital</w:t>
      </w:r>
      <w:ins w:id="16" w:author="Pradip Kumar Trivedi" w:date="2023-08-16T10:17:00Z">
        <w:r w:rsidR="00187678">
          <w:rPr>
            <w:rFonts w:asciiTheme="minorHAnsi" w:hAnsiTheme="minorHAnsi" w:cstheme="minorHAnsi"/>
            <w:sz w:val="22"/>
            <w:szCs w:val="22"/>
          </w:rPr>
          <w:t>AO</w:t>
        </w:r>
      </w:ins>
      <w:proofErr w:type="spellEnd"/>
      <w:del w:id="17" w:author="Pradip Kumar Trivedi" w:date="2023-08-16T10:17:00Z">
        <w:r w:rsidR="002C0363" w:rsidRPr="002C0363" w:rsidDel="00187678">
          <w:rPr>
            <w:rFonts w:asciiTheme="minorHAnsi" w:hAnsiTheme="minorHAnsi" w:cstheme="minorHAnsi"/>
            <w:sz w:val="22"/>
            <w:szCs w:val="22"/>
          </w:rPr>
          <w:delText>_CC</w:delText>
        </w:r>
      </w:del>
      <w:r w:rsidR="0021410B" w:rsidRPr="00AD2F6B" w:rsidDel="0021410B">
        <w:rPr>
          <w:rFonts w:asciiTheme="minorHAnsi" w:hAnsiTheme="minorHAnsi" w:cstheme="minorHAnsi"/>
          <w:sz w:val="22"/>
          <w:szCs w:val="22"/>
        </w:rPr>
        <w:t xml:space="preserve"> </w:t>
      </w:r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7CCED95" w14:textId="2B9DC55C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ins w:id="18" w:author="Pradip Kumar Trivedi" w:date="2023-07-05T10:47:00Z">
        <w:r w:rsidR="005E3742" w:rsidRPr="0019593A">
          <w:rPr>
            <w:b/>
            <w:bCs/>
            <w:color w:val="1F497D"/>
            <w:u w:val="single"/>
          </w:rPr>
          <w:t>REFER_QUEUE_APPROVE</w:t>
        </w:r>
      </w:ins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BC352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&gt;DEH&lt;/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F43F5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D3C3A6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342352452</w:t>
      </w:r>
    </w:p>
    <w:p w14:paraId="1A98C1A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14A0DC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0FEF9D6" w14:textId="3A9AC8E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&lt;Event</w:t>
      </w:r>
      <w:r w:rsidRPr="0021410B">
        <w:rPr>
          <w:rFonts w:asciiTheme="minorHAnsi" w:hAnsiTheme="minorHAnsi" w:cstheme="minorHAnsi"/>
          <w:sz w:val="22"/>
          <w:szCs w:val="22"/>
        </w:rPr>
        <w:t>&gt;</w:t>
      </w:r>
      <w:r w:rsidR="00293FC3" w:rsidRPr="0021410B">
        <w:t xml:space="preserve"> </w:t>
      </w:r>
      <w:proofErr w:type="spellStart"/>
      <w:ins w:id="19" w:author="Pradip Kumar Trivedi" w:date="2023-08-16T10:18:00Z">
        <w:r w:rsidR="00187678">
          <w:rPr>
            <w:b/>
            <w:bCs/>
            <w:color w:val="1F497D"/>
            <w:highlight w:val="yellow"/>
          </w:rPr>
          <w:t>One_pager_signed</w:t>
        </w:r>
      </w:ins>
      <w:proofErr w:type="spellEnd"/>
      <w:del w:id="20" w:author="Pradip Kumar Trivedi" w:date="2023-08-16T10:18:00Z">
        <w:r w:rsidR="00293FC3" w:rsidRPr="0021410B" w:rsidDel="00187678">
          <w:rPr>
            <w:rFonts w:asciiTheme="minorHAnsi" w:hAnsiTheme="minorHAnsi" w:cstheme="minorHAnsi"/>
            <w:sz w:val="22"/>
            <w:szCs w:val="22"/>
          </w:rPr>
          <w:delText>NAME_STATUS_CHANGE</w:delText>
        </w:r>
      </w:del>
      <w:r w:rsidRPr="00AD2F6B">
        <w:rPr>
          <w:rFonts w:asciiTheme="minorHAnsi" w:hAnsiTheme="minorHAnsi" w:cstheme="minorHAnsi"/>
          <w:sz w:val="22"/>
          <w:szCs w:val="22"/>
        </w:rPr>
        <w:t>&lt;/Event&gt;</w:t>
      </w:r>
    </w:p>
    <w:p w14:paraId="10C3544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859B0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0988CCC" w14:textId="77777777" w:rsidR="00AD2F6B" w:rsidRDefault="00AD2F6B" w:rsidP="00AD2F6B">
      <w:pPr>
        <w:pStyle w:val="DBSBody"/>
        <w:ind w:left="1440"/>
        <w:rPr>
          <w:ins w:id="21" w:author="Pradip Kumar Trivedi" w:date="2023-08-16T10:18:00Z"/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F1A37A8" w14:textId="1D77E62E" w:rsidR="00187678" w:rsidRPr="00AD2F6B" w:rsidRDefault="00187678" w:rsidP="00187678">
      <w:pPr>
        <w:pStyle w:val="DBSBody"/>
        <w:ind w:left="3600" w:firstLine="720"/>
        <w:rPr>
          <w:rFonts w:asciiTheme="minorHAnsi" w:hAnsiTheme="minorHAnsi" w:cstheme="minorHAnsi"/>
          <w:sz w:val="22"/>
          <w:szCs w:val="22"/>
        </w:rPr>
      </w:pPr>
      <w:ins w:id="22" w:author="Pradip Kumar Trivedi" w:date="2023-08-16T10:18:00Z">
        <w:r w:rsidRPr="00187678">
          <w:rPr>
            <w:rFonts w:asciiTheme="minorHAnsi" w:hAnsiTheme="minorHAnsi" w:cstheme="minorHAnsi"/>
            <w:sz w:val="22"/>
            <w:szCs w:val="22"/>
            <w:highlight w:val="yellow"/>
          </w:rPr>
          <w:t>&lt;</w:t>
        </w:r>
        <w:proofErr w:type="spellStart"/>
        <w:r w:rsidRPr="00187678">
          <w:rPr>
            <w:rFonts w:asciiTheme="minorHAnsi" w:hAnsiTheme="minorHAnsi" w:cstheme="minorHAnsi"/>
            <w:sz w:val="22"/>
            <w:szCs w:val="22"/>
            <w:highlight w:val="yellow"/>
          </w:rPr>
          <w:t>SignedOnePgDocName</w:t>
        </w:r>
        <w:proofErr w:type="spellEnd"/>
        <w:r w:rsidRPr="00187678">
          <w:rPr>
            <w:rFonts w:asciiTheme="minorHAnsi" w:hAnsiTheme="minorHAnsi" w:cstheme="minorHAnsi"/>
            <w:sz w:val="22"/>
            <w:szCs w:val="22"/>
            <w:highlight w:val="yellow"/>
          </w:rPr>
          <w:t>&gt;Wet_signature_form.pdf&lt;/</w:t>
        </w:r>
        <w:proofErr w:type="spellStart"/>
        <w:r w:rsidRPr="00187678">
          <w:rPr>
            <w:rFonts w:asciiTheme="minorHAnsi" w:hAnsiTheme="minorHAnsi" w:cstheme="minorHAnsi"/>
            <w:sz w:val="22"/>
            <w:szCs w:val="22"/>
            <w:highlight w:val="yellow"/>
          </w:rPr>
          <w:t>SignedOnePgDocName</w:t>
        </w:r>
        <w:proofErr w:type="spellEnd"/>
        <w:r w:rsidRPr="00187678">
          <w:rPr>
            <w:rFonts w:asciiTheme="minorHAnsi" w:hAnsiTheme="minorHAnsi" w:cstheme="minorHAnsi"/>
            <w:sz w:val="22"/>
            <w:szCs w:val="22"/>
            <w:highlight w:val="yellow"/>
          </w:rPr>
          <w:t>&gt;</w:t>
        </w:r>
      </w:ins>
    </w:p>
    <w:p w14:paraId="475E254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1C822D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&lt;Remarks&gt;Document remarks&lt;/Remarks&gt;</w:t>
      </w:r>
    </w:p>
    <w:p w14:paraId="75ECEE49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1D7E6D7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163A643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&lt;FreeField3&gt;&lt;/FreeField3&gt;</w:t>
      </w:r>
    </w:p>
    <w:p w14:paraId="59247B9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&lt;FreeField4&gt;&lt;/FreeField4&gt;</w:t>
      </w:r>
    </w:p>
    <w:p w14:paraId="67A5F3E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&lt;FreeField5&gt;&lt;/FreeField5&gt;</w:t>
      </w:r>
    </w:p>
    <w:p w14:paraId="648A803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64B62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2AC2A7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1E6EC1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2FB9FF8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43D163F" w14:textId="423F9DD6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D96FB54" w14:textId="6B7EDB1F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6DADD805" w14:textId="6B7631E3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3FC5C9F3" w14:textId="728D9A3D" w:rsidR="00293FC3" w:rsidRPr="00AD2F6B" w:rsidRDefault="00293FC3" w:rsidP="00293FC3">
      <w:pPr>
        <w:pStyle w:val="DBSBody"/>
        <w:ind w:left="5040"/>
        <w:rPr>
          <w:rFonts w:asciiTheme="minorHAnsi" w:hAnsiTheme="minorHAnsi" w:cstheme="minorHAnsi"/>
          <w:sz w:val="22"/>
          <w:szCs w:val="22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A34CBB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6788837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90EAA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2B0E35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&gt;Active&lt;/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70D984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F98C8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3343FFAD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52B4527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ACC3E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8E3DF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EBAD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627A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&gt;09-2022&lt;/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41071D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EBFA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8FF9A0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&lt;Decision&gt;String&lt;/Decision&gt;</w:t>
      </w:r>
    </w:p>
    <w:p w14:paraId="00C5B9C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C74745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A9FE2C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2CCDC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83F170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76486F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699CC5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417BB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C3553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4D2801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7E92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08B3B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E279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B3D8551" w14:textId="60A5C3BC" w:rsidR="0021410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&gt;545444&lt;/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  <w:t xml:space="preserve">               </w:t>
      </w:r>
      <w:r w:rsidR="0021410B" w:rsidRPr="00D2307F">
        <w:rPr>
          <w:rFonts w:ascii="Consolas" w:hAnsi="Consolas"/>
        </w:rPr>
        <w:t>&lt;</w:t>
      </w:r>
      <w:proofErr w:type="spellStart"/>
      <w:r w:rsidR="0021410B" w:rsidRPr="00D2307F">
        <w:rPr>
          <w:rFonts w:ascii="Consolas" w:hAnsi="Consolas"/>
        </w:rPr>
        <w:t>IsVirtualCardActive</w:t>
      </w:r>
      <w:proofErr w:type="spellEnd"/>
      <w:r w:rsidR="0021410B" w:rsidRPr="00D2307F">
        <w:rPr>
          <w:rFonts w:ascii="Consolas" w:hAnsi="Consolas"/>
        </w:rPr>
        <w:t>&gt;Y&lt;/</w:t>
      </w:r>
      <w:proofErr w:type="spellStart"/>
      <w:r w:rsidR="0021410B" w:rsidRPr="00D2307F">
        <w:rPr>
          <w:rFonts w:ascii="Consolas" w:hAnsi="Consolas"/>
        </w:rPr>
        <w:t>IsVirtualCardActive</w:t>
      </w:r>
      <w:proofErr w:type="spellEnd"/>
      <w:r w:rsidR="0021410B" w:rsidRPr="00D2307F">
        <w:rPr>
          <w:rFonts w:ascii="Consolas" w:hAnsi="Consolas"/>
        </w:rPr>
        <w:t>&gt;</w:t>
      </w:r>
    </w:p>
    <w:p w14:paraId="3FB60976" w14:textId="2011F1E1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&lt;CustomerDeclaredLifestyleExpenditure&gt;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>&lt;/CustomerDeclaredLifestyleExpenditure&gt;</w:t>
      </w:r>
    </w:p>
    <w:p w14:paraId="4595D0C7" w14:textId="763FE20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F774520" w14:textId="691CF2E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DA3A681" w14:textId="1FE0572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A378073" w14:textId="155742E5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E479098" w14:textId="2AD39E59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308BD" w14:textId="1BFD9B6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F2F540" w14:textId="5179AF73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93C6AC4" w14:textId="77777777" w:rsidR="002D37CE" w:rsidRPr="00D2307F" w:rsidRDefault="002D37CE" w:rsidP="002D37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FirstName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FirstName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286AED48" w14:textId="1E6FDC2C" w:rsidR="002D37CE" w:rsidRPr="00D2307F" w:rsidRDefault="002D37CE" w:rsidP="002D37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MiddleName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MiddleName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72D76C1A" w14:textId="7AABBD7B" w:rsidR="002D37CE" w:rsidRPr="00D2307F" w:rsidRDefault="002D37CE" w:rsidP="002D37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LastName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LastName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418AF88C" w14:textId="4C249D87" w:rsidR="002D37CE" w:rsidRDefault="002D37CE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FullName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FullName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3170D9CA" w14:textId="1FEA332C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515FF652" w14:textId="2DA02E3E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GrossSalary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GrossSalary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69797CC1" w14:textId="1F0592F1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&lt;AssessedIncome&gt;string&lt;/AssessedIncome&gt;</w:t>
      </w:r>
    </w:p>
    <w:p w14:paraId="74B3F790" w14:textId="7FAABD15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&lt;LifestyleExpense1&gt;string&lt;/LifestyleExpense1&gt;</w:t>
      </w:r>
    </w:p>
    <w:p w14:paraId="372D4E64" w14:textId="1535DD74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&lt;LifestyleExpense2&gt;string&lt;/LifestyleExpense2&gt;</w:t>
      </w:r>
    </w:p>
    <w:p w14:paraId="60252E90" w14:textId="71525C41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&lt;LifestyleExpense3&gt;string&lt;/LifestyleExpense3&gt;</w:t>
      </w:r>
    </w:p>
    <w:p w14:paraId="0D783B28" w14:textId="3AE5CE8D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&lt;LifestyleExpense4&gt;string&lt;/LifestyleExpense4&gt;</w:t>
      </w:r>
    </w:p>
    <w:p w14:paraId="58823623" w14:textId="03F0D2CA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Employercode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Employercode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1663B6EE" w14:textId="7A9D445D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EmployerName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EmployerName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0A6D969D" w14:textId="7029B40B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OutputFinalDBR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OutputFinalDBR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2937C9D2" w14:textId="77777777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FatcaDetails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5C464D63" w14:textId="6FFED7AD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USRelation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USRelation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1013AF7A" w14:textId="5B9C2BBB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ab/>
        <w:t>&lt;TIN&gt;string&lt;/TIN&gt;</w:t>
      </w:r>
    </w:p>
    <w:p w14:paraId="5E3F8CFF" w14:textId="4B515239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FatcaReason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FatcaReason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1607523A" w14:textId="4710FCE3" w:rsidR="0076558C" w:rsidRPr="00AD2F6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FatcaDetails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  <w:r w:rsidRPr="0076558C">
        <w:rPr>
          <w:rFonts w:asciiTheme="minorHAnsi" w:hAnsiTheme="minorHAnsi" w:cstheme="minorHAnsi"/>
          <w:sz w:val="22"/>
          <w:szCs w:val="22"/>
        </w:rPr>
        <w:tab/>
      </w:r>
    </w:p>
    <w:p w14:paraId="26B79A1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0D690D" w14:textId="6C9FA90A" w:rsidR="00B97A35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&lt;/EE_EAI_MESSAGE&gt;</w:t>
      </w: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3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23"/>
    </w:p>
    <w:p w14:paraId="39EAE692" w14:textId="77777777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960"/>
        <w:gridCol w:w="1710"/>
        <w:gridCol w:w="1890"/>
      </w:tblGrid>
      <w:tr w:rsidR="00B2424C" w:rsidRPr="009F480D" w14:paraId="5AC03C73" w14:textId="77777777" w:rsidTr="00D2307F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14:paraId="039C3C72" w14:textId="77777777" w:rsidR="00B2424C" w:rsidRPr="009F480D" w:rsidRDefault="00B2424C" w:rsidP="00D2307F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3960" w:type="dxa"/>
            <w:shd w:val="clear" w:color="auto" w:fill="B8CCE4" w:themeFill="accent1" w:themeFillTint="66"/>
          </w:tcPr>
          <w:p w14:paraId="1BC786E1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</w:tcPr>
          <w:p w14:paraId="508E38AF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7B216E55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4C92AE23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322F46EA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F75251" w:rsidRPr="009F480D" w:rsidDel="005D518C" w14:paraId="5D1ABFB1" w14:textId="77777777" w:rsidTr="00D2307F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1BDBDF85" w14:textId="77777777" w:rsidR="00F75251" w:rsidRPr="00B16F95" w:rsidRDefault="00F75251" w:rsidP="00F75251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</w:t>
            </w:r>
            <w:r>
              <w:rPr>
                <w:rFonts w:asciiTheme="minorHAnsi" w:hAnsiTheme="minorHAnsi" w:cstheme="minorHAnsi"/>
              </w:rPr>
              <w:t>sponse</w:t>
            </w:r>
            <w:proofErr w:type="spellEnd"/>
          </w:p>
        </w:tc>
      </w:tr>
      <w:tr w:rsidR="00CE7CFC" w:rsidRPr="009F480D" w:rsidDel="005D518C" w14:paraId="346D6C80" w14:textId="77777777" w:rsidTr="00D2307F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638C2FD" w14:textId="77777777" w:rsidR="00CE7CFC" w:rsidRPr="00B16F95" w:rsidRDefault="00F75251" w:rsidP="00F75251">
            <w:pPr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334865"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960" w:type="dxa"/>
          </w:tcPr>
          <w:p w14:paraId="2A9D4E03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C6845B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String(10)</w:t>
            </w:r>
          </w:p>
        </w:tc>
        <w:tc>
          <w:tcPr>
            <w:tcW w:w="1890" w:type="dxa"/>
          </w:tcPr>
          <w:p w14:paraId="2DD08AE6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E7CFC" w:rsidRPr="009F480D" w:rsidDel="005D518C" w14:paraId="5653EA1D" w14:textId="77777777" w:rsidTr="00D2307F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4E84742" w14:textId="77777777" w:rsidR="00CE7CFC" w:rsidRPr="00B16F95" w:rsidRDefault="00F75251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lastRenderedPageBreak/>
              <w:t>Status</w:t>
            </w:r>
            <w:r w:rsidR="00EF7A64" w:rsidRPr="00EF7A64">
              <w:rPr>
                <w:rFonts w:ascii="Verdana" w:hAnsi="Verdana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960" w:type="dxa"/>
          </w:tcPr>
          <w:p w14:paraId="3E02AA3C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74991EC" w14:textId="77777777" w:rsidR="00CE7CFC" w:rsidRPr="00B16F95" w:rsidRDefault="00CE7CFC" w:rsidP="007C051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</w:t>
            </w:r>
            <w:r w:rsidR="007C051F">
              <w:rPr>
                <w:rFonts w:ascii="Verdana" w:hAnsi="Verdana"/>
                <w:sz w:val="20"/>
                <w:szCs w:val="20"/>
              </w:rPr>
              <w:t>100</w:t>
            </w:r>
            <w:r w:rsidRPr="00B16F9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C6FC135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</w:tbl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57F7F98B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proofErr w:type="gramStart"/>
      <w:r>
        <w:rPr>
          <w:rFonts w:ascii="Courier New" w:eastAsiaTheme="minorHAnsi" w:hAnsi="Courier New" w:cs="Courier New"/>
          <w:color w:val="008080"/>
          <w:sz w:val="20"/>
          <w:szCs w:val="20"/>
        </w:rPr>
        <w:t>&lt;?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version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encoding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standalone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“yes”?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</w:p>
    <w:p w14:paraId="5F2D294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29481B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64076C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NOTIFY_APPLICATION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218DC4D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0001&lt;/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EC83823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CAS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21E591A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RAKUSER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14D11BC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4AE4A97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secure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704EE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sz w:val="20"/>
          <w:szCs w:val="20"/>
        </w:rPr>
        <w:t>0000</w:t>
      </w:r>
      <w:r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890022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color w:val="7F007F"/>
          <w:sz w:val="20"/>
          <w:szCs w:val="20"/>
        </w:rPr>
        <w:t>Successful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7AEA2C0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123123453&lt;/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1A675D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|</w:t>
      </w:r>
      <w:r>
        <w:rPr>
          <w:rFonts w:ascii="Courier New" w:eastAsiaTheme="minorHAnsi" w:hAnsi="Courier New" w:cs="Courier New"/>
          <w:sz w:val="20"/>
          <w:szCs w:val="20"/>
        </w:rPr>
        <w:t>|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SHELL.JOHN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03ADFF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YYYY-MM-DDThh</w:t>
      </w:r>
      <w:proofErr w:type="gramStart"/>
      <w:r>
        <w:rPr>
          <w:rFonts w:ascii="Courier New" w:eastAsiaTheme="minorHAnsi" w:hAnsi="Courier New" w:cs="Courier New"/>
          <w:color w:val="7F007F"/>
          <w:sz w:val="20"/>
          <w:szCs w:val="20"/>
        </w:rPr>
        <w:t>:mm:ss.mmm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+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hh:mm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36D0E6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3F8E96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F1F4386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3542F9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00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D6E587A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S</w:t>
      </w:r>
      <w:r w:rsidR="0099295E">
        <w:rPr>
          <w:rFonts w:ascii="Courier New" w:eastAsiaTheme="minorHAnsi" w:hAnsi="Courier New" w:cs="Courier New"/>
          <w:color w:val="000000"/>
          <w:sz w:val="20"/>
          <w:szCs w:val="20"/>
        </w:rPr>
        <w:t>UCCESS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451045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D8DF9A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2D686BB6" w14:textId="77777777" w:rsidR="002677EB" w:rsidRPr="002677EB" w:rsidRDefault="002677EB" w:rsidP="002677EB">
      <w:r>
        <w:t>The below attached error code and description for notify application</w:t>
      </w:r>
    </w:p>
    <w:p w14:paraId="19F8FC56" w14:textId="77777777" w:rsidR="00F75251" w:rsidRPr="00F75251" w:rsidRDefault="00F75251" w:rsidP="00F75251"/>
    <w:p w14:paraId="7FF53333" w14:textId="77777777" w:rsidR="00B2424C" w:rsidRDefault="00334865" w:rsidP="0033486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</w:t>
      </w:r>
      <w:bookmarkStart w:id="24" w:name="_MON_1714461403"/>
      <w:bookmarkEnd w:id="24"/>
      <w:r w:rsidR="0099295E">
        <w:rPr>
          <w:rFonts w:asciiTheme="minorHAnsi" w:hAnsiTheme="minorHAnsi" w:cstheme="minorHAnsi"/>
        </w:rPr>
        <w:object w:dxaOrig="1546" w:dyaOrig="990" w14:anchorId="56F9C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8pt;height:49.95pt" o:ole="">
            <v:imagedata r:id="rId8" o:title=""/>
          </v:shape>
          <o:OLEObject Type="Embed" ProgID="Excel.Sheet.12" ShapeID="_x0000_i1025" DrawAspect="Icon" ObjectID="_1753686363" r:id="rId9"/>
        </w:objec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C0FCBB" w14:textId="77777777" w:rsidR="008F5803" w:rsidRDefault="008F5803" w:rsidP="00C75C39">
      <w:pPr>
        <w:spacing w:before="0" w:after="0" w:line="240" w:lineRule="auto"/>
      </w:pPr>
      <w:r>
        <w:separator/>
      </w:r>
    </w:p>
  </w:endnote>
  <w:endnote w:type="continuationSeparator" w:id="0">
    <w:p w14:paraId="3D4DCC82" w14:textId="77777777" w:rsidR="008F5803" w:rsidRDefault="008F5803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D2307F" w:rsidRDefault="00D2307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D2307F" w:rsidRDefault="00D2307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D2307F" w:rsidRDefault="00D2307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153E5D" w14:textId="77777777" w:rsidR="008F5803" w:rsidRDefault="008F5803" w:rsidP="00C75C39">
      <w:pPr>
        <w:spacing w:before="0" w:after="0" w:line="240" w:lineRule="auto"/>
      </w:pPr>
      <w:r>
        <w:separator/>
      </w:r>
    </w:p>
  </w:footnote>
  <w:footnote w:type="continuationSeparator" w:id="0">
    <w:p w14:paraId="558E714A" w14:textId="77777777" w:rsidR="008F5803" w:rsidRDefault="008F5803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D2307F" w:rsidRDefault="00D2307F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D2307F" w:rsidRDefault="00D2307F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D2307F" w:rsidRDefault="00D2307F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radip Kumar Trivedi">
    <w15:presenceInfo w15:providerId="AD" w15:userId="S-1-5-21-1241872456-1058172877-1847928074-147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4618E"/>
    <w:rsid w:val="000609A2"/>
    <w:rsid w:val="0008005E"/>
    <w:rsid w:val="00082AF2"/>
    <w:rsid w:val="000A7C75"/>
    <w:rsid w:val="000B1CEC"/>
    <w:rsid w:val="000B3F55"/>
    <w:rsid w:val="000C1E00"/>
    <w:rsid w:val="000C6E85"/>
    <w:rsid w:val="000D0823"/>
    <w:rsid w:val="0012027E"/>
    <w:rsid w:val="001372D4"/>
    <w:rsid w:val="00167C45"/>
    <w:rsid w:val="00180480"/>
    <w:rsid w:val="00187678"/>
    <w:rsid w:val="0019593A"/>
    <w:rsid w:val="001A0025"/>
    <w:rsid w:val="001B22C2"/>
    <w:rsid w:val="001C3CA0"/>
    <w:rsid w:val="001C7DB8"/>
    <w:rsid w:val="001D3090"/>
    <w:rsid w:val="001D5DCE"/>
    <w:rsid w:val="001D6530"/>
    <w:rsid w:val="001E4F51"/>
    <w:rsid w:val="00203B26"/>
    <w:rsid w:val="0021410B"/>
    <w:rsid w:val="002156BA"/>
    <w:rsid w:val="002246E9"/>
    <w:rsid w:val="00224C99"/>
    <w:rsid w:val="0025621A"/>
    <w:rsid w:val="002677EB"/>
    <w:rsid w:val="00293FC3"/>
    <w:rsid w:val="00295733"/>
    <w:rsid w:val="002C0363"/>
    <w:rsid w:val="002D37CE"/>
    <w:rsid w:val="002D3DBE"/>
    <w:rsid w:val="002E64E8"/>
    <w:rsid w:val="00322496"/>
    <w:rsid w:val="003277FF"/>
    <w:rsid w:val="00334865"/>
    <w:rsid w:val="003408A9"/>
    <w:rsid w:val="00342ECD"/>
    <w:rsid w:val="00344245"/>
    <w:rsid w:val="003542F9"/>
    <w:rsid w:val="00357568"/>
    <w:rsid w:val="00371B6E"/>
    <w:rsid w:val="0038482A"/>
    <w:rsid w:val="00395C6A"/>
    <w:rsid w:val="003A0EDB"/>
    <w:rsid w:val="003A38BD"/>
    <w:rsid w:val="003C57AD"/>
    <w:rsid w:val="003C7BE6"/>
    <w:rsid w:val="003D2275"/>
    <w:rsid w:val="003E3B6B"/>
    <w:rsid w:val="003F02D3"/>
    <w:rsid w:val="003F673B"/>
    <w:rsid w:val="004064D6"/>
    <w:rsid w:val="0040794F"/>
    <w:rsid w:val="00421AC8"/>
    <w:rsid w:val="004357D2"/>
    <w:rsid w:val="004476C7"/>
    <w:rsid w:val="0049498B"/>
    <w:rsid w:val="004B0462"/>
    <w:rsid w:val="004B2BD5"/>
    <w:rsid w:val="004B6C7D"/>
    <w:rsid w:val="004B7FB1"/>
    <w:rsid w:val="004C3A26"/>
    <w:rsid w:val="004D426B"/>
    <w:rsid w:val="004E0EB2"/>
    <w:rsid w:val="004E5523"/>
    <w:rsid w:val="004F4B80"/>
    <w:rsid w:val="0050200A"/>
    <w:rsid w:val="00516DCD"/>
    <w:rsid w:val="00521F3F"/>
    <w:rsid w:val="00524AB8"/>
    <w:rsid w:val="00530150"/>
    <w:rsid w:val="005513A0"/>
    <w:rsid w:val="00553CBD"/>
    <w:rsid w:val="00561518"/>
    <w:rsid w:val="00570CEF"/>
    <w:rsid w:val="00573B7C"/>
    <w:rsid w:val="00581EE2"/>
    <w:rsid w:val="005D2D2B"/>
    <w:rsid w:val="005D4A2D"/>
    <w:rsid w:val="005E3742"/>
    <w:rsid w:val="006144E3"/>
    <w:rsid w:val="006330EE"/>
    <w:rsid w:val="0064628A"/>
    <w:rsid w:val="00675CB2"/>
    <w:rsid w:val="00690464"/>
    <w:rsid w:val="006C0890"/>
    <w:rsid w:val="006C5005"/>
    <w:rsid w:val="006E4F7B"/>
    <w:rsid w:val="006F23CB"/>
    <w:rsid w:val="0072152E"/>
    <w:rsid w:val="0073444A"/>
    <w:rsid w:val="00741AC3"/>
    <w:rsid w:val="007437EF"/>
    <w:rsid w:val="00750C78"/>
    <w:rsid w:val="00752015"/>
    <w:rsid w:val="0076378C"/>
    <w:rsid w:val="0076558C"/>
    <w:rsid w:val="007774BB"/>
    <w:rsid w:val="007942AA"/>
    <w:rsid w:val="00795996"/>
    <w:rsid w:val="00796E2E"/>
    <w:rsid w:val="007A42FD"/>
    <w:rsid w:val="007B2AA8"/>
    <w:rsid w:val="007C051F"/>
    <w:rsid w:val="007D67A4"/>
    <w:rsid w:val="007E71E0"/>
    <w:rsid w:val="00817CE0"/>
    <w:rsid w:val="0082011B"/>
    <w:rsid w:val="00845CA5"/>
    <w:rsid w:val="00846A9D"/>
    <w:rsid w:val="0085129B"/>
    <w:rsid w:val="008648D7"/>
    <w:rsid w:val="00875824"/>
    <w:rsid w:val="008924E4"/>
    <w:rsid w:val="00893B21"/>
    <w:rsid w:val="008A0378"/>
    <w:rsid w:val="008A0BB5"/>
    <w:rsid w:val="008A492E"/>
    <w:rsid w:val="008D4A3A"/>
    <w:rsid w:val="008D6CA7"/>
    <w:rsid w:val="008F5803"/>
    <w:rsid w:val="009040FF"/>
    <w:rsid w:val="0090568F"/>
    <w:rsid w:val="00910B7F"/>
    <w:rsid w:val="009117D2"/>
    <w:rsid w:val="009310F1"/>
    <w:rsid w:val="00950F5A"/>
    <w:rsid w:val="00973F14"/>
    <w:rsid w:val="00976E01"/>
    <w:rsid w:val="009833FE"/>
    <w:rsid w:val="0098642D"/>
    <w:rsid w:val="0099295E"/>
    <w:rsid w:val="0099602D"/>
    <w:rsid w:val="009966B5"/>
    <w:rsid w:val="009A17E7"/>
    <w:rsid w:val="009B6555"/>
    <w:rsid w:val="009C5131"/>
    <w:rsid w:val="009D5B63"/>
    <w:rsid w:val="009E3CAF"/>
    <w:rsid w:val="009F0634"/>
    <w:rsid w:val="009F2D3D"/>
    <w:rsid w:val="00A03B46"/>
    <w:rsid w:val="00A267B2"/>
    <w:rsid w:val="00A30C18"/>
    <w:rsid w:val="00A61741"/>
    <w:rsid w:val="00A6374F"/>
    <w:rsid w:val="00A854DE"/>
    <w:rsid w:val="00A90E33"/>
    <w:rsid w:val="00A91BB6"/>
    <w:rsid w:val="00AA13AF"/>
    <w:rsid w:val="00AA183D"/>
    <w:rsid w:val="00AA2FD5"/>
    <w:rsid w:val="00AB106A"/>
    <w:rsid w:val="00AB4829"/>
    <w:rsid w:val="00AB5832"/>
    <w:rsid w:val="00AD1356"/>
    <w:rsid w:val="00AD2F6B"/>
    <w:rsid w:val="00AE3285"/>
    <w:rsid w:val="00AF05E4"/>
    <w:rsid w:val="00AF090D"/>
    <w:rsid w:val="00AF6DCD"/>
    <w:rsid w:val="00B0037A"/>
    <w:rsid w:val="00B07621"/>
    <w:rsid w:val="00B21F60"/>
    <w:rsid w:val="00B2424C"/>
    <w:rsid w:val="00B44F14"/>
    <w:rsid w:val="00B479D9"/>
    <w:rsid w:val="00B73B5B"/>
    <w:rsid w:val="00B806B6"/>
    <w:rsid w:val="00B90088"/>
    <w:rsid w:val="00B97A35"/>
    <w:rsid w:val="00BA046A"/>
    <w:rsid w:val="00BA0708"/>
    <w:rsid w:val="00BC0B7B"/>
    <w:rsid w:val="00BC3A36"/>
    <w:rsid w:val="00BE7AFC"/>
    <w:rsid w:val="00BF02C8"/>
    <w:rsid w:val="00C125BE"/>
    <w:rsid w:val="00C20907"/>
    <w:rsid w:val="00C3353B"/>
    <w:rsid w:val="00C72205"/>
    <w:rsid w:val="00C75C39"/>
    <w:rsid w:val="00C82047"/>
    <w:rsid w:val="00C82CA5"/>
    <w:rsid w:val="00C8532C"/>
    <w:rsid w:val="00C92753"/>
    <w:rsid w:val="00C951D5"/>
    <w:rsid w:val="00CC1D65"/>
    <w:rsid w:val="00CD0A19"/>
    <w:rsid w:val="00CD1643"/>
    <w:rsid w:val="00CD411F"/>
    <w:rsid w:val="00CE7CFC"/>
    <w:rsid w:val="00D036A9"/>
    <w:rsid w:val="00D114B4"/>
    <w:rsid w:val="00D2307F"/>
    <w:rsid w:val="00D33256"/>
    <w:rsid w:val="00D33E7C"/>
    <w:rsid w:val="00D34F12"/>
    <w:rsid w:val="00D442ED"/>
    <w:rsid w:val="00D511DE"/>
    <w:rsid w:val="00D53482"/>
    <w:rsid w:val="00D55872"/>
    <w:rsid w:val="00D664C2"/>
    <w:rsid w:val="00D6772A"/>
    <w:rsid w:val="00D70B02"/>
    <w:rsid w:val="00D92FC1"/>
    <w:rsid w:val="00DB161C"/>
    <w:rsid w:val="00DB2056"/>
    <w:rsid w:val="00DD4D34"/>
    <w:rsid w:val="00E6410D"/>
    <w:rsid w:val="00E832DB"/>
    <w:rsid w:val="00E91A07"/>
    <w:rsid w:val="00E95360"/>
    <w:rsid w:val="00EC3519"/>
    <w:rsid w:val="00ED44AB"/>
    <w:rsid w:val="00ED6E49"/>
    <w:rsid w:val="00EE08A3"/>
    <w:rsid w:val="00EE1073"/>
    <w:rsid w:val="00EF0176"/>
    <w:rsid w:val="00EF7A64"/>
    <w:rsid w:val="00F245EC"/>
    <w:rsid w:val="00F24D32"/>
    <w:rsid w:val="00F4775E"/>
    <w:rsid w:val="00F62AB4"/>
    <w:rsid w:val="00F6610C"/>
    <w:rsid w:val="00F75251"/>
    <w:rsid w:val="00F83BAC"/>
    <w:rsid w:val="00F9045A"/>
    <w:rsid w:val="00FB5CE2"/>
    <w:rsid w:val="00FB632C"/>
    <w:rsid w:val="00FC531A"/>
    <w:rsid w:val="00FD218A"/>
    <w:rsid w:val="00FD2707"/>
    <w:rsid w:val="00FD4740"/>
    <w:rsid w:val="00FD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52AC8"/>
    <w:rsid w:val="0018699D"/>
    <w:rsid w:val="001C1669"/>
    <w:rsid w:val="00262A25"/>
    <w:rsid w:val="003536B2"/>
    <w:rsid w:val="00361475"/>
    <w:rsid w:val="0046214F"/>
    <w:rsid w:val="00475B09"/>
    <w:rsid w:val="004B2809"/>
    <w:rsid w:val="00596A29"/>
    <w:rsid w:val="006F1625"/>
    <w:rsid w:val="008972DA"/>
    <w:rsid w:val="00970AAD"/>
    <w:rsid w:val="00A136A0"/>
    <w:rsid w:val="00AA0945"/>
    <w:rsid w:val="00B544D0"/>
    <w:rsid w:val="00C23EA2"/>
    <w:rsid w:val="00CE572C"/>
    <w:rsid w:val="00CF17C2"/>
    <w:rsid w:val="00DA7093"/>
    <w:rsid w:val="00DE0F2C"/>
    <w:rsid w:val="00DF0548"/>
    <w:rsid w:val="00E0066B"/>
    <w:rsid w:val="00E27204"/>
    <w:rsid w:val="00E5074F"/>
    <w:rsid w:val="00E81B77"/>
    <w:rsid w:val="00EF0258"/>
    <w:rsid w:val="00F04E7B"/>
    <w:rsid w:val="00F20EC5"/>
    <w:rsid w:val="00FB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12</Pages>
  <Words>2215</Words>
  <Characters>12629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14815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Pradip Kumar Trivedi</cp:lastModifiedBy>
  <cp:revision>113</cp:revision>
  <dcterms:created xsi:type="dcterms:W3CDTF">2022-05-20T14:06:00Z</dcterms:created>
  <dcterms:modified xsi:type="dcterms:W3CDTF">2023-08-16T06:20:00Z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