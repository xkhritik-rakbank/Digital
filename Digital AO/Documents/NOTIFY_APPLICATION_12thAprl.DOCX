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038A76DC" w:rsidR="00B2424C" w:rsidRPr="00A923FF" w:rsidRDefault="00BE7AFC" w:rsidP="00B2424C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4386A4B7" w:rsidR="00B2424C" w:rsidRPr="00A923FF" w:rsidRDefault="0038482A" w:rsidP="00B2424C">
      <w:pPr>
        <w:pStyle w:val="TOC1"/>
        <w:rPr>
          <w:szCs w:val="20"/>
        </w:rPr>
      </w:pPr>
      <w:r>
        <w:rPr>
          <w:szCs w:val="20"/>
        </w:rPr>
        <w:t>CAS</w:t>
      </w:r>
      <w:r w:rsidR="00B2424C">
        <w:rPr>
          <w:szCs w:val="20"/>
        </w:rPr>
        <w:t xml:space="preserve"> 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Pr="0038482A">
        <w:rPr>
          <w:szCs w:val="20"/>
        </w:rPr>
        <w:t>NOTIFY_APPLICATION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621BDD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621BDD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621BDD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621BDD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621BDD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621BDD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621BDD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621BDD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621BDD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621BD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77777777" w:rsidR="00B2424C" w:rsidRPr="00A923FF" w:rsidRDefault="00875824" w:rsidP="00621BD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19/05/2022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621BD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5005A8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6DA23" w14:textId="04147220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B4B88" w14:textId="1F6AE50F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D5993" w14:textId="7166D4D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Digital_CC process related added here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4CF2" w14:textId="42B3995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B302" w14:textId="312C8D5C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29/08/2022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363E6D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4AF08787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8B4F9" w14:textId="088C1997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3848F" w14:textId="03E6B082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1.2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11C17" w14:textId="639DFB23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‘R</w:t>
            </w:r>
            <w:r w:rsidRPr="004064D6">
              <w:rPr>
                <w:rFonts w:ascii="Verdana" w:hAnsi="Verdana"/>
                <w:sz w:val="20"/>
                <w:szCs w:val="20"/>
              </w:rPr>
              <w:t>ejectReason</w:t>
            </w:r>
            <w:r>
              <w:rPr>
                <w:rFonts w:ascii="Verdana" w:hAnsi="Verdana"/>
                <w:sz w:val="20"/>
                <w:szCs w:val="20"/>
              </w:rPr>
              <w:t>Code’ new tag added for ‘DigitalAO’ Process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F9CC3" w14:textId="6C488D41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DA8BA" w14:textId="559B5D7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15/09/2022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9EB0C7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30150" w:rsidRPr="00A923FF" w14:paraId="0EA6564C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CD565" w14:textId="1E494A26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32EC7" w14:textId="7CAE518B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1.3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64CC7" w14:textId="50A42412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CustomerDeclaredLifestyleExpenditure,AECBMonthly,StressTestingBuffer,TotalAssessedIncome,TotalDeductions,NetDisposableIncome,AffordabilityAssessmentRatio &amp; CardType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C48E1" w14:textId="720445CD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4D0BB" w14:textId="2F0F2290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21/09/2022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386C7B" w14:textId="77777777" w:rsidR="00530150" w:rsidRPr="00A923FF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1A0025" w:rsidRPr="00A923FF" w14:paraId="282F65D8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2C8F0" w14:textId="3D62C6EB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3A275" w14:textId="1175E8BC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1.4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C6BB2" w14:textId="7228E3F4" w:rsidR="001A0025" w:rsidRPr="00530150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Event name added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7BFC" w14:textId="77EA8CAE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D30D1" w14:textId="316A5172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06/02/2023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76733B" w14:textId="77777777" w:rsidR="001A0025" w:rsidRPr="00A923FF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D10D6DB" w14:textId="1E7055F5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0" w:name="_Toc466206726"/>
      <w:r>
        <w:rPr>
          <w:rFonts w:cs="Arial"/>
        </w:rPr>
        <w:t xml:space="preserve">Notify Application </w:t>
      </w:r>
      <w:r w:rsidR="00D114B4">
        <w:rPr>
          <w:rFonts w:cs="Arial"/>
        </w:rPr>
        <w:t>Status (</w:t>
      </w:r>
      <w:r w:rsidRPr="007E71E0">
        <w:rPr>
          <w:rFonts w:cs="Arial"/>
        </w:rPr>
        <w:t>NOTIFY_APPLICATION</w:t>
      </w:r>
      <w:r>
        <w:rPr>
          <w:rFonts w:cstheme="minorHAnsi"/>
          <w:color w:val="0070C0"/>
        </w:rPr>
        <w:t>)</w:t>
      </w:r>
    </w:p>
    <w:p w14:paraId="1A0F61E8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0"/>
    </w:p>
    <w:p w14:paraId="5B2BCCA8" w14:textId="77777777" w:rsidR="00B2424C" w:rsidRDefault="00B2424C" w:rsidP="00B2424C">
      <w:pPr>
        <w:rPr>
          <w:rFonts w:cs="Arial"/>
        </w:rPr>
      </w:pPr>
      <w:r>
        <w:rPr>
          <w:rFonts w:cs="Arial"/>
        </w:rPr>
        <w:t xml:space="preserve">This service is used to notify the Update application/Work item status. </w:t>
      </w:r>
    </w:p>
    <w:p w14:paraId="3A573EE5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>
        <w:rPr>
          <w:rFonts w:cs="Arial"/>
        </w:rPr>
        <w:t>CAS</w:t>
      </w:r>
    </w:p>
    <w:p w14:paraId="4014A651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>
        <w:rPr>
          <w:rFonts w:cs="Arial"/>
        </w:rPr>
        <w:t>DEH</w:t>
      </w:r>
    </w:p>
    <w:p w14:paraId="733D4412" w14:textId="77777777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Pr="007E71E0">
        <w:rPr>
          <w:rFonts w:cs="Arial"/>
        </w:rPr>
        <w:t>NOTIFY_APPLICATION</w:t>
      </w:r>
    </w:p>
    <w:p w14:paraId="10694DCB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" w:name="_Toc466206727"/>
      <w:r w:rsidRPr="00AB071C">
        <w:rPr>
          <w:rFonts w:cstheme="minorHAnsi"/>
          <w:color w:val="0070C0"/>
        </w:rPr>
        <w:t>Applicable Functionalities</w:t>
      </w:r>
      <w:bookmarkEnd w:id="1"/>
    </w:p>
    <w:p w14:paraId="32DA23E9" w14:textId="77777777" w:rsidR="00B2424C" w:rsidRPr="00AB071C" w:rsidRDefault="00B2424C" w:rsidP="00B2424C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7"/>
        <w:gridCol w:w="1587"/>
        <w:gridCol w:w="2515"/>
        <w:gridCol w:w="3547"/>
      </w:tblGrid>
      <w:tr w:rsidR="00B2424C" w:rsidRPr="00AB071C" w14:paraId="17636D13" w14:textId="77777777" w:rsidTr="00621BDD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621BDD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854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621BDD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621BDD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621BDD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621BDD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621BDD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4" w:type="pct"/>
          </w:tcPr>
          <w:p w14:paraId="54FBF874" w14:textId="77777777" w:rsidR="00B2424C" w:rsidRPr="00AA76F2" w:rsidRDefault="00B2424C" w:rsidP="00621BDD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 Account Onboarding.</w:t>
            </w:r>
          </w:p>
        </w:tc>
        <w:tc>
          <w:tcPr>
            <w:tcW w:w="1354" w:type="pct"/>
          </w:tcPr>
          <w:p w14:paraId="617763A3" w14:textId="77777777" w:rsidR="00B2424C" w:rsidRPr="007E6E0C" w:rsidRDefault="00B2424C" w:rsidP="00621BDD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Update Work item status to DEH</w:t>
            </w:r>
          </w:p>
          <w:p w14:paraId="3C365AD4" w14:textId="77777777" w:rsidR="00B2424C" w:rsidRPr="00AA76F2" w:rsidRDefault="00B2424C" w:rsidP="00621BDD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0" w:type="pct"/>
          </w:tcPr>
          <w:p w14:paraId="0C473F1A" w14:textId="77777777" w:rsidR="00B2424C" w:rsidRDefault="00B2424C" w:rsidP="00621BDD">
            <w:pPr>
              <w:pStyle w:val="DBSBody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</w:t>
            </w:r>
            <w:r w:rsidRPr="00B16F95">
              <w:rPr>
                <w:rFonts w:ascii="Verdana" w:hAnsi="Verdana"/>
              </w:rPr>
              <w:t xml:space="preserve">o </w:t>
            </w:r>
            <w:r>
              <w:rPr>
                <w:rFonts w:ascii="Verdana" w:hAnsi="Verdana"/>
              </w:rPr>
              <w:t xml:space="preserve">update application/workitem status in DEH. </w:t>
            </w:r>
          </w:p>
          <w:p w14:paraId="244C71E2" w14:textId="77777777" w:rsidR="00B2424C" w:rsidRPr="00B47E55" w:rsidRDefault="00B2424C" w:rsidP="00621BDD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Verdana" w:hAnsi="Verdana"/>
              </w:rPr>
              <w:t>It can also notify DEH to request for additional documents from the customer. (or update prospect data in DEH)</w:t>
            </w: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2"/>
    </w:p>
    <w:p w14:paraId="460E0C0A" w14:textId="3BB9506D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050"/>
        <w:gridCol w:w="1350"/>
        <w:gridCol w:w="1890"/>
      </w:tblGrid>
      <w:tr w:rsidR="00690464" w:rsidRPr="009F480D" w14:paraId="1CE28BD0" w14:textId="77777777" w:rsidTr="00570CEF">
        <w:trPr>
          <w:cantSplit/>
          <w:trHeight w:val="488"/>
          <w:tblHeader/>
        </w:trPr>
        <w:tc>
          <w:tcPr>
            <w:tcW w:w="2340" w:type="dxa"/>
            <w:shd w:val="clear" w:color="auto" w:fill="B8CCE4" w:themeFill="accent1" w:themeFillTint="66"/>
          </w:tcPr>
          <w:p w14:paraId="23F0B2ED" w14:textId="77777777" w:rsidR="00690464" w:rsidRPr="009F480D" w:rsidRDefault="00690464" w:rsidP="00690464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4050" w:type="dxa"/>
            <w:shd w:val="clear" w:color="auto" w:fill="B8CCE4" w:themeFill="accent1" w:themeFillTint="66"/>
          </w:tcPr>
          <w:p w14:paraId="640CF906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350" w:type="dxa"/>
            <w:shd w:val="clear" w:color="auto" w:fill="B8CCE4" w:themeFill="accent1" w:themeFillTint="66"/>
          </w:tcPr>
          <w:p w14:paraId="60BA4D98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663FA811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331F8AF0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5C21EF34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CE7CFC" w:rsidRPr="009F480D" w:rsidDel="005D518C" w14:paraId="23457866" w14:textId="77777777" w:rsidTr="00621BDD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3A1A6FF2" w14:textId="77777777" w:rsidR="00CE7CFC" w:rsidRDefault="00CE7CFC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4E5523">
              <w:rPr>
                <w:rFonts w:asciiTheme="minorHAnsi" w:hAnsiTheme="minorHAnsi" w:cstheme="minorHAnsi"/>
              </w:rPr>
              <w:t>NotifyApplicationStatusRequest</w:t>
            </w:r>
          </w:p>
        </w:tc>
      </w:tr>
      <w:tr w:rsidR="00690464" w:rsidRPr="009F480D" w:rsidDel="005D518C" w14:paraId="005FBC2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B28A09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3A7D5E">
              <w:rPr>
                <w:rFonts w:ascii="Verdana" w:hAnsi="Verdana" w:cs="Arial"/>
                <w:sz w:val="20"/>
                <w:szCs w:val="20"/>
              </w:rPr>
              <w:t xml:space="preserve">BankId </w:t>
            </w:r>
          </w:p>
        </w:tc>
        <w:tc>
          <w:tcPr>
            <w:tcW w:w="4050" w:type="dxa"/>
          </w:tcPr>
          <w:p w14:paraId="20A5C242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3A7D5E">
              <w:rPr>
                <w:rFonts w:ascii="Verdana" w:hAnsi="Verdana" w:cs="Arial"/>
                <w:sz w:val="20"/>
                <w:szCs w:val="20"/>
              </w:rPr>
              <w:t xml:space="preserve">Bank id, defaulted to “RAK” </w:t>
            </w:r>
          </w:p>
        </w:tc>
        <w:tc>
          <w:tcPr>
            <w:tcW w:w="1350" w:type="dxa"/>
          </w:tcPr>
          <w:p w14:paraId="121A2C0E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E2332B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1890" w:type="dxa"/>
          </w:tcPr>
          <w:p w14:paraId="1118D2E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2E8C6F8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3C16AD8" w14:textId="1AC70F40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845CA5">
              <w:rPr>
                <w:rFonts w:ascii="Verdana" w:hAnsi="Verdana" w:cs="Arial"/>
                <w:sz w:val="20"/>
                <w:szCs w:val="20"/>
              </w:rPr>
              <w:t>Process</w:t>
            </w:r>
            <w:r w:rsidR="0082011B" w:rsidRPr="00845CA5">
              <w:rPr>
                <w:rFonts w:ascii="Verdana" w:hAnsi="Verdana" w:cs="Arial"/>
                <w:sz w:val="20"/>
                <w:szCs w:val="20"/>
              </w:rPr>
              <w:t>_</w:t>
            </w:r>
            <w:r w:rsidRPr="00845CA5">
              <w:rPr>
                <w:rFonts w:ascii="Verdana" w:hAnsi="Verdana" w:cs="Arial"/>
                <w:sz w:val="20"/>
                <w:szCs w:val="20"/>
              </w:rPr>
              <w:t>Name</w:t>
            </w:r>
          </w:p>
        </w:tc>
        <w:tc>
          <w:tcPr>
            <w:tcW w:w="4050" w:type="dxa"/>
          </w:tcPr>
          <w:p w14:paraId="5E2CE265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ProcessName for which status is being updated</w:t>
            </w:r>
          </w:p>
          <w:p w14:paraId="7AF62391" w14:textId="77777777" w:rsidR="00690464" w:rsidRPr="003A7D5E" w:rsidRDefault="00690464" w:rsidP="00690464">
            <w:pPr>
              <w:pStyle w:val="DBSBody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4FBF5A93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7B029EA1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D036A9" w:rsidRPr="009F480D" w:rsidDel="005D518C" w14:paraId="4A40BE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69C28F2" w14:textId="3A54ABA7" w:rsidR="00D036A9" w:rsidRPr="004064D6" w:rsidRDefault="00D036A9" w:rsidP="00690464">
            <w:pPr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</w:p>
        </w:tc>
        <w:tc>
          <w:tcPr>
            <w:tcW w:w="4050" w:type="dxa"/>
          </w:tcPr>
          <w:p w14:paraId="2FDB75CD" w14:textId="00AE934E" w:rsidR="00D036A9" w:rsidRPr="004064D6" w:rsidRDefault="00845CA5" w:rsidP="00690464">
            <w:pPr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Subprocess_Name - (If Process_Name Digital_CC)</w:t>
            </w:r>
          </w:p>
        </w:tc>
        <w:tc>
          <w:tcPr>
            <w:tcW w:w="1350" w:type="dxa"/>
          </w:tcPr>
          <w:p w14:paraId="1143018F" w14:textId="09792F86" w:rsidR="00D036A9" w:rsidRPr="004064D6" w:rsidRDefault="00D036A9" w:rsidP="009833FE">
            <w:pPr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String (</w:t>
            </w:r>
            <w:r w:rsidR="009833FE" w:rsidRPr="004064D6">
              <w:rPr>
                <w:rFonts w:ascii="Verdana" w:hAnsi="Verdana"/>
                <w:sz w:val="20"/>
                <w:szCs w:val="20"/>
              </w:rPr>
              <w:t>50</w:t>
            </w:r>
            <w:r w:rsidRPr="004064D6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529F7462" w14:textId="11B642E3" w:rsidR="00D036A9" w:rsidRPr="004064D6" w:rsidRDefault="00D036A9" w:rsidP="00690464">
            <w:pPr>
              <w:pStyle w:val="Default"/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</w:pPr>
            <w:r w:rsidRPr="004064D6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Conditional Mandatory</w:t>
            </w:r>
          </w:p>
        </w:tc>
      </w:tr>
      <w:tr w:rsidR="00690464" w:rsidRPr="009F480D" w:rsidDel="005D518C" w14:paraId="59F7FF8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C9FCE15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ChannelId</w:t>
            </w:r>
          </w:p>
        </w:tc>
        <w:tc>
          <w:tcPr>
            <w:tcW w:w="4050" w:type="dxa"/>
          </w:tcPr>
          <w:p w14:paraId="79B1EA5F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Channel id of the client that created the SR in CAS system. </w:t>
            </w:r>
          </w:p>
          <w:p w14:paraId="39792A2F" w14:textId="77777777" w:rsidR="00690464" w:rsidRPr="003A7D5E" w:rsidRDefault="00690464" w:rsidP="004B0462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Allowed values : </w:t>
            </w:r>
            <w:r w:rsidR="004B0462">
              <w:rPr>
                <w:rFonts w:ascii="Verdana" w:hAnsi="Verdana" w:cs="Arial"/>
                <w:sz w:val="20"/>
                <w:szCs w:val="20"/>
              </w:rPr>
              <w:t>DEH</w:t>
            </w:r>
          </w:p>
        </w:tc>
        <w:tc>
          <w:tcPr>
            <w:tcW w:w="1350" w:type="dxa"/>
          </w:tcPr>
          <w:p w14:paraId="785427A9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(10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4F826F63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6CC7A79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A11F033" w14:textId="77777777" w:rsidR="00690464" w:rsidRPr="00FC50DB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6551AE">
              <w:rPr>
                <w:rFonts w:ascii="Verdana" w:hAnsi="Verdana" w:cs="Arial"/>
                <w:sz w:val="20"/>
                <w:szCs w:val="20"/>
              </w:rPr>
              <w:lastRenderedPageBreak/>
              <w:t>WorkitemNumber</w:t>
            </w:r>
          </w:p>
        </w:tc>
        <w:tc>
          <w:tcPr>
            <w:tcW w:w="4050" w:type="dxa"/>
          </w:tcPr>
          <w:p w14:paraId="3D38A36D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6551AE">
              <w:rPr>
                <w:rFonts w:ascii="Verdana" w:hAnsi="Verdana" w:cs="Arial"/>
                <w:sz w:val="20"/>
                <w:szCs w:val="20"/>
              </w:rPr>
              <w:t xml:space="preserve">This field holds the Request Number created in </w:t>
            </w:r>
            <w:r w:rsidR="00371B6E">
              <w:rPr>
                <w:rFonts w:ascii="Verdana" w:hAnsi="Verdana" w:cs="Arial"/>
                <w:sz w:val="20"/>
                <w:szCs w:val="20"/>
              </w:rPr>
              <w:t>CAS</w:t>
            </w:r>
            <w:r w:rsidRPr="006551AE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system for which status is to be notified</w:t>
            </w:r>
          </w:p>
          <w:p w14:paraId="40E270B4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4A0A76A4" w14:textId="22023BB3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</w:t>
            </w:r>
            <w:r w:rsidR="00F83BAC">
              <w:rPr>
                <w:rFonts w:ascii="Verdana" w:hAnsi="Verdana"/>
                <w:sz w:val="20"/>
                <w:szCs w:val="20"/>
              </w:rPr>
              <w:t>3</w:t>
            </w:r>
            <w:r w:rsidR="0090568F" w:rsidRPr="0090568F">
              <w:rPr>
                <w:rFonts w:ascii="Verdana" w:hAnsi="Verdana"/>
                <w:sz w:val="20"/>
                <w:szCs w:val="20"/>
              </w:rPr>
              <w:t>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E7655D6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78C7381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B2B77CD" w14:textId="7961CDF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</w:p>
        </w:tc>
        <w:tc>
          <w:tcPr>
            <w:tcW w:w="4050" w:type="dxa"/>
          </w:tcPr>
          <w:p w14:paraId="4D9FE151" w14:textId="6A16AFC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 w:rsidRPr="00845CA5">
              <w:rPr>
                <w:rFonts w:ascii="Verdana" w:hAnsi="Verdana" w:cs="Arial"/>
                <w:sz w:val="20"/>
                <w:szCs w:val="20"/>
              </w:rPr>
              <w:t>ProspectId  has to be passed which DEH sent to IBPS</w:t>
            </w:r>
          </w:p>
        </w:tc>
        <w:tc>
          <w:tcPr>
            <w:tcW w:w="1350" w:type="dxa"/>
          </w:tcPr>
          <w:p w14:paraId="0993C55C" w14:textId="219A13E9" w:rsidR="00AD1356" w:rsidRPr="00845CA5" w:rsidRDefault="00AD1356" w:rsidP="00AD1356">
            <w:pPr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String (10)</w:t>
            </w:r>
          </w:p>
        </w:tc>
        <w:tc>
          <w:tcPr>
            <w:tcW w:w="1890" w:type="dxa"/>
          </w:tcPr>
          <w:p w14:paraId="0507013D" w14:textId="2EFA9A67" w:rsidR="00AD1356" w:rsidRPr="00845CA5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3D47DE9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7441B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</w:t>
            </w:r>
            <w:r w:rsidRPr="00A91BB6">
              <w:rPr>
                <w:rFonts w:ascii="Verdana" w:hAnsi="Verdana" w:cs="Arial"/>
              </w:rPr>
              <w:t>vent</w:t>
            </w:r>
          </w:p>
        </w:tc>
        <w:tc>
          <w:tcPr>
            <w:tcW w:w="4050" w:type="dxa"/>
          </w:tcPr>
          <w:p w14:paraId="0108D8E1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Allowed values:</w:t>
            </w:r>
          </w:p>
          <w:p w14:paraId="4B74DE58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5D82AF0F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“STATUS_CHANGE”- Application status change.</w:t>
            </w:r>
          </w:p>
          <w:p w14:paraId="7982B6A0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26A512B6" w14:textId="77777777" w:rsidR="00AD135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“REQUEST_CUSTOMER_QUERY” - Request for any additional details/ queries from the customer</w:t>
            </w:r>
          </w:p>
          <w:p w14:paraId="40A40154" w14:textId="77777777" w:rsidR="004B2BD5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6ED3C4A9" w14:textId="4C59D069" w:rsidR="004B2BD5" w:rsidRPr="004064D6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F471AF">
              <w:rPr>
                <w:rFonts w:ascii="Verdana" w:hAnsi="Verdana"/>
                <w:sz w:val="20"/>
                <w:szCs w:val="20"/>
              </w:rPr>
              <w:t>“</w:t>
            </w:r>
            <w:r w:rsidRPr="00F471AF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NAME_STATUS_CHANGE</w:t>
            </w:r>
            <w:r w:rsidRPr="00F471AF">
              <w:rPr>
                <w:rFonts w:ascii="Verdana" w:hAnsi="Verdana"/>
                <w:sz w:val="20"/>
                <w:szCs w:val="20"/>
              </w:rPr>
              <w:t>”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6B2B7825" w14:textId="77777777" w:rsidR="00AD1356" w:rsidRPr="004064D6" w:rsidRDefault="00AD1356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</w:p>
          <w:p w14:paraId="25CB89E4" w14:textId="5B56530F" w:rsidR="007942AA" w:rsidRPr="004064D6" w:rsidRDefault="007942AA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  <w:r w:rsidRPr="004064D6">
              <w:rPr>
                <w:rFonts w:ascii="Verdana" w:eastAsiaTheme="minorHAnsi" w:hAnsi="Verdana" w:cs="Arial"/>
                <w:color w:val="000000"/>
              </w:rPr>
              <w:t xml:space="preserve">- (If Process_Name </w:t>
            </w:r>
            <w:r w:rsidR="00F245EC" w:rsidRPr="004064D6">
              <w:rPr>
                <w:rFonts w:ascii="Verdana" w:eastAsiaTheme="minorHAnsi" w:hAnsi="Verdana" w:cs="Arial"/>
                <w:color w:val="000000"/>
              </w:rPr>
              <w:t>DigitalAO</w:t>
            </w:r>
            <w:r w:rsidRPr="004064D6">
              <w:rPr>
                <w:rFonts w:ascii="Verdana" w:eastAsiaTheme="minorHAnsi" w:hAnsi="Verdana" w:cs="Arial"/>
                <w:color w:val="000000"/>
              </w:rPr>
              <w:t>)</w:t>
            </w:r>
          </w:p>
        </w:tc>
        <w:tc>
          <w:tcPr>
            <w:tcW w:w="1350" w:type="dxa"/>
          </w:tcPr>
          <w:p w14:paraId="0C75A508" w14:textId="77777777" w:rsidR="00AD1356" w:rsidRPr="004064D6" w:rsidRDefault="00AD1356" w:rsidP="00AD1356">
            <w:pPr>
              <w:rPr>
                <w:rFonts w:ascii="Verdana" w:eastAsiaTheme="minorHAnsi" w:hAnsi="Verdana" w:cs="Arial"/>
                <w:color w:val="000000"/>
                <w:sz w:val="20"/>
                <w:szCs w:val="20"/>
              </w:rPr>
            </w:pPr>
            <w:r w:rsidRPr="004064D6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String (100)</w:t>
            </w:r>
          </w:p>
        </w:tc>
        <w:tc>
          <w:tcPr>
            <w:tcW w:w="1890" w:type="dxa"/>
          </w:tcPr>
          <w:p w14:paraId="1848D609" w14:textId="4681F5DB" w:rsidR="00AD1356" w:rsidRPr="004064D6" w:rsidRDefault="007942AA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10642E0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93390C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W</w:t>
            </w:r>
            <w:r w:rsidRPr="0090568F">
              <w:rPr>
                <w:rFonts w:ascii="Verdana" w:hAnsi="Verdana" w:cs="Arial"/>
              </w:rPr>
              <w:t>orkItemStatus</w:t>
            </w:r>
          </w:p>
        </w:tc>
        <w:tc>
          <w:tcPr>
            <w:tcW w:w="4050" w:type="dxa"/>
          </w:tcPr>
          <w:p w14:paraId="1A465CDE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hAnsi="Verdana" w:cs="Arial"/>
              </w:rPr>
              <w:t>application or prospect status</w:t>
            </w:r>
          </w:p>
        </w:tc>
        <w:tc>
          <w:tcPr>
            <w:tcW w:w="1350" w:type="dxa"/>
          </w:tcPr>
          <w:p w14:paraId="18656F11" w14:textId="36B2BE11" w:rsidR="00AD1356" w:rsidRPr="003A7D5E" w:rsidRDefault="004064D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(30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6629E6B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064D6" w:rsidRPr="009F480D" w:rsidDel="005D518C" w14:paraId="3957484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1E244CA" w14:textId="6BB2DB90" w:rsidR="004064D6" w:rsidRPr="00530150" w:rsidRDefault="006F23CB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>RejectReason</w:t>
            </w:r>
          </w:p>
        </w:tc>
        <w:tc>
          <w:tcPr>
            <w:tcW w:w="4050" w:type="dxa"/>
          </w:tcPr>
          <w:p w14:paraId="28927B80" w14:textId="479E03AC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>Reject reason has to be pass here</w:t>
            </w:r>
          </w:p>
          <w:p w14:paraId="1698A476" w14:textId="77777777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</w:p>
          <w:p w14:paraId="0075D0AE" w14:textId="78E9F6DD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>- (If Process_Name DigitalAO)</w:t>
            </w:r>
          </w:p>
        </w:tc>
        <w:tc>
          <w:tcPr>
            <w:tcW w:w="1350" w:type="dxa"/>
          </w:tcPr>
          <w:p w14:paraId="42D347C7" w14:textId="1FB180EC" w:rsidR="004064D6" w:rsidRPr="00530150" w:rsidRDefault="004064D6" w:rsidP="00AD1356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String (20)</w:t>
            </w:r>
          </w:p>
        </w:tc>
        <w:tc>
          <w:tcPr>
            <w:tcW w:w="1890" w:type="dxa"/>
          </w:tcPr>
          <w:p w14:paraId="533FFA82" w14:textId="77777777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Conditional</w:t>
            </w:r>
          </w:p>
          <w:p w14:paraId="3E756959" w14:textId="587A21E5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69B11B3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46EDD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U</w:t>
            </w:r>
            <w:r w:rsidRPr="0090568F">
              <w:rPr>
                <w:rFonts w:ascii="Verdana" w:hAnsi="Verdana" w:cs="Arial"/>
              </w:rPr>
              <w:t>pdProspectReqd</w:t>
            </w:r>
          </w:p>
        </w:tc>
        <w:tc>
          <w:tcPr>
            <w:tcW w:w="4050" w:type="dxa"/>
          </w:tcPr>
          <w:p w14:paraId="321EC0B3" w14:textId="77777777" w:rsidR="00AD1356" w:rsidRDefault="00AD1356" w:rsidP="00AD1356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60D34F0B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258C45CB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5E4CB3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2B07CC" w:rsidRPr="009F480D" w:rsidDel="005D518C" w14:paraId="30707D1C" w14:textId="77777777" w:rsidTr="00570CEF">
        <w:tblPrEx>
          <w:tblLook w:val="04A0" w:firstRow="1" w:lastRow="0" w:firstColumn="1" w:lastColumn="0" w:noHBand="0" w:noVBand="1"/>
        </w:tblPrEx>
        <w:trPr>
          <w:ins w:id="3" w:author="Pradip Kumar Trivedi" w:date="2023-04-12T12:27:00Z"/>
        </w:trPr>
        <w:tc>
          <w:tcPr>
            <w:tcW w:w="2340" w:type="dxa"/>
          </w:tcPr>
          <w:p w14:paraId="3187B13D" w14:textId="3A9129F0" w:rsidR="002B07CC" w:rsidRPr="003B307A" w:rsidRDefault="002B07CC" w:rsidP="00AD1356">
            <w:pPr>
              <w:pStyle w:val="tabletext"/>
              <w:rPr>
                <w:ins w:id="4" w:author="Pradip Kumar Trivedi" w:date="2023-04-12T12:27:00Z"/>
                <w:rFonts w:ascii="Verdana" w:hAnsi="Verdana" w:cs="Arial"/>
                <w:highlight w:val="yellow"/>
              </w:rPr>
            </w:pPr>
            <w:ins w:id="5" w:author="Pradip Kumar Trivedi" w:date="2023-04-12T12:27:00Z">
              <w:r w:rsidRPr="003B307A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CifDedupUpdReqd</w:t>
              </w:r>
            </w:ins>
          </w:p>
        </w:tc>
        <w:tc>
          <w:tcPr>
            <w:tcW w:w="4050" w:type="dxa"/>
          </w:tcPr>
          <w:p w14:paraId="647A677E" w14:textId="77777777" w:rsidR="002B07CC" w:rsidRPr="003B307A" w:rsidRDefault="002B07CC" w:rsidP="002B07CC">
            <w:pPr>
              <w:pStyle w:val="Default"/>
              <w:rPr>
                <w:ins w:id="6" w:author="Pradip Kumar Trivedi" w:date="2023-04-12T12:27:00Z"/>
                <w:rFonts w:ascii="Courier New" w:eastAsia="Calibri" w:hAnsi="Courier New" w:cs="Courier New"/>
                <w:sz w:val="18"/>
                <w:szCs w:val="18"/>
                <w:highlight w:val="yellow"/>
              </w:rPr>
            </w:pPr>
            <w:ins w:id="7" w:author="Pradip Kumar Trivedi" w:date="2023-04-12T12:27:00Z">
              <w:r w:rsidRPr="003B307A">
                <w:rPr>
                  <w:rFonts w:ascii="Courier New" w:eastAsia="Calibri" w:hAnsi="Courier New" w:cs="Courier New"/>
                  <w:sz w:val="18"/>
                  <w:szCs w:val="18"/>
                  <w:highlight w:val="yellow"/>
                </w:rPr>
                <w:t>Allowed values:</w:t>
              </w:r>
            </w:ins>
          </w:p>
          <w:p w14:paraId="350C5F7D" w14:textId="77777777" w:rsidR="002B07CC" w:rsidRPr="003B307A" w:rsidRDefault="002B07CC" w:rsidP="002B07CC">
            <w:pPr>
              <w:pStyle w:val="Default"/>
              <w:rPr>
                <w:ins w:id="8" w:author="Pradip Kumar Trivedi" w:date="2023-04-12T12:28:00Z"/>
                <w:rFonts w:ascii="Courier New" w:hAnsi="Courier New" w:cs="Courier New"/>
                <w:sz w:val="18"/>
                <w:szCs w:val="18"/>
                <w:highlight w:val="yellow"/>
              </w:rPr>
            </w:pPr>
            <w:ins w:id="9" w:author="Pradip Kumar Trivedi" w:date="2023-04-12T12:27:00Z">
              <w:r w:rsidRPr="003B307A">
                <w:rPr>
                  <w:rFonts w:ascii="Courier New" w:hAnsi="Courier New" w:cs="Courier New"/>
                  <w:sz w:val="18"/>
                  <w:szCs w:val="18"/>
                  <w:highlight w:val="yellow"/>
                </w:rPr>
                <w:t>‘</w:t>
              </w:r>
              <w:r w:rsidRPr="003B307A">
                <w:rPr>
                  <w:rFonts w:ascii="Courier New" w:hAnsi="Courier New" w:cs="Courier New"/>
                  <w:b/>
                  <w:sz w:val="18"/>
                  <w:szCs w:val="18"/>
                  <w:highlight w:val="yellow"/>
                </w:rPr>
                <w:t>TRUE</w:t>
              </w:r>
              <w:r w:rsidRPr="003B307A">
                <w:rPr>
                  <w:rFonts w:ascii="Courier New" w:hAnsi="Courier New" w:cs="Courier New"/>
                  <w:sz w:val="18"/>
                  <w:szCs w:val="18"/>
                  <w:highlight w:val="yellow"/>
                </w:rPr>
                <w:t>’ OR ‘</w:t>
              </w:r>
              <w:r w:rsidRPr="003B307A">
                <w:rPr>
                  <w:rFonts w:ascii="Courier New" w:hAnsi="Courier New" w:cs="Courier New"/>
                  <w:b/>
                  <w:sz w:val="18"/>
                  <w:szCs w:val="18"/>
                  <w:highlight w:val="yellow"/>
                </w:rPr>
                <w:t>FALSE</w:t>
              </w:r>
              <w:r w:rsidRPr="003B307A">
                <w:rPr>
                  <w:rFonts w:ascii="Courier New" w:hAnsi="Courier New" w:cs="Courier New"/>
                  <w:sz w:val="18"/>
                  <w:szCs w:val="18"/>
                  <w:highlight w:val="yellow"/>
                </w:rPr>
                <w:t>’</w:t>
              </w:r>
            </w:ins>
          </w:p>
          <w:p w14:paraId="6A99B877" w14:textId="77777777" w:rsidR="002B07CC" w:rsidRPr="003B307A" w:rsidRDefault="002B07CC" w:rsidP="002B07CC">
            <w:pPr>
              <w:pStyle w:val="Default"/>
              <w:rPr>
                <w:ins w:id="10" w:author="Pradip Kumar Trivedi" w:date="2023-04-12T12:28:00Z"/>
                <w:rFonts w:ascii="Courier New" w:hAnsi="Courier New" w:cs="Courier New"/>
                <w:sz w:val="18"/>
                <w:szCs w:val="18"/>
                <w:highlight w:val="yellow"/>
              </w:rPr>
            </w:pPr>
          </w:p>
          <w:p w14:paraId="3DA7430F" w14:textId="52F3EC21" w:rsidR="002B07CC" w:rsidRPr="003B307A" w:rsidRDefault="002B07CC" w:rsidP="002B07CC">
            <w:pPr>
              <w:pStyle w:val="Default"/>
              <w:rPr>
                <w:ins w:id="11" w:author="Pradip Kumar Trivedi" w:date="2023-04-12T12:27:00Z"/>
                <w:rFonts w:ascii="Verdana" w:eastAsia="Calibri" w:hAnsi="Verdana"/>
                <w:sz w:val="20"/>
                <w:szCs w:val="20"/>
                <w:highlight w:val="yellow"/>
              </w:rPr>
            </w:pPr>
            <w:ins w:id="12" w:author="Pradip Kumar Trivedi" w:date="2023-04-12T12:28:00Z">
              <w:r w:rsidRPr="003B307A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If the value is true, then only the fields sent in CifDedupResults object will be considered</w:t>
              </w:r>
            </w:ins>
          </w:p>
        </w:tc>
        <w:tc>
          <w:tcPr>
            <w:tcW w:w="1350" w:type="dxa"/>
          </w:tcPr>
          <w:p w14:paraId="54C45E61" w14:textId="10BA0205" w:rsidR="002B07CC" w:rsidRPr="003B307A" w:rsidRDefault="002B07CC" w:rsidP="00AD1356">
            <w:pPr>
              <w:rPr>
                <w:ins w:id="13" w:author="Pradip Kumar Trivedi" w:date="2023-04-12T12:27:00Z"/>
                <w:rFonts w:ascii="Verdana" w:hAnsi="Verdana"/>
                <w:sz w:val="20"/>
                <w:szCs w:val="20"/>
                <w:highlight w:val="yellow"/>
              </w:rPr>
            </w:pPr>
            <w:ins w:id="14" w:author="Pradip Kumar Trivedi" w:date="2023-04-12T12:28:00Z">
              <w:r w:rsidRPr="003B307A">
                <w:rPr>
                  <w:rFonts w:ascii="Verdana" w:hAnsi="Verdana"/>
                  <w:sz w:val="20"/>
                  <w:szCs w:val="20"/>
                  <w:highlight w:val="yellow"/>
                  <w:rPrChange w:id="15" w:author="Pradip Kumar Trivedi" w:date="2023-04-12T12:31:00Z">
                    <w:rPr>
                      <w:rFonts w:ascii="Verdana" w:hAnsi="Verdana"/>
                      <w:sz w:val="20"/>
                      <w:szCs w:val="20"/>
                    </w:rPr>
                  </w:rPrChange>
                </w:rPr>
                <w:t>String (5</w:t>
              </w:r>
              <w:r w:rsidRPr="003B307A">
                <w:rPr>
                  <w:rFonts w:ascii="Verdana" w:hAnsi="Verdana"/>
                  <w:sz w:val="20"/>
                  <w:szCs w:val="20"/>
                  <w:highlight w:val="yellow"/>
                </w:rPr>
                <w:t>)</w:t>
              </w:r>
            </w:ins>
          </w:p>
        </w:tc>
        <w:tc>
          <w:tcPr>
            <w:tcW w:w="1890" w:type="dxa"/>
          </w:tcPr>
          <w:p w14:paraId="0C659778" w14:textId="46F4F8DE" w:rsidR="002B07CC" w:rsidRPr="003B307A" w:rsidRDefault="003B307A" w:rsidP="00AD1356">
            <w:pPr>
              <w:pStyle w:val="Default"/>
              <w:rPr>
                <w:ins w:id="16" w:author="Pradip Kumar Trivedi" w:date="2023-04-12T12:27:00Z"/>
                <w:rFonts w:ascii="Verdana" w:hAnsi="Verdana"/>
                <w:sz w:val="20"/>
                <w:szCs w:val="20"/>
                <w:highlight w:val="yellow"/>
              </w:rPr>
            </w:pPr>
            <w:ins w:id="17" w:author="Pradip Kumar Trivedi" w:date="2023-04-12T12:29:00Z">
              <w:r w:rsidRPr="003B307A">
                <w:rPr>
                  <w:rFonts w:ascii="Verdana" w:hAnsi="Verdana"/>
                  <w:sz w:val="20"/>
                  <w:szCs w:val="20"/>
                  <w:highlight w:val="yellow"/>
                </w:rPr>
                <w:t>Optional</w:t>
              </w:r>
            </w:ins>
          </w:p>
        </w:tc>
      </w:tr>
      <w:tr w:rsidR="00AD1356" w:rsidRPr="009F480D" w:rsidDel="005D518C" w14:paraId="005067D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6EAD1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ddnalDocsReqd</w:t>
            </w:r>
          </w:p>
        </w:tc>
        <w:tc>
          <w:tcPr>
            <w:tcW w:w="4050" w:type="dxa"/>
          </w:tcPr>
          <w:p w14:paraId="12F2C1C5" w14:textId="77777777" w:rsidR="00AD1356" w:rsidRDefault="00AD1356" w:rsidP="00AD1356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06004C75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5481C639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9E4882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209AE3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AD4B73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</w:t>
            </w:r>
            <w:r w:rsidRPr="00741AC3">
              <w:rPr>
                <w:rFonts w:ascii="Verdana" w:hAnsi="Verdana" w:cs="Arial"/>
              </w:rPr>
              <w:t>pplicationDetails</w:t>
            </w:r>
          </w:p>
        </w:tc>
        <w:tc>
          <w:tcPr>
            <w:tcW w:w="4050" w:type="dxa"/>
          </w:tcPr>
          <w:p w14:paraId="3E343D2A" w14:textId="361C4F6E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</w:t>
            </w:r>
            <w:r w:rsidRPr="00741AC3">
              <w:rPr>
                <w:rFonts w:ascii="Verdana" w:hAnsi="Verdana" w:cs="Arial"/>
              </w:rPr>
              <w:t>applicationDetails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</w:p>
        </w:tc>
        <w:tc>
          <w:tcPr>
            <w:tcW w:w="1350" w:type="dxa"/>
          </w:tcPr>
          <w:p w14:paraId="751B59EF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35561252" w14:textId="77777777" w:rsidR="00AD1356" w:rsidRPr="0040794F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AD1356" w:rsidRPr="009F480D" w:rsidDel="005D518C" w14:paraId="43740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86DCA21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741AC3">
              <w:rPr>
                <w:rFonts w:ascii="Verdana" w:hAnsi="Verdana" w:cs="Arial"/>
              </w:rPr>
              <w:t>Remarks</w:t>
            </w:r>
          </w:p>
        </w:tc>
        <w:tc>
          <w:tcPr>
            <w:tcW w:w="4050" w:type="dxa"/>
          </w:tcPr>
          <w:p w14:paraId="76F00C68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Remarks of Application status</w:t>
            </w:r>
          </w:p>
        </w:tc>
        <w:tc>
          <w:tcPr>
            <w:tcW w:w="1350" w:type="dxa"/>
          </w:tcPr>
          <w:p w14:paraId="7218E95D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String (255</w:t>
            </w:r>
            <w:r w:rsidRPr="00E2332B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40BD9117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AD1356" w:rsidRPr="009F480D" w:rsidDel="005D518C" w14:paraId="53045FD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525AE13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FreeField</w:t>
            </w:r>
            <w:r w:rsidRPr="00741AC3">
              <w:rPr>
                <w:rFonts w:ascii="Verdana" w:hAnsi="Verdana" w:cs="Arial"/>
              </w:rPr>
              <w:t>1</w:t>
            </w:r>
          </w:p>
        </w:tc>
        <w:tc>
          <w:tcPr>
            <w:tcW w:w="4050" w:type="dxa"/>
          </w:tcPr>
          <w:p w14:paraId="2193EBE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42CD4D44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919EF76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AD1356" w:rsidRPr="009F480D" w:rsidDel="005D518C" w14:paraId="43BC276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DD1950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2</w:t>
            </w:r>
          </w:p>
        </w:tc>
        <w:tc>
          <w:tcPr>
            <w:tcW w:w="4050" w:type="dxa"/>
          </w:tcPr>
          <w:p w14:paraId="6220EEF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247CA94A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D7745C3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EFF962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41556B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3</w:t>
            </w:r>
          </w:p>
        </w:tc>
        <w:tc>
          <w:tcPr>
            <w:tcW w:w="4050" w:type="dxa"/>
          </w:tcPr>
          <w:p w14:paraId="7976B505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5A0B8823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0772825B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6A2CF9D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E303FBE" w14:textId="77777777" w:rsidR="00AD1356" w:rsidRDefault="00AD1356" w:rsidP="00AD1356">
            <w:r w:rsidRPr="009B3289">
              <w:rPr>
                <w:rFonts w:ascii="Verdana" w:hAnsi="Verdana" w:cs="Arial"/>
              </w:rPr>
              <w:lastRenderedPageBreak/>
              <w:t>FreeField</w:t>
            </w:r>
            <w:r>
              <w:rPr>
                <w:rFonts w:ascii="Verdana" w:hAnsi="Verdana" w:cs="Arial"/>
              </w:rPr>
              <w:t>4</w:t>
            </w:r>
          </w:p>
        </w:tc>
        <w:tc>
          <w:tcPr>
            <w:tcW w:w="4050" w:type="dxa"/>
          </w:tcPr>
          <w:p w14:paraId="5C0A333D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0E5C957D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DF8639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160AB17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A78C135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5</w:t>
            </w:r>
          </w:p>
        </w:tc>
        <w:tc>
          <w:tcPr>
            <w:tcW w:w="4050" w:type="dxa"/>
          </w:tcPr>
          <w:p w14:paraId="6598F8E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3890956C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DC1273B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0AA0E3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347E4F3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</w:t>
            </w:r>
            <w:r w:rsidRPr="00741AC3">
              <w:rPr>
                <w:rFonts w:ascii="Verdana" w:hAnsi="Verdana" w:cs="Arial"/>
              </w:rPr>
              <w:t>pplicationDetails</w:t>
            </w:r>
          </w:p>
        </w:tc>
        <w:tc>
          <w:tcPr>
            <w:tcW w:w="4050" w:type="dxa"/>
          </w:tcPr>
          <w:p w14:paraId="6826FE44" w14:textId="39810B3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Theme="minorHAnsi" w:hAnsiTheme="minorHAnsi" w:cstheme="minorHAnsi"/>
                <w:szCs w:val="24"/>
              </w:rPr>
              <w:t>End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of </w:t>
            </w:r>
            <w:r w:rsidRPr="00741AC3">
              <w:rPr>
                <w:rFonts w:ascii="Verdana" w:hAnsi="Verdana" w:cs="Arial"/>
              </w:rPr>
              <w:t>applicationDetails</w:t>
            </w:r>
            <w:r>
              <w:rPr>
                <w:rFonts w:asciiTheme="minorHAnsi" w:hAnsiTheme="minorHAnsi" w:cstheme="minorHAnsi"/>
                <w:szCs w:val="24"/>
              </w:rPr>
              <w:t xml:space="preserve"> 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</w:p>
        </w:tc>
        <w:tc>
          <w:tcPr>
            <w:tcW w:w="1350" w:type="dxa"/>
          </w:tcPr>
          <w:p w14:paraId="3AF5553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D1EE26" w14:textId="77777777" w:rsidR="00AD1356" w:rsidRPr="00AB4829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AD1356" w:rsidRPr="009F480D" w:rsidDel="005D518C" w14:paraId="1E8EC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F0D2F6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</w:p>
        </w:tc>
        <w:tc>
          <w:tcPr>
            <w:tcW w:w="4050" w:type="dxa"/>
          </w:tcPr>
          <w:p w14:paraId="6FDA05ED" w14:textId="30E7D459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</w:t>
            </w:r>
            <w:r>
              <w:rPr>
                <w:rFonts w:asciiTheme="minorHAnsi" w:hAnsiTheme="minorHAnsi" w:cstheme="minorHAnsi"/>
                <w:szCs w:val="24"/>
              </w:rPr>
              <w:t>‘</w:t>
            </w:r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1A2237C8" w14:textId="77777777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2DC2AFAD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If ‘U</w:t>
            </w:r>
            <w:r w:rsidRPr="0090568F">
              <w:rPr>
                <w:rFonts w:ascii="Verdana" w:hAnsi="Verdana" w:cs="Arial"/>
              </w:rPr>
              <w:t>pdProspectReqd</w:t>
            </w:r>
            <w:r>
              <w:rPr>
                <w:rFonts w:ascii="Verdana" w:hAnsi="Verdana" w:cs="Arial"/>
              </w:rPr>
              <w:t xml:space="preserve">‘ </w:t>
            </w:r>
            <w:r w:rsidRPr="001C3CA0">
              <w:rPr>
                <w:rFonts w:ascii="Verdana" w:hAnsi="Verdana" w:cs="Arial"/>
              </w:rPr>
              <w:t xml:space="preserve">is </w:t>
            </w:r>
            <w:r w:rsidRPr="007C051F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, then only this grid has to be send</w:t>
            </w:r>
          </w:p>
        </w:tc>
        <w:tc>
          <w:tcPr>
            <w:tcW w:w="1350" w:type="dxa"/>
          </w:tcPr>
          <w:p w14:paraId="20DA4648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C7081A" w14:textId="77777777" w:rsidR="00AD1356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11EC948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65D57AB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PEP</w:t>
            </w:r>
            <w:r w:rsidRPr="001C3CA0">
              <w:rPr>
                <w:rFonts w:ascii="Verdana" w:hAnsi="Verdana" w:cs="Arial"/>
              </w:rPr>
              <w:t>Status</w:t>
            </w:r>
          </w:p>
        </w:tc>
        <w:tc>
          <w:tcPr>
            <w:tcW w:w="4050" w:type="dxa"/>
          </w:tcPr>
          <w:p w14:paraId="25F9328F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PEP Status detail</w:t>
            </w:r>
          </w:p>
        </w:tc>
        <w:tc>
          <w:tcPr>
            <w:tcW w:w="1350" w:type="dxa"/>
          </w:tcPr>
          <w:p w14:paraId="64155FF4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230F02D6" w14:textId="77777777" w:rsidR="00AD1356" w:rsidRDefault="00AD1356" w:rsidP="00AD1356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243D1548" w14:textId="77777777" w:rsidTr="00570CEF">
        <w:tblPrEx>
          <w:tblLook w:val="04A0" w:firstRow="1" w:lastRow="0" w:firstColumn="1" w:lastColumn="0" w:noHBand="0" w:noVBand="1"/>
        </w:tblPrEx>
        <w:trPr>
          <w:trHeight w:val="377"/>
        </w:trPr>
        <w:tc>
          <w:tcPr>
            <w:tcW w:w="2340" w:type="dxa"/>
          </w:tcPr>
          <w:p w14:paraId="3C09B44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</w:t>
            </w:r>
            <w:r w:rsidRPr="001C3CA0">
              <w:rPr>
                <w:rFonts w:ascii="Verdana" w:hAnsi="Verdana" w:cs="Arial"/>
              </w:rPr>
              <w:t>iskScore</w:t>
            </w:r>
          </w:p>
        </w:tc>
        <w:tc>
          <w:tcPr>
            <w:tcW w:w="4050" w:type="dxa"/>
          </w:tcPr>
          <w:p w14:paraId="5B5640C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Risk score details</w:t>
            </w:r>
          </w:p>
        </w:tc>
        <w:tc>
          <w:tcPr>
            <w:tcW w:w="1350" w:type="dxa"/>
          </w:tcPr>
          <w:p w14:paraId="17007148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0706A037" w14:textId="77777777" w:rsidR="00AD1356" w:rsidRDefault="00AD1356" w:rsidP="00AD1356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19C5E8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662094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KYC</w:t>
            </w:r>
            <w:r w:rsidRPr="001C3CA0">
              <w:rPr>
                <w:rFonts w:ascii="Verdana" w:hAnsi="Verdana" w:cs="Arial"/>
              </w:rPr>
              <w:t>ReviewDate</w:t>
            </w:r>
          </w:p>
        </w:tc>
        <w:tc>
          <w:tcPr>
            <w:tcW w:w="4050" w:type="dxa"/>
          </w:tcPr>
          <w:p w14:paraId="26FCBB2A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1C3CA0">
              <w:rPr>
                <w:rFonts w:ascii="Verdana" w:hAnsi="Verdana" w:cs="Arial"/>
              </w:rPr>
              <w:t>K</w:t>
            </w:r>
            <w:r>
              <w:rPr>
                <w:rFonts w:ascii="Verdana" w:hAnsi="Verdana" w:cs="Arial"/>
              </w:rPr>
              <w:t xml:space="preserve">YC  </w:t>
            </w:r>
            <w:r w:rsidRPr="001C3CA0">
              <w:rPr>
                <w:rFonts w:ascii="Verdana" w:hAnsi="Verdana" w:cs="Arial"/>
              </w:rPr>
              <w:t>Review</w:t>
            </w:r>
            <w:r>
              <w:rPr>
                <w:rFonts w:ascii="Verdana" w:hAnsi="Verdana" w:cs="Arial"/>
              </w:rPr>
              <w:t xml:space="preserve"> </w:t>
            </w:r>
            <w:r w:rsidRPr="001C3CA0">
              <w:rPr>
                <w:rFonts w:ascii="Verdana" w:hAnsi="Verdana" w:cs="Arial"/>
              </w:rPr>
              <w:t>Date</w:t>
            </w:r>
            <w:r w:rsidRPr="0015081C">
              <w:rPr>
                <w:rFonts w:ascii="Verdana" w:hAnsi="Verdana" w:cs="Arial"/>
              </w:rPr>
              <w:t xml:space="preserve"> - Date format : dd-mm-yyyy</w:t>
            </w:r>
          </w:p>
        </w:tc>
        <w:tc>
          <w:tcPr>
            <w:tcW w:w="1350" w:type="dxa"/>
          </w:tcPr>
          <w:p w14:paraId="48A4F53A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String </w:t>
            </w:r>
          </w:p>
        </w:tc>
        <w:tc>
          <w:tcPr>
            <w:tcW w:w="1890" w:type="dxa"/>
          </w:tcPr>
          <w:p w14:paraId="7B608A08" w14:textId="77777777" w:rsidR="00AD1356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B2BD5" w:rsidRPr="009F480D" w:rsidDel="005D518C" w14:paraId="18C7D6D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E03BC9" w14:textId="2E16B459" w:rsidR="004B2BD5" w:rsidRPr="00F471AF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UpdatedFirstName</w:t>
            </w:r>
          </w:p>
        </w:tc>
        <w:tc>
          <w:tcPr>
            <w:tcW w:w="4050" w:type="dxa"/>
          </w:tcPr>
          <w:p w14:paraId="0A626F35" w14:textId="3C1861BB" w:rsidR="004B2BD5" w:rsidRPr="00F471AF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First name of the applicant, this field will be mandatory if event is “NAME_STATUS_CHANGE”</w:t>
            </w:r>
          </w:p>
        </w:tc>
        <w:tc>
          <w:tcPr>
            <w:tcW w:w="1350" w:type="dxa"/>
          </w:tcPr>
          <w:p w14:paraId="7D50E7EB" w14:textId="2DCD0389" w:rsidR="004B2BD5" w:rsidRPr="00F471AF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23DE0DE5" w14:textId="3518BB22" w:rsidR="004B2BD5" w:rsidRPr="00F471AF" w:rsidRDefault="004B2BD5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F471AF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4B2BD5" w:rsidRPr="009F480D" w:rsidDel="005D518C" w14:paraId="3E70722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D46E17" w14:textId="027A3532" w:rsidR="004B2BD5" w:rsidRPr="00F471AF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UpdatedMiddleName</w:t>
            </w:r>
          </w:p>
        </w:tc>
        <w:tc>
          <w:tcPr>
            <w:tcW w:w="4050" w:type="dxa"/>
          </w:tcPr>
          <w:p w14:paraId="729048C9" w14:textId="14E20C01" w:rsidR="004B2BD5" w:rsidRPr="00F471AF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Middlename of the applicant,this field will be mandatory if event is “NAME_STATUS_CHANGE”</w:t>
            </w:r>
          </w:p>
        </w:tc>
        <w:tc>
          <w:tcPr>
            <w:tcW w:w="1350" w:type="dxa"/>
          </w:tcPr>
          <w:p w14:paraId="24453E88" w14:textId="618E4A70" w:rsidR="004B2BD5" w:rsidRPr="00F471AF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0F7CB675" w14:textId="0AAE0616" w:rsidR="004B2BD5" w:rsidRPr="00F471AF" w:rsidRDefault="00421AC8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F471A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B2BD5" w:rsidRPr="009F480D" w:rsidDel="005D518C" w14:paraId="34C0FC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C2766A5" w14:textId="234F26F5" w:rsidR="004B2BD5" w:rsidRPr="00F471AF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UpdatedLastName</w:t>
            </w:r>
          </w:p>
        </w:tc>
        <w:tc>
          <w:tcPr>
            <w:tcW w:w="4050" w:type="dxa"/>
          </w:tcPr>
          <w:p w14:paraId="3E99BEB4" w14:textId="16A12589" w:rsidR="004B2BD5" w:rsidRPr="00F471AF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Last name of the applicant, this field will be mandatory if event is “NAME_STATUS_CHANGE”</w:t>
            </w:r>
          </w:p>
        </w:tc>
        <w:tc>
          <w:tcPr>
            <w:tcW w:w="1350" w:type="dxa"/>
          </w:tcPr>
          <w:p w14:paraId="2B35D57C" w14:textId="4ACBFB7C" w:rsidR="004B2BD5" w:rsidRPr="00F471AF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4B4BC492" w14:textId="0D3F32BC" w:rsidR="004B2BD5" w:rsidRPr="00F471AF" w:rsidRDefault="004B2BD5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F471AF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4B2BD5" w:rsidRPr="009F480D" w:rsidDel="005D518C" w14:paraId="70F1795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01F0E0" w14:textId="243E7757" w:rsidR="004B2BD5" w:rsidRPr="00F471AF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UpdatedFullName</w:t>
            </w:r>
          </w:p>
        </w:tc>
        <w:tc>
          <w:tcPr>
            <w:tcW w:w="4050" w:type="dxa"/>
          </w:tcPr>
          <w:p w14:paraId="3A82B1FE" w14:textId="3D0C7B32" w:rsidR="004B2BD5" w:rsidRPr="00F471AF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Full name of the applicant, this field will be mandatory if event is “NAME_STATUS_CHANGE”</w:t>
            </w:r>
          </w:p>
        </w:tc>
        <w:tc>
          <w:tcPr>
            <w:tcW w:w="1350" w:type="dxa"/>
          </w:tcPr>
          <w:p w14:paraId="42F33756" w14:textId="02FC07DA" w:rsidR="004B2BD5" w:rsidRPr="00F471AF" w:rsidRDefault="005513A0" w:rsidP="00AD1356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String (79</w:t>
            </w:r>
            <w:r w:rsidR="004B2BD5" w:rsidRPr="00F471AF"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14:paraId="079EC4D3" w14:textId="4C89FF6F" w:rsidR="004B2BD5" w:rsidRPr="00F471AF" w:rsidRDefault="004B2BD5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F471AF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7D66EE58" w14:textId="77777777" w:rsidTr="00570CEF">
        <w:tblPrEx>
          <w:tblLook w:val="04A0" w:firstRow="1" w:lastRow="0" w:firstColumn="1" w:lastColumn="0" w:noHBand="0" w:noVBand="1"/>
        </w:tblPrEx>
        <w:trPr>
          <w:trHeight w:val="755"/>
        </w:trPr>
        <w:tc>
          <w:tcPr>
            <w:tcW w:w="2340" w:type="dxa"/>
          </w:tcPr>
          <w:p w14:paraId="26E414A0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</w:p>
        </w:tc>
        <w:tc>
          <w:tcPr>
            <w:tcW w:w="4050" w:type="dxa"/>
          </w:tcPr>
          <w:p w14:paraId="16F809F5" w14:textId="3F1E2997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End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of </w:t>
            </w:r>
            <w:r>
              <w:rPr>
                <w:rFonts w:asciiTheme="minorHAnsi" w:hAnsiTheme="minorHAnsi" w:cstheme="minorHAnsi"/>
                <w:szCs w:val="24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44A2A896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2F2A5F41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07951583" w14:textId="77777777" w:rsidR="00AD1356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AD1356" w:rsidRPr="009F480D" w:rsidDel="005D518C" w14:paraId="49FC9B5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0D2A92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</w:p>
        </w:tc>
        <w:tc>
          <w:tcPr>
            <w:tcW w:w="4050" w:type="dxa"/>
          </w:tcPr>
          <w:p w14:paraId="5CB0B28F" w14:textId="16B57942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>
              <w:rPr>
                <w:rFonts w:ascii="Verdana" w:hAnsi="Verdana" w:cs="Arial"/>
              </w:rPr>
              <w:t>‘A</w:t>
            </w:r>
            <w:r w:rsidRPr="001E4F51">
              <w:rPr>
                <w:rFonts w:ascii="Verdana" w:hAnsi="Verdana" w:cs="Arial"/>
              </w:rPr>
              <w:t>dditionalDocumentDetails</w:t>
            </w:r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01BEECFF" w14:textId="77777777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1496AC56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If ‘</w:t>
            </w:r>
            <w:r w:rsidRPr="007C051F">
              <w:rPr>
                <w:rFonts w:ascii="Verdana" w:hAnsi="Verdana" w:cs="Arial"/>
                <w:b/>
              </w:rPr>
              <w:t>addnalDocsReqd</w:t>
            </w:r>
            <w:r>
              <w:rPr>
                <w:rFonts w:ascii="Verdana" w:hAnsi="Verdana" w:cs="Arial"/>
              </w:rPr>
              <w:t xml:space="preserve"> ‘ </w:t>
            </w:r>
            <w:r w:rsidRPr="001C3CA0">
              <w:rPr>
                <w:rFonts w:ascii="Verdana" w:hAnsi="Verdana" w:cs="Arial"/>
              </w:rPr>
              <w:t>is tru</w:t>
            </w:r>
            <w:r>
              <w:rPr>
                <w:rFonts w:ascii="Verdana" w:hAnsi="Verdana" w:cs="Arial"/>
              </w:rPr>
              <w:t>e, then only this grid has to be send</w:t>
            </w:r>
          </w:p>
        </w:tc>
        <w:tc>
          <w:tcPr>
            <w:tcW w:w="1350" w:type="dxa"/>
          </w:tcPr>
          <w:p w14:paraId="735E0D79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A37CE91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6B9B935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AE1476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ocumentName</w:t>
            </w:r>
          </w:p>
        </w:tc>
        <w:tc>
          <w:tcPr>
            <w:tcW w:w="4050" w:type="dxa"/>
          </w:tcPr>
          <w:p w14:paraId="2F7C331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Name</w:t>
            </w:r>
          </w:p>
        </w:tc>
        <w:tc>
          <w:tcPr>
            <w:tcW w:w="1350" w:type="dxa"/>
          </w:tcPr>
          <w:p w14:paraId="4AC11E6C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8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6DB8F4FE" w14:textId="77777777" w:rsidR="00AD1356" w:rsidRDefault="00AD1356" w:rsidP="00AD1356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035544E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70F73B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ocumentStatus</w:t>
            </w:r>
          </w:p>
        </w:tc>
        <w:tc>
          <w:tcPr>
            <w:tcW w:w="4050" w:type="dxa"/>
          </w:tcPr>
          <w:p w14:paraId="6AC95EEF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Status</w:t>
            </w:r>
          </w:p>
        </w:tc>
        <w:tc>
          <w:tcPr>
            <w:tcW w:w="1350" w:type="dxa"/>
          </w:tcPr>
          <w:p w14:paraId="4A4BE21F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5C2E9D4C" w14:textId="77777777" w:rsidR="00AD1356" w:rsidRDefault="00AD1356" w:rsidP="00AD1356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64888AC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9401E2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ocumentRemarks</w:t>
            </w:r>
          </w:p>
        </w:tc>
        <w:tc>
          <w:tcPr>
            <w:tcW w:w="4050" w:type="dxa"/>
          </w:tcPr>
          <w:p w14:paraId="2BD21477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Remarks</w:t>
            </w:r>
          </w:p>
        </w:tc>
        <w:tc>
          <w:tcPr>
            <w:tcW w:w="1350" w:type="dxa"/>
          </w:tcPr>
          <w:p w14:paraId="3567F6AB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255</w:t>
            </w:r>
            <w:r w:rsidRPr="00B643ED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706EC500" w14:textId="77777777" w:rsidR="00AD1356" w:rsidRPr="00AB4829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540AEFB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54014C2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lastRenderedPageBreak/>
              <w:t>FreeField</w:t>
            </w:r>
            <w:r w:rsidRPr="00741AC3">
              <w:rPr>
                <w:rFonts w:ascii="Verdana" w:hAnsi="Verdana" w:cs="Arial"/>
              </w:rPr>
              <w:t>1</w:t>
            </w:r>
          </w:p>
        </w:tc>
        <w:tc>
          <w:tcPr>
            <w:tcW w:w="4050" w:type="dxa"/>
          </w:tcPr>
          <w:p w14:paraId="66693FF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6EC82A11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02BCA0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26C3A0E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9AEBB0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2</w:t>
            </w:r>
          </w:p>
        </w:tc>
        <w:tc>
          <w:tcPr>
            <w:tcW w:w="4050" w:type="dxa"/>
          </w:tcPr>
          <w:p w14:paraId="4C509F38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4BF910D8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2D07FEB8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5306F43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A0173E6" w14:textId="7A32C5A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</w:p>
        </w:tc>
        <w:tc>
          <w:tcPr>
            <w:tcW w:w="4050" w:type="dxa"/>
          </w:tcPr>
          <w:p w14:paraId="64C80330" w14:textId="4A05D419" w:rsidR="00AD1356" w:rsidRPr="00F83BAC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End 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of  </w:t>
            </w:r>
            <w:r>
              <w:rPr>
                <w:rFonts w:ascii="Verdana" w:hAnsi="Verdana" w:cs="Arial"/>
              </w:rPr>
              <w:t>‘A</w:t>
            </w:r>
            <w:r w:rsidRPr="001E4F51">
              <w:rPr>
                <w:rFonts w:ascii="Verdana" w:hAnsi="Verdana" w:cs="Arial"/>
              </w:rPr>
              <w:t>dditionalDocumentDetails</w:t>
            </w:r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1350" w:type="dxa"/>
          </w:tcPr>
          <w:p w14:paraId="682F30F6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576361D" w14:textId="77777777" w:rsidR="00AD1356" w:rsidRPr="00AB4829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621BDD" w:rsidRPr="009F480D" w:rsidDel="005D518C" w14:paraId="5F79972B" w14:textId="77777777" w:rsidTr="00570CEF">
        <w:tblPrEx>
          <w:tblLook w:val="04A0" w:firstRow="1" w:lastRow="0" w:firstColumn="1" w:lastColumn="0" w:noHBand="0" w:noVBand="1"/>
        </w:tblPrEx>
        <w:trPr>
          <w:ins w:id="18" w:author="Pradip Kumar Trivedi" w:date="2023-04-12T12:33:00Z"/>
        </w:trPr>
        <w:tc>
          <w:tcPr>
            <w:tcW w:w="2340" w:type="dxa"/>
          </w:tcPr>
          <w:p w14:paraId="696BCF76" w14:textId="526F8859" w:rsidR="00621BDD" w:rsidRPr="00AF3361" w:rsidRDefault="00621BDD" w:rsidP="00AD1356">
            <w:pPr>
              <w:pStyle w:val="tabletext"/>
              <w:rPr>
                <w:ins w:id="19" w:author="Pradip Kumar Trivedi" w:date="2023-04-12T12:33:00Z"/>
                <w:rFonts w:ascii="Verdana" w:hAnsi="Verdana" w:cs="Arial"/>
                <w:highlight w:val="yellow"/>
              </w:rPr>
            </w:pPr>
            <w:ins w:id="20" w:author="Pradip Kumar Trivedi" w:date="2023-04-12T12:33:00Z">
              <w:r w:rsidRPr="00AF3361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CifDedupResults</w:t>
              </w:r>
            </w:ins>
          </w:p>
        </w:tc>
        <w:tc>
          <w:tcPr>
            <w:tcW w:w="4050" w:type="dxa"/>
          </w:tcPr>
          <w:p w14:paraId="7ADB5BE2" w14:textId="022BF977" w:rsidR="00621BDD" w:rsidRPr="00AF3361" w:rsidRDefault="00621BDD" w:rsidP="00621BDD">
            <w:pPr>
              <w:pStyle w:val="tabletext"/>
              <w:rPr>
                <w:ins w:id="21" w:author="Pradip Kumar Trivedi" w:date="2023-04-12T12:34:00Z"/>
                <w:rFonts w:asciiTheme="minorHAnsi" w:hAnsiTheme="minorHAnsi" w:cstheme="minorHAnsi"/>
                <w:szCs w:val="24"/>
                <w:highlight w:val="yellow"/>
              </w:rPr>
            </w:pPr>
            <w:ins w:id="22" w:author="Pradip Kumar Trivedi" w:date="2023-04-12T12:33:00Z">
              <w:r w:rsidRPr="00AF3361">
                <w:rPr>
                  <w:rFonts w:asciiTheme="minorHAnsi" w:hAnsiTheme="minorHAnsi" w:cstheme="minorHAnsi"/>
                  <w:szCs w:val="24"/>
                  <w:highlight w:val="yellow"/>
                </w:rPr>
                <w:t xml:space="preserve">Start </w:t>
              </w:r>
              <w:proofErr w:type="gramStart"/>
              <w:r w:rsidRPr="00AF3361">
                <w:rPr>
                  <w:rFonts w:asciiTheme="minorHAnsi" w:hAnsiTheme="minorHAnsi" w:cstheme="minorHAnsi"/>
                  <w:szCs w:val="24"/>
                  <w:highlight w:val="yellow"/>
                </w:rPr>
                <w:t xml:space="preserve">of  </w:t>
              </w:r>
              <w:r w:rsidRPr="00AF3361">
                <w:rPr>
                  <w:rFonts w:ascii="Verdana" w:hAnsi="Verdana" w:cs="Arial"/>
                  <w:highlight w:val="yellow"/>
                </w:rPr>
                <w:t>‘</w:t>
              </w:r>
              <w:r w:rsidRPr="00AF3361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CifDedupResults</w:t>
              </w:r>
              <w:r w:rsidRPr="00AF3361">
                <w:rPr>
                  <w:rFonts w:ascii="Verdana" w:hAnsi="Verdana" w:cs="Arial"/>
                  <w:highlight w:val="yellow"/>
                </w:rPr>
                <w:t>’</w:t>
              </w:r>
              <w:proofErr w:type="gramEnd"/>
              <w:r w:rsidRPr="00AF3361">
                <w:rPr>
                  <w:rFonts w:asciiTheme="minorHAnsi" w:hAnsiTheme="minorHAnsi" w:cstheme="minorHAnsi"/>
                  <w:szCs w:val="24"/>
                  <w:highlight w:val="yellow"/>
                </w:rPr>
                <w:t xml:space="preserve">  aggra</w:t>
              </w:r>
            </w:ins>
            <w:ins w:id="23" w:author="Pradip Kumar Trivedi" w:date="2023-04-12T12:34:00Z">
              <w:r w:rsidRPr="00AF3361">
                <w:rPr>
                  <w:rFonts w:asciiTheme="minorHAnsi" w:hAnsiTheme="minorHAnsi" w:cstheme="minorHAnsi"/>
                  <w:szCs w:val="24"/>
                  <w:highlight w:val="yellow"/>
                </w:rPr>
                <w:t xml:space="preserve">gate </w:t>
              </w:r>
            </w:ins>
            <w:ins w:id="24" w:author="Pradip Kumar Trivedi" w:date="2023-04-12T12:33:00Z">
              <w:r w:rsidRPr="00AF3361">
                <w:rPr>
                  <w:rFonts w:asciiTheme="minorHAnsi" w:hAnsiTheme="minorHAnsi" w:cstheme="minorHAnsi"/>
                  <w:szCs w:val="24"/>
                  <w:highlight w:val="yellow"/>
                </w:rPr>
                <w:t>details</w:t>
              </w:r>
            </w:ins>
            <w:ins w:id="25" w:author="Pradip Kumar Trivedi" w:date="2023-04-12T12:34:00Z">
              <w:r w:rsidRPr="00AF3361">
                <w:rPr>
                  <w:rFonts w:asciiTheme="minorHAnsi" w:hAnsiTheme="minorHAnsi" w:cstheme="minorHAnsi"/>
                  <w:szCs w:val="24"/>
                  <w:highlight w:val="yellow"/>
                </w:rPr>
                <w:t>.</w:t>
              </w:r>
            </w:ins>
            <w:ins w:id="26" w:author="Pradip Kumar Trivedi" w:date="2023-04-12T12:33:00Z">
              <w:r w:rsidRPr="00AF3361">
                <w:rPr>
                  <w:rFonts w:asciiTheme="minorHAnsi" w:hAnsiTheme="minorHAnsi" w:cstheme="minorHAnsi"/>
                  <w:szCs w:val="24"/>
                  <w:highlight w:val="yellow"/>
                </w:rPr>
                <w:t xml:space="preserve"> </w:t>
              </w:r>
            </w:ins>
          </w:p>
          <w:p w14:paraId="5EBEADD8" w14:textId="77777777" w:rsidR="00621BDD" w:rsidRPr="00AF3361" w:rsidRDefault="00621BDD" w:rsidP="00621BDD">
            <w:pPr>
              <w:pStyle w:val="tabletext"/>
              <w:rPr>
                <w:ins w:id="27" w:author="Pradip Kumar Trivedi" w:date="2023-04-12T12:33:00Z"/>
                <w:rFonts w:asciiTheme="minorHAnsi" w:hAnsiTheme="minorHAnsi" w:cstheme="minorHAnsi"/>
                <w:szCs w:val="24"/>
                <w:highlight w:val="yellow"/>
              </w:rPr>
            </w:pPr>
          </w:p>
          <w:p w14:paraId="47FA0C82" w14:textId="27EF4628" w:rsidR="00621BDD" w:rsidRPr="00AF3361" w:rsidRDefault="00621BDD" w:rsidP="00AD1356">
            <w:pPr>
              <w:pStyle w:val="tabletext"/>
              <w:rPr>
                <w:ins w:id="28" w:author="Pradip Kumar Trivedi" w:date="2023-04-12T12:34:00Z"/>
                <w:rFonts w:ascii="Verdana" w:hAnsi="Verdana" w:cs="Arial"/>
                <w:highlight w:val="yellow"/>
              </w:rPr>
            </w:pPr>
            <w:ins w:id="29" w:author="Pradip Kumar Trivedi" w:date="2023-04-12T12:34:00Z">
              <w:r w:rsidRPr="00AF3361">
                <w:rPr>
                  <w:rFonts w:ascii="Verdana" w:hAnsi="Verdana" w:cs="Arial"/>
                  <w:highlight w:val="yellow"/>
                </w:rPr>
                <w:t>If ‘</w:t>
              </w:r>
              <w:r w:rsidRPr="00AF3361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CifDedupUpdReqd</w:t>
              </w:r>
              <w:r w:rsidRPr="00AF3361">
                <w:rPr>
                  <w:rFonts w:ascii="Verdana" w:hAnsi="Verdana" w:cs="Arial"/>
                  <w:highlight w:val="yellow"/>
                </w:rPr>
                <w:t xml:space="preserve"> ‘ is true, then only this grid has to be send</w:t>
              </w:r>
            </w:ins>
          </w:p>
          <w:p w14:paraId="6802E284" w14:textId="4DDA3A43" w:rsidR="00621BDD" w:rsidRPr="00AF3361" w:rsidRDefault="00621BDD" w:rsidP="00AD1356">
            <w:pPr>
              <w:pStyle w:val="tabletext"/>
              <w:rPr>
                <w:ins w:id="30" w:author="Pradip Kumar Trivedi" w:date="2023-04-12T12:33:00Z"/>
                <w:rFonts w:asciiTheme="minorHAnsi" w:hAnsiTheme="minorHAnsi" w:cstheme="minorHAnsi"/>
                <w:szCs w:val="24"/>
                <w:highlight w:val="yellow"/>
              </w:rPr>
            </w:pPr>
          </w:p>
        </w:tc>
        <w:tc>
          <w:tcPr>
            <w:tcW w:w="1350" w:type="dxa"/>
          </w:tcPr>
          <w:p w14:paraId="51B8DD6F" w14:textId="77777777" w:rsidR="00621BDD" w:rsidRPr="00AF3361" w:rsidRDefault="00621BDD" w:rsidP="00AD1356">
            <w:pPr>
              <w:pStyle w:val="tabletext"/>
              <w:rPr>
                <w:ins w:id="31" w:author="Pradip Kumar Trivedi" w:date="2023-04-12T12:33:00Z"/>
                <w:rFonts w:ascii="Verdana" w:hAnsi="Verdana" w:cs="Arial"/>
                <w:highlight w:val="yellow"/>
              </w:rPr>
            </w:pPr>
          </w:p>
        </w:tc>
        <w:tc>
          <w:tcPr>
            <w:tcW w:w="1890" w:type="dxa"/>
          </w:tcPr>
          <w:p w14:paraId="3C13D25A" w14:textId="1E52CC71" w:rsidR="00621BDD" w:rsidRPr="00AF3361" w:rsidRDefault="00621BDD" w:rsidP="00AD1356">
            <w:pPr>
              <w:pStyle w:val="Default"/>
              <w:rPr>
                <w:ins w:id="32" w:author="Pradip Kumar Trivedi" w:date="2023-04-12T12:33:00Z"/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</w:pPr>
            <w:ins w:id="33" w:author="Pradip Kumar Trivedi" w:date="2023-04-12T12:34:00Z">
              <w:r w:rsidRPr="00AF3361">
                <w:rPr>
                  <w:rFonts w:ascii="Verdana" w:eastAsia="Calibri" w:hAnsi="Verdana"/>
                  <w:sz w:val="20"/>
                  <w:szCs w:val="20"/>
                  <w:highlight w:val="yellow"/>
                </w:rPr>
                <w:t>Conditional Mandatory</w:t>
              </w:r>
            </w:ins>
          </w:p>
        </w:tc>
      </w:tr>
      <w:tr w:rsidR="00621BDD" w:rsidRPr="009F480D" w:rsidDel="005D518C" w14:paraId="1936F380" w14:textId="77777777" w:rsidTr="00570CEF">
        <w:tblPrEx>
          <w:tblLook w:val="04A0" w:firstRow="1" w:lastRow="0" w:firstColumn="1" w:lastColumn="0" w:noHBand="0" w:noVBand="1"/>
        </w:tblPrEx>
        <w:trPr>
          <w:ins w:id="34" w:author="Pradip Kumar Trivedi" w:date="2023-04-12T12:35:00Z"/>
        </w:trPr>
        <w:tc>
          <w:tcPr>
            <w:tcW w:w="2340" w:type="dxa"/>
          </w:tcPr>
          <w:p w14:paraId="0B63391B" w14:textId="0FFBE4B3" w:rsidR="00621BDD" w:rsidRPr="00AF3361" w:rsidRDefault="00621BDD" w:rsidP="00AD1356">
            <w:pPr>
              <w:pStyle w:val="tabletext"/>
              <w:rPr>
                <w:ins w:id="35" w:author="Pradip Kumar Trivedi" w:date="2023-04-12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</w:pPr>
            <w:ins w:id="36" w:author="Pradip Kumar Trivedi" w:date="2023-04-12T12:35:00Z">
              <w:r w:rsidRPr="00AF3361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IsCustomerNTB</w:t>
              </w:r>
            </w:ins>
          </w:p>
        </w:tc>
        <w:tc>
          <w:tcPr>
            <w:tcW w:w="4050" w:type="dxa"/>
          </w:tcPr>
          <w:p w14:paraId="789289EF" w14:textId="2640168D" w:rsidR="00621BDD" w:rsidRPr="00AF3361" w:rsidRDefault="00AF3361" w:rsidP="00621BDD">
            <w:pPr>
              <w:pStyle w:val="tabletext"/>
              <w:rPr>
                <w:ins w:id="37" w:author="Pradip Kumar Trivedi" w:date="2023-04-12T12:35:00Z"/>
                <w:rFonts w:asciiTheme="minorHAnsi" w:hAnsiTheme="minorHAnsi" w:cstheme="minorHAnsi"/>
                <w:szCs w:val="24"/>
                <w:highlight w:val="yellow"/>
              </w:rPr>
            </w:pPr>
            <w:ins w:id="38" w:author="Pradip Kumar Trivedi" w:date="2023-04-12T13:45:00Z">
              <w:r w:rsidRPr="00AF3361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flag value will be Y, if prospect to be made NTB; should be N when prospect is made ETB - in this case cifId is mandatory</w:t>
              </w:r>
            </w:ins>
          </w:p>
        </w:tc>
        <w:tc>
          <w:tcPr>
            <w:tcW w:w="1350" w:type="dxa"/>
          </w:tcPr>
          <w:p w14:paraId="28C2A0D1" w14:textId="1DF49359" w:rsidR="00621BDD" w:rsidRPr="00AF3361" w:rsidRDefault="00621BDD" w:rsidP="00AD1356">
            <w:pPr>
              <w:pStyle w:val="tabletext"/>
              <w:rPr>
                <w:ins w:id="39" w:author="Pradip Kumar Trivedi" w:date="2023-04-12T12:35:00Z"/>
                <w:rFonts w:ascii="Verdana" w:hAnsi="Verdana" w:cs="Arial"/>
                <w:highlight w:val="yellow"/>
              </w:rPr>
            </w:pPr>
            <w:ins w:id="40" w:author="Pradip Kumar Trivedi" w:date="2023-04-12T12:35:00Z">
              <w:r w:rsidRPr="00AF3361">
                <w:rPr>
                  <w:rFonts w:ascii="Verdana" w:hAnsi="Verdana"/>
                  <w:highlight w:val="yellow"/>
                </w:rPr>
                <w:t>String (1)</w:t>
              </w:r>
            </w:ins>
          </w:p>
        </w:tc>
        <w:tc>
          <w:tcPr>
            <w:tcW w:w="1890" w:type="dxa"/>
          </w:tcPr>
          <w:p w14:paraId="4DA049AB" w14:textId="0B06595B" w:rsidR="00621BDD" w:rsidRPr="00AF3361" w:rsidRDefault="00AF3361" w:rsidP="00AD1356">
            <w:pPr>
              <w:pStyle w:val="Default"/>
              <w:rPr>
                <w:ins w:id="41" w:author="Pradip Kumar Trivedi" w:date="2023-04-12T12:35:00Z"/>
                <w:rFonts w:ascii="Verdana" w:eastAsia="Calibri" w:hAnsi="Verdana"/>
                <w:sz w:val="20"/>
                <w:szCs w:val="20"/>
                <w:highlight w:val="yellow"/>
              </w:rPr>
            </w:pPr>
            <w:ins w:id="42" w:author="Pradip Kumar Trivedi" w:date="2023-04-12T13:46:00Z">
              <w:r w:rsidRPr="00AF3361">
                <w:rPr>
                  <w:rFonts w:ascii="Verdana" w:eastAsia="Calibri" w:hAnsi="Verdana"/>
                  <w:sz w:val="20"/>
                  <w:szCs w:val="20"/>
                  <w:highlight w:val="yellow"/>
                </w:rPr>
                <w:t>Conditional Mandatory</w:t>
              </w:r>
            </w:ins>
          </w:p>
        </w:tc>
      </w:tr>
      <w:tr w:rsidR="00AF3361" w:rsidRPr="009F480D" w:rsidDel="005D518C" w14:paraId="7218068F" w14:textId="77777777" w:rsidTr="00570CEF">
        <w:tblPrEx>
          <w:tblLook w:val="04A0" w:firstRow="1" w:lastRow="0" w:firstColumn="1" w:lastColumn="0" w:noHBand="0" w:noVBand="1"/>
        </w:tblPrEx>
        <w:trPr>
          <w:ins w:id="43" w:author="Pradip Kumar Trivedi" w:date="2023-04-12T13:45:00Z"/>
        </w:trPr>
        <w:tc>
          <w:tcPr>
            <w:tcW w:w="2340" w:type="dxa"/>
          </w:tcPr>
          <w:p w14:paraId="52AE2FC5" w14:textId="7237880A" w:rsidR="00AF3361" w:rsidRPr="00AF3361" w:rsidRDefault="00AF3361" w:rsidP="00AD1356">
            <w:pPr>
              <w:pStyle w:val="tabletext"/>
              <w:rPr>
                <w:ins w:id="44" w:author="Pradip Kumar Trivedi" w:date="2023-04-12T13:45:00Z"/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</w:pPr>
            <w:ins w:id="45" w:author="Pradip Kumar Trivedi" w:date="2023-04-12T13:45:00Z">
              <w:r w:rsidRPr="00AF3361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CifId</w:t>
              </w:r>
            </w:ins>
          </w:p>
        </w:tc>
        <w:tc>
          <w:tcPr>
            <w:tcW w:w="4050" w:type="dxa"/>
          </w:tcPr>
          <w:p w14:paraId="7F6B89B4" w14:textId="714B3E0F" w:rsidR="00AF3361" w:rsidRPr="00AF3361" w:rsidRDefault="00AF3361" w:rsidP="00621BDD">
            <w:pPr>
              <w:pStyle w:val="tabletext"/>
              <w:rPr>
                <w:ins w:id="46" w:author="Pradip Kumar Trivedi" w:date="2023-04-12T13:45:00Z"/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</w:pPr>
            <w:ins w:id="47" w:author="Pradip Kumar Trivedi" w:date="2023-04-12T13:45:00Z">
              <w:r w:rsidRPr="00AF3361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CIF ID, this is mandatory only when isCustomerNtb is N</w:t>
              </w:r>
            </w:ins>
          </w:p>
        </w:tc>
        <w:tc>
          <w:tcPr>
            <w:tcW w:w="1350" w:type="dxa"/>
          </w:tcPr>
          <w:p w14:paraId="5B8EC93B" w14:textId="11B930B5" w:rsidR="00AF3361" w:rsidRPr="00AF3361" w:rsidRDefault="00AF3361" w:rsidP="00AD1356">
            <w:pPr>
              <w:pStyle w:val="tabletext"/>
              <w:rPr>
                <w:ins w:id="48" w:author="Pradip Kumar Trivedi" w:date="2023-04-12T13:45:00Z"/>
                <w:rFonts w:ascii="Verdana" w:hAnsi="Verdana"/>
                <w:highlight w:val="yellow"/>
              </w:rPr>
            </w:pPr>
            <w:ins w:id="49" w:author="Pradip Kumar Trivedi" w:date="2023-04-12T13:46:00Z">
              <w:r w:rsidRPr="00AF3361">
                <w:rPr>
                  <w:rFonts w:ascii="Verdana" w:hAnsi="Verdana"/>
                  <w:highlight w:val="yellow"/>
                </w:rPr>
                <w:t>String (10)</w:t>
              </w:r>
            </w:ins>
          </w:p>
        </w:tc>
        <w:tc>
          <w:tcPr>
            <w:tcW w:w="1890" w:type="dxa"/>
          </w:tcPr>
          <w:p w14:paraId="088E4FAC" w14:textId="77777777" w:rsidR="00AF3361" w:rsidRPr="00AF3361" w:rsidRDefault="00AF3361" w:rsidP="00AD1356">
            <w:pPr>
              <w:pStyle w:val="Default"/>
              <w:rPr>
                <w:ins w:id="50" w:author="Pradip Kumar Trivedi" w:date="2023-04-12T13:46:00Z"/>
                <w:rFonts w:ascii="Verdana" w:eastAsia="Calibri" w:hAnsi="Verdana"/>
                <w:sz w:val="20"/>
                <w:szCs w:val="20"/>
                <w:highlight w:val="yellow"/>
              </w:rPr>
            </w:pPr>
            <w:ins w:id="51" w:author="Pradip Kumar Trivedi" w:date="2023-04-12T13:46:00Z">
              <w:r w:rsidRPr="00AF3361">
                <w:rPr>
                  <w:rFonts w:ascii="Verdana" w:eastAsia="Calibri" w:hAnsi="Verdana"/>
                  <w:sz w:val="20"/>
                  <w:szCs w:val="20"/>
                  <w:highlight w:val="yellow"/>
                </w:rPr>
                <w:t>Conditional Mandatory</w:t>
              </w:r>
            </w:ins>
          </w:p>
          <w:p w14:paraId="0FCACC9B" w14:textId="0398819F" w:rsidR="00AF3361" w:rsidRPr="00AF3361" w:rsidRDefault="00AF3361" w:rsidP="00AD1356">
            <w:pPr>
              <w:pStyle w:val="Default"/>
              <w:rPr>
                <w:ins w:id="52" w:author="Pradip Kumar Trivedi" w:date="2023-04-12T13:45:00Z"/>
                <w:rFonts w:ascii="Verdana" w:eastAsia="Calibri" w:hAnsi="Verdana"/>
                <w:sz w:val="20"/>
                <w:szCs w:val="20"/>
                <w:highlight w:val="yellow"/>
              </w:rPr>
            </w:pPr>
          </w:p>
        </w:tc>
      </w:tr>
      <w:tr w:rsidR="00AF3361" w:rsidRPr="009F480D" w:rsidDel="005D518C" w14:paraId="0D709EC6" w14:textId="77777777" w:rsidTr="00570CEF">
        <w:tblPrEx>
          <w:tblLook w:val="04A0" w:firstRow="1" w:lastRow="0" w:firstColumn="1" w:lastColumn="0" w:noHBand="0" w:noVBand="1"/>
        </w:tblPrEx>
        <w:trPr>
          <w:ins w:id="53" w:author="Pradip Kumar Trivedi" w:date="2023-04-12T13:46:00Z"/>
        </w:trPr>
        <w:tc>
          <w:tcPr>
            <w:tcW w:w="2340" w:type="dxa"/>
          </w:tcPr>
          <w:p w14:paraId="61D8E92B" w14:textId="0F8E48FF" w:rsidR="00AF3361" w:rsidRPr="00AF3361" w:rsidRDefault="00AF3361" w:rsidP="00AD1356">
            <w:pPr>
              <w:pStyle w:val="tabletext"/>
              <w:rPr>
                <w:ins w:id="54" w:author="Pradip Kumar Trivedi" w:date="2023-04-12T13:46:00Z"/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</w:pPr>
            <w:ins w:id="55" w:author="Pradip Kumar Trivedi" w:date="2023-04-12T13:46:00Z">
              <w:r w:rsidRPr="00AF3361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CifDedupResults</w:t>
              </w:r>
            </w:ins>
          </w:p>
        </w:tc>
        <w:tc>
          <w:tcPr>
            <w:tcW w:w="4050" w:type="dxa"/>
          </w:tcPr>
          <w:p w14:paraId="59760284" w14:textId="37130E1F" w:rsidR="00AF3361" w:rsidRPr="00AF3361" w:rsidRDefault="00AF3361" w:rsidP="00621BDD">
            <w:pPr>
              <w:pStyle w:val="tabletext"/>
              <w:rPr>
                <w:ins w:id="56" w:author="Pradip Kumar Trivedi" w:date="2023-04-12T13:46:00Z"/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</w:pPr>
            <w:ins w:id="57" w:author="Pradip Kumar Trivedi" w:date="2023-04-12T13:46:00Z">
              <w:r w:rsidRPr="00AF3361">
                <w:rPr>
                  <w:rFonts w:asciiTheme="minorHAnsi" w:hAnsiTheme="minorHAnsi" w:cstheme="minorHAnsi"/>
                  <w:szCs w:val="24"/>
                  <w:highlight w:val="yellow"/>
                </w:rPr>
                <w:t xml:space="preserve">End of  </w:t>
              </w:r>
              <w:r w:rsidRPr="00AF3361">
                <w:rPr>
                  <w:rFonts w:ascii="Verdana" w:hAnsi="Verdana" w:cs="Arial"/>
                  <w:highlight w:val="yellow"/>
                </w:rPr>
                <w:t>‘</w:t>
              </w:r>
              <w:r w:rsidRPr="00AF3361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CifDedupResults</w:t>
              </w:r>
              <w:r w:rsidRPr="00AF3361">
                <w:rPr>
                  <w:rFonts w:asciiTheme="minorHAnsi" w:hAnsiTheme="minorHAnsi" w:cstheme="minorHAnsi"/>
                  <w:szCs w:val="24"/>
                  <w:highlight w:val="yellow"/>
                </w:rPr>
                <w:t xml:space="preserve"> grid details</w:t>
              </w:r>
            </w:ins>
          </w:p>
        </w:tc>
        <w:tc>
          <w:tcPr>
            <w:tcW w:w="1350" w:type="dxa"/>
          </w:tcPr>
          <w:p w14:paraId="1F4B7160" w14:textId="77777777" w:rsidR="00AF3361" w:rsidRPr="00AF3361" w:rsidRDefault="00AF3361" w:rsidP="00AD1356">
            <w:pPr>
              <w:pStyle w:val="tabletext"/>
              <w:rPr>
                <w:ins w:id="58" w:author="Pradip Kumar Trivedi" w:date="2023-04-12T13:46:00Z"/>
                <w:rFonts w:ascii="Verdana" w:hAnsi="Verdana"/>
                <w:highlight w:val="yellow"/>
              </w:rPr>
            </w:pPr>
          </w:p>
        </w:tc>
        <w:tc>
          <w:tcPr>
            <w:tcW w:w="1890" w:type="dxa"/>
          </w:tcPr>
          <w:p w14:paraId="2C49272C" w14:textId="77777777" w:rsidR="00AF3361" w:rsidRPr="00AF3361" w:rsidRDefault="00AF3361" w:rsidP="00AD1356">
            <w:pPr>
              <w:pStyle w:val="Default"/>
              <w:rPr>
                <w:ins w:id="59" w:author="Pradip Kumar Trivedi" w:date="2023-04-12T13:46:00Z"/>
                <w:rFonts w:ascii="Verdana" w:eastAsia="Calibri" w:hAnsi="Verdana"/>
                <w:sz w:val="20"/>
                <w:szCs w:val="20"/>
                <w:highlight w:val="yellow"/>
              </w:rPr>
            </w:pPr>
          </w:p>
        </w:tc>
      </w:tr>
      <w:tr w:rsidR="00D442ED" w:rsidRPr="009F480D" w:rsidDel="005D518C" w14:paraId="52E577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233578" w14:textId="5C98A727" w:rsidR="00D442ED" w:rsidRPr="004064D6" w:rsidRDefault="00D442ED" w:rsidP="00AD1356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DocRequired</w:t>
            </w:r>
          </w:p>
        </w:tc>
        <w:tc>
          <w:tcPr>
            <w:tcW w:w="4050" w:type="dxa"/>
          </w:tcPr>
          <w:p w14:paraId="63C7354D" w14:textId="71FE9250" w:rsidR="00D442ED" w:rsidRPr="004064D6" w:rsidRDefault="00D442ED" w:rsidP="00AD1356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contains value Y/N - (If Process_Name Digital_CC)</w:t>
            </w:r>
            <w:r w:rsidR="001D3090" w:rsidRPr="004064D6">
              <w:rPr>
                <w:rFonts w:ascii="Verdana" w:hAnsi="Verdana" w:cs="Arial"/>
              </w:rPr>
              <w:t xml:space="preserve"> &amp; Subprocess_Name</w:t>
            </w:r>
            <w:r w:rsidR="00BE7AFC" w:rsidRPr="004064D6"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1350" w:type="dxa"/>
          </w:tcPr>
          <w:p w14:paraId="6C54BCB6" w14:textId="39839007" w:rsidR="00D442ED" w:rsidRPr="004064D6" w:rsidRDefault="00AB106A" w:rsidP="00D442ED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 xml:space="preserve">String </w:t>
            </w:r>
            <w:r w:rsidR="00D442ED" w:rsidRPr="004064D6">
              <w:rPr>
                <w:rFonts w:ascii="Verdana" w:hAnsi="Verdana"/>
              </w:rPr>
              <w:t>(1)</w:t>
            </w:r>
          </w:p>
        </w:tc>
        <w:tc>
          <w:tcPr>
            <w:tcW w:w="1890" w:type="dxa"/>
          </w:tcPr>
          <w:p w14:paraId="09D887FC" w14:textId="6FFD1B45" w:rsidR="00D442ED" w:rsidRPr="004064D6" w:rsidRDefault="00D442ED" w:rsidP="00D442ED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DB161C" w:rsidRPr="009F480D" w:rsidDel="005D518C" w14:paraId="756C453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EEDBB9D" w14:textId="1B6971E3" w:rsidR="00DB161C" w:rsidRPr="004064D6" w:rsidRDefault="000B1CEC" w:rsidP="00AD1356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</w:t>
            </w:r>
            <w:r w:rsidR="00DB161C" w:rsidRPr="004064D6">
              <w:rPr>
                <w:rFonts w:ascii="Verdana" w:hAnsi="Verdana" w:cs="Arial"/>
              </w:rPr>
              <w:t>ocNameList</w:t>
            </w:r>
          </w:p>
        </w:tc>
        <w:tc>
          <w:tcPr>
            <w:tcW w:w="4050" w:type="dxa"/>
          </w:tcPr>
          <w:p w14:paraId="483AC4E2" w14:textId="3742DF2B" w:rsidR="000B1CEC" w:rsidRPr="004064D6" w:rsidRDefault="000B1CEC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 w:rsidRPr="004064D6">
              <w:rPr>
                <w:rFonts w:ascii="Verdana" w:hAnsi="Verdana" w:cs="Arial"/>
              </w:rPr>
              <w:t>‘DocumentDetails’</w:t>
            </w:r>
            <w:r w:rsidRPr="004064D6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  <w:p w14:paraId="2143302F" w14:textId="622C354C" w:rsidR="00DB161C" w:rsidRPr="004064D6" w:rsidRDefault="001D3090" w:rsidP="00AD1356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(If Process_Name Digital_CC) &amp; Subprocess_Name </w:t>
            </w:r>
            <w:r w:rsidR="00B73B5B" w:rsidRPr="004064D6">
              <w:rPr>
                <w:rFonts w:ascii="Verdana" w:hAnsi="Verdana" w:cs="Arial"/>
              </w:rPr>
              <w:t>Repetitive Tag</w:t>
            </w:r>
          </w:p>
        </w:tc>
        <w:tc>
          <w:tcPr>
            <w:tcW w:w="1350" w:type="dxa"/>
          </w:tcPr>
          <w:p w14:paraId="299C2CC1" w14:textId="77777777" w:rsidR="00DB161C" w:rsidRPr="004064D6" w:rsidRDefault="00DB161C" w:rsidP="00D442ED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76DABFF" w14:textId="4BEDF6DB" w:rsidR="00DB161C" w:rsidRPr="004064D6" w:rsidRDefault="00BA046A" w:rsidP="00D442E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5411C23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FE16A2" w14:textId="34B7BFAB" w:rsidR="000B1CEC" w:rsidRPr="004064D6" w:rsidRDefault="000B1CEC" w:rsidP="00AD1356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DocumentName</w:t>
            </w:r>
          </w:p>
        </w:tc>
        <w:tc>
          <w:tcPr>
            <w:tcW w:w="4050" w:type="dxa"/>
          </w:tcPr>
          <w:p w14:paraId="38B6FD20" w14:textId="6DAE421D" w:rsidR="000B1CEC" w:rsidRPr="004064D6" w:rsidRDefault="00D6772A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>Name Of the Document</w:t>
            </w:r>
          </w:p>
        </w:tc>
        <w:tc>
          <w:tcPr>
            <w:tcW w:w="1350" w:type="dxa"/>
          </w:tcPr>
          <w:p w14:paraId="5F1977E9" w14:textId="0FEAD33F" w:rsidR="000B1CEC" w:rsidRPr="004064D6" w:rsidRDefault="00D6772A" w:rsidP="00D442ED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6F1A03D4" w14:textId="3FFB2E0D" w:rsidR="000B1CEC" w:rsidRPr="004064D6" w:rsidRDefault="00BA046A" w:rsidP="00D442E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0B1CEC" w:rsidRPr="009F480D" w:rsidDel="005D518C" w14:paraId="12E2C4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6BD9FB" w14:textId="048AB942" w:rsidR="000B1CEC" w:rsidRPr="004064D6" w:rsidRDefault="000B1CEC" w:rsidP="00AD1356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MonthYear</w:t>
            </w:r>
          </w:p>
        </w:tc>
        <w:tc>
          <w:tcPr>
            <w:tcW w:w="4050" w:type="dxa"/>
          </w:tcPr>
          <w:p w14:paraId="6F9632FE" w14:textId="101D1FC1" w:rsidR="000B1CEC" w:rsidRPr="004064D6" w:rsidRDefault="00D6772A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>Month and Year for which Document is required (MM-YYYY)</w:t>
            </w:r>
          </w:p>
        </w:tc>
        <w:tc>
          <w:tcPr>
            <w:tcW w:w="1350" w:type="dxa"/>
          </w:tcPr>
          <w:p w14:paraId="702F3F0B" w14:textId="58F88425" w:rsidR="000B1CEC" w:rsidRPr="004064D6" w:rsidRDefault="00D6772A" w:rsidP="00D442ED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5F92841A" w14:textId="77777777" w:rsidR="000B1CEC" w:rsidRPr="004064D6" w:rsidRDefault="000B1CEC" w:rsidP="00D442E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0B1CEC" w:rsidRPr="009F480D" w:rsidDel="005D518C" w14:paraId="2EDD951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8254BD1" w14:textId="602F99C7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DocNameList</w:t>
            </w:r>
          </w:p>
        </w:tc>
        <w:tc>
          <w:tcPr>
            <w:tcW w:w="4050" w:type="dxa"/>
          </w:tcPr>
          <w:p w14:paraId="59DA77F3" w14:textId="31FF7E30" w:rsidR="000B1CEC" w:rsidRPr="004064D6" w:rsidRDefault="000B1CEC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 xml:space="preserve">End of  </w:t>
            </w:r>
            <w:r w:rsidRPr="004064D6">
              <w:rPr>
                <w:rFonts w:ascii="Verdana" w:hAnsi="Verdana" w:cs="Arial"/>
              </w:rPr>
              <w:t>‘DocumentDetails’</w:t>
            </w:r>
            <w:r w:rsidRPr="004064D6">
              <w:rPr>
                <w:rFonts w:asciiTheme="minorHAnsi" w:hAnsiTheme="minorHAnsi" w:cstheme="minorHAnsi"/>
                <w:szCs w:val="24"/>
              </w:rPr>
              <w:t xml:space="preserve"> grid details </w:t>
            </w:r>
            <w:r w:rsidR="00B73B5B" w:rsidRPr="004064D6">
              <w:rPr>
                <w:rFonts w:asciiTheme="minorHAnsi" w:hAnsiTheme="minorHAnsi" w:cstheme="minorHAnsi"/>
                <w:szCs w:val="24"/>
              </w:rPr>
              <w:t xml:space="preserve">- </w:t>
            </w:r>
            <w:r w:rsidR="00B73B5B" w:rsidRPr="004064D6">
              <w:rPr>
                <w:rFonts w:ascii="Verdana" w:hAnsi="Verdana" w:cs="Arial"/>
              </w:rPr>
              <w:t>Repetitive Tag</w:t>
            </w:r>
          </w:p>
        </w:tc>
        <w:tc>
          <w:tcPr>
            <w:tcW w:w="1350" w:type="dxa"/>
          </w:tcPr>
          <w:p w14:paraId="2D389C1D" w14:textId="77777777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FC9E185" w14:textId="77777777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0B1CEC" w:rsidRPr="009F480D" w:rsidDel="005D518C" w14:paraId="33211D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18973B0" w14:textId="33C17433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ActionedDate</w:t>
            </w:r>
          </w:p>
        </w:tc>
        <w:tc>
          <w:tcPr>
            <w:tcW w:w="4050" w:type="dxa"/>
          </w:tcPr>
          <w:p w14:paraId="6127D3AB" w14:textId="52EFC3F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dd-mm-yyyy </w:t>
            </w:r>
            <w:r w:rsidR="001D3090" w:rsidRPr="004064D6">
              <w:rPr>
                <w:rFonts w:ascii="Verdana" w:hAnsi="Verdana" w:cs="Arial"/>
              </w:rPr>
              <w:t xml:space="preserve"> (If Process_Name Digital_CC) &amp; Subprocess_Name</w:t>
            </w:r>
          </w:p>
        </w:tc>
        <w:tc>
          <w:tcPr>
            <w:tcW w:w="1350" w:type="dxa"/>
          </w:tcPr>
          <w:p w14:paraId="4FF031D1" w14:textId="75A591AC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4CB411F1" w14:textId="711E7063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0B1CEC" w:rsidRPr="009F480D" w:rsidDel="005D518C" w14:paraId="54693E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D5554F0" w14:textId="2F5EA447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Decision</w:t>
            </w:r>
          </w:p>
        </w:tc>
        <w:tc>
          <w:tcPr>
            <w:tcW w:w="4050" w:type="dxa"/>
          </w:tcPr>
          <w:p w14:paraId="4DA88162" w14:textId="21428644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Decision </w:t>
            </w:r>
            <w:r w:rsidR="001D3090" w:rsidRPr="004064D6">
              <w:rPr>
                <w:rFonts w:ascii="Verdana" w:hAnsi="Verdana" w:cs="Arial"/>
              </w:rPr>
              <w:t xml:space="preserve"> (If Process_Name Digital_CC) &amp; Subprocess_Name</w:t>
            </w:r>
          </w:p>
        </w:tc>
        <w:tc>
          <w:tcPr>
            <w:tcW w:w="1350" w:type="dxa"/>
          </w:tcPr>
          <w:p w14:paraId="547872BA" w14:textId="64306CC4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(20)</w:t>
            </w:r>
          </w:p>
        </w:tc>
        <w:tc>
          <w:tcPr>
            <w:tcW w:w="1890" w:type="dxa"/>
          </w:tcPr>
          <w:p w14:paraId="2BD63984" w14:textId="77777777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0B1CEC" w:rsidRPr="009F480D" w:rsidDel="005D518C" w14:paraId="6ACF3C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7167D2" w14:textId="61479CF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DecisionDate</w:t>
            </w:r>
          </w:p>
        </w:tc>
        <w:tc>
          <w:tcPr>
            <w:tcW w:w="4050" w:type="dxa"/>
          </w:tcPr>
          <w:p w14:paraId="0FA8D196" w14:textId="4561F09E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Date format : dd-mm-yyyy  (If Process_Name Digital_CC) &amp; Subprocess_Name</w:t>
            </w:r>
          </w:p>
        </w:tc>
        <w:tc>
          <w:tcPr>
            <w:tcW w:w="1350" w:type="dxa"/>
          </w:tcPr>
          <w:p w14:paraId="5A7D295A" w14:textId="124A3B9B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EA854F0" w14:textId="7A23A95D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0B1CEC" w:rsidRPr="009F480D" w:rsidDel="005D518C" w14:paraId="40E2EA6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00AF945" w14:textId="4C88371B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FircoExceptionExpiry</w:t>
            </w:r>
          </w:p>
        </w:tc>
        <w:tc>
          <w:tcPr>
            <w:tcW w:w="4050" w:type="dxa"/>
          </w:tcPr>
          <w:p w14:paraId="10097714" w14:textId="3D2C7D4E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Process_Name Digital_CC) &amp; Subprocess_Name</w:t>
            </w:r>
          </w:p>
        </w:tc>
        <w:tc>
          <w:tcPr>
            <w:tcW w:w="1350" w:type="dxa"/>
          </w:tcPr>
          <w:p w14:paraId="5629F7C8" w14:textId="6B327DC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 xml:space="preserve">String </w:t>
            </w:r>
            <w:r w:rsidR="00BC3A36" w:rsidRPr="004064D6">
              <w:rPr>
                <w:rFonts w:ascii="Verdana" w:hAnsi="Verdana"/>
              </w:rPr>
              <w:t>)</w:t>
            </w:r>
            <w:r w:rsidRPr="004064D6">
              <w:rPr>
                <w:rFonts w:ascii="Verdana" w:hAnsi="Verdana"/>
              </w:rPr>
              <w:t>(1)</w:t>
            </w:r>
          </w:p>
        </w:tc>
        <w:tc>
          <w:tcPr>
            <w:tcW w:w="1890" w:type="dxa"/>
          </w:tcPr>
          <w:p w14:paraId="2313925E" w14:textId="362712BC" w:rsidR="000B1CEC" w:rsidRPr="004064D6" w:rsidRDefault="000B1CEC" w:rsidP="00F24D32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</w:t>
            </w:r>
            <w:r w:rsidR="00F24D32"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0B1CEC" w:rsidRPr="009F480D" w:rsidDel="005D518C" w14:paraId="30B18943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02C136E" w14:textId="42A43C47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lastRenderedPageBreak/>
              <w:t>BankStatementUploadExpiry</w:t>
            </w:r>
          </w:p>
        </w:tc>
        <w:tc>
          <w:tcPr>
            <w:tcW w:w="4050" w:type="dxa"/>
          </w:tcPr>
          <w:p w14:paraId="35F21EAE" w14:textId="395AC66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Process_Name Digital_CC) &amp; Subprocess_Name</w:t>
            </w:r>
          </w:p>
        </w:tc>
        <w:tc>
          <w:tcPr>
            <w:tcW w:w="1350" w:type="dxa"/>
          </w:tcPr>
          <w:p w14:paraId="248FCA23" w14:textId="14F88F72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B4A692C" w14:textId="2A4028D1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2855341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45BFB7" w14:textId="640916B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IBPSWIExpiry</w:t>
            </w:r>
          </w:p>
        </w:tc>
        <w:tc>
          <w:tcPr>
            <w:tcW w:w="4050" w:type="dxa"/>
          </w:tcPr>
          <w:p w14:paraId="4ED8A712" w14:textId="77D8BB38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Process_Name Digital_CC) &amp; Subprocess_Name</w:t>
            </w:r>
          </w:p>
        </w:tc>
        <w:tc>
          <w:tcPr>
            <w:tcW w:w="1350" w:type="dxa"/>
          </w:tcPr>
          <w:p w14:paraId="688E4457" w14:textId="56463005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4E09F8A" w14:textId="18E70FEC" w:rsidR="000B1CEC" w:rsidRPr="004064D6" w:rsidRDefault="00BA046A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5D8AD63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E13C0E" w14:textId="269DCF9B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DeliveryClosure</w:t>
            </w:r>
          </w:p>
        </w:tc>
        <w:tc>
          <w:tcPr>
            <w:tcW w:w="4050" w:type="dxa"/>
          </w:tcPr>
          <w:p w14:paraId="5DC9E55D" w14:textId="3AED4E0C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contains value Y/N -  (If Process_Name Digital_CC) &amp; Subprocess_Name</w:t>
            </w:r>
          </w:p>
        </w:tc>
        <w:tc>
          <w:tcPr>
            <w:tcW w:w="1350" w:type="dxa"/>
          </w:tcPr>
          <w:p w14:paraId="2570F96D" w14:textId="3271E829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A1D9FDD" w14:textId="74C243F0" w:rsidR="000B1CEC" w:rsidRPr="004064D6" w:rsidRDefault="00BA046A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46F6144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36A3EE" w14:textId="648A702A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CoolingPeriodCancel</w:t>
            </w:r>
          </w:p>
        </w:tc>
        <w:tc>
          <w:tcPr>
            <w:tcW w:w="4050" w:type="dxa"/>
          </w:tcPr>
          <w:p w14:paraId="763BB275" w14:textId="4241213D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Process_Name Digital_CC) &amp; Subprocess_Name</w:t>
            </w:r>
          </w:p>
        </w:tc>
        <w:tc>
          <w:tcPr>
            <w:tcW w:w="1350" w:type="dxa"/>
          </w:tcPr>
          <w:p w14:paraId="6B3A19E7" w14:textId="5562314E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2F00A63C" w14:textId="55312836" w:rsidR="000B1CEC" w:rsidRPr="004064D6" w:rsidRDefault="00BA046A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4D54238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4CA5BBD" w14:textId="011D3E4D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DecTechDecline</w:t>
            </w:r>
          </w:p>
        </w:tc>
        <w:tc>
          <w:tcPr>
            <w:tcW w:w="4050" w:type="dxa"/>
          </w:tcPr>
          <w:p w14:paraId="122E4CA9" w14:textId="4C512AC0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contains value Y/N -  (If Process_Name Digital_CC) &amp; Subprocess_Name</w:t>
            </w:r>
          </w:p>
        </w:tc>
        <w:tc>
          <w:tcPr>
            <w:tcW w:w="1350" w:type="dxa"/>
          </w:tcPr>
          <w:p w14:paraId="153FB18F" w14:textId="5650F74A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478B7D56" w14:textId="668E4544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0E874DE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AF9E534" w14:textId="6DD50B1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EFMSDecline</w:t>
            </w:r>
          </w:p>
        </w:tc>
        <w:tc>
          <w:tcPr>
            <w:tcW w:w="4050" w:type="dxa"/>
          </w:tcPr>
          <w:p w14:paraId="4FDAB74F" w14:textId="6154E6D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Process_Name Digital_CC) &amp; Subprocess_Name</w:t>
            </w:r>
          </w:p>
        </w:tc>
        <w:tc>
          <w:tcPr>
            <w:tcW w:w="1350" w:type="dxa"/>
          </w:tcPr>
          <w:p w14:paraId="14B72D1D" w14:textId="5DE0EDE7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524A7C17" w14:textId="6BA0C720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32AE6DD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CB4F6A" w14:textId="67E8784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FircoDecline</w:t>
            </w:r>
            <w:proofErr w:type="spellEnd"/>
          </w:p>
        </w:tc>
        <w:tc>
          <w:tcPr>
            <w:tcW w:w="4050" w:type="dxa"/>
          </w:tcPr>
          <w:p w14:paraId="26B250DA" w14:textId="528FE6EF" w:rsidR="000B1CEC" w:rsidRPr="004064D6" w:rsidRDefault="000B1CEC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Process_Name Digital_CC) &amp; Subprocess_Name</w:t>
            </w:r>
          </w:p>
        </w:tc>
        <w:tc>
          <w:tcPr>
            <w:tcW w:w="1350" w:type="dxa"/>
          </w:tcPr>
          <w:p w14:paraId="21D48FA4" w14:textId="40D24A39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2975540" w14:textId="407CA551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2392664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9FCC3CB" w14:textId="1277F088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ProspectToBeClosed</w:t>
            </w:r>
          </w:p>
        </w:tc>
        <w:tc>
          <w:tcPr>
            <w:tcW w:w="4050" w:type="dxa"/>
          </w:tcPr>
          <w:p w14:paraId="60F01B03" w14:textId="6B7C439A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Process_Name Digital_CC) &amp; Subprocess_Name</w:t>
            </w:r>
          </w:p>
        </w:tc>
        <w:tc>
          <w:tcPr>
            <w:tcW w:w="1350" w:type="dxa"/>
          </w:tcPr>
          <w:p w14:paraId="76491AE0" w14:textId="15205FBA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6D990CF1" w14:textId="16052D94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0B1CEC" w:rsidRPr="009F480D" w:rsidDel="005D518C" w14:paraId="16D3C58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1D83EBC" w14:textId="2AE1C11F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DeclineReasons</w:t>
            </w:r>
            <w:proofErr w:type="spellEnd"/>
          </w:p>
        </w:tc>
        <w:tc>
          <w:tcPr>
            <w:tcW w:w="4050" w:type="dxa"/>
          </w:tcPr>
          <w:p w14:paraId="6FEB9FEA" w14:textId="785D3E27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contains value Y/N -  (If Process_Name Digital_CC) &amp; Subprocess_Name</w:t>
            </w:r>
          </w:p>
        </w:tc>
        <w:tc>
          <w:tcPr>
            <w:tcW w:w="1350" w:type="dxa"/>
          </w:tcPr>
          <w:p w14:paraId="3D62CA3F" w14:textId="2C0A9876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11F59EA4" w14:textId="2D87B5B1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0B1CEC" w:rsidRPr="009F480D" w:rsidDel="005D518C" w14:paraId="09237B2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DBDD54" w14:textId="791FF2C5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CoolingPeriosStartDate</w:t>
            </w:r>
            <w:proofErr w:type="spellEnd"/>
          </w:p>
        </w:tc>
        <w:tc>
          <w:tcPr>
            <w:tcW w:w="4050" w:type="dxa"/>
          </w:tcPr>
          <w:p w14:paraId="17C69338" w14:textId="2E91BBC3" w:rsidR="000B1CEC" w:rsidRPr="004064D6" w:rsidRDefault="000B1CEC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dd-mm-yyyy </w:t>
            </w:r>
            <w:r w:rsidR="001D3090" w:rsidRPr="004064D6">
              <w:rPr>
                <w:rFonts w:ascii="Verdana" w:hAnsi="Verdana" w:cs="Arial"/>
              </w:rPr>
              <w:t>-  (If Process_Name Digital_CC) &amp; Subprocess_Name</w:t>
            </w:r>
          </w:p>
        </w:tc>
        <w:tc>
          <w:tcPr>
            <w:tcW w:w="1350" w:type="dxa"/>
          </w:tcPr>
          <w:p w14:paraId="380A8B8F" w14:textId="74048D55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798B9FB" w14:textId="69FE4E00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0B1CEC" w:rsidRPr="009F480D" w:rsidDel="005D518C" w14:paraId="3884A75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06BA08" w14:textId="7F660D62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CoolingPeriodDocList</w:t>
            </w:r>
            <w:proofErr w:type="spellEnd"/>
          </w:p>
        </w:tc>
        <w:tc>
          <w:tcPr>
            <w:tcW w:w="4050" w:type="dxa"/>
          </w:tcPr>
          <w:p w14:paraId="421BC003" w14:textId="25D40483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List Of Documents -  (If Process_Name Digital_CC) &amp; Subprocess_Name</w:t>
            </w:r>
          </w:p>
        </w:tc>
        <w:tc>
          <w:tcPr>
            <w:tcW w:w="1350" w:type="dxa"/>
          </w:tcPr>
          <w:p w14:paraId="3DA21DA3" w14:textId="2B090EDD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F57DB4C" w14:textId="066F16CD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BC3A36" w:rsidRPr="009F480D" w:rsidDel="005D518C" w14:paraId="2C56669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0E459FF" w14:textId="6EFEF4FB" w:rsidR="00BC3A36" w:rsidRPr="004064D6" w:rsidRDefault="00BC3A36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FinalCardLimit</w:t>
            </w:r>
            <w:proofErr w:type="spellEnd"/>
          </w:p>
        </w:tc>
        <w:tc>
          <w:tcPr>
            <w:tcW w:w="4050" w:type="dxa"/>
          </w:tcPr>
          <w:p w14:paraId="335D712A" w14:textId="2399AEA6" w:rsidR="00BC3A36" w:rsidRPr="004064D6" w:rsidRDefault="00BC3A36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IBPS Final Card Limit</w:t>
            </w:r>
            <w:r w:rsidR="001D3090" w:rsidRPr="004064D6">
              <w:rPr>
                <w:rFonts w:ascii="Verdana" w:hAnsi="Verdana" w:cs="Arial"/>
              </w:rPr>
              <w:t>-  (If Process_Name Digital_CC) &amp; Subprocess_Name</w:t>
            </w:r>
          </w:p>
        </w:tc>
        <w:tc>
          <w:tcPr>
            <w:tcW w:w="1350" w:type="dxa"/>
          </w:tcPr>
          <w:p w14:paraId="22CB36D2" w14:textId="219DAAD1" w:rsidR="00BC3A36" w:rsidRPr="004064D6" w:rsidRDefault="00BC3A36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String(9)</w:t>
            </w:r>
          </w:p>
        </w:tc>
        <w:tc>
          <w:tcPr>
            <w:tcW w:w="1890" w:type="dxa"/>
          </w:tcPr>
          <w:p w14:paraId="6902D29B" w14:textId="10F636CE" w:rsidR="00BC3A36" w:rsidRPr="004064D6" w:rsidRDefault="00BC3A36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52A4EC4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3BBCCD" w14:textId="52A2ED77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F471AF">
              <w:rPr>
                <w:rFonts w:ascii="Verdana" w:hAnsi="Verdana" w:cs="Arial"/>
              </w:rPr>
              <w:t>CustomerDeclaredLifestyleExpenditure</w:t>
            </w:r>
            <w:proofErr w:type="spellEnd"/>
          </w:p>
        </w:tc>
        <w:tc>
          <w:tcPr>
            <w:tcW w:w="4050" w:type="dxa"/>
          </w:tcPr>
          <w:p w14:paraId="4EC6E79A" w14:textId="64AA8ABE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Customer Declared Lifestyle Expenditure (If Process_Name Digital_CC) &amp; Subprocess_Name</w:t>
            </w:r>
          </w:p>
        </w:tc>
        <w:tc>
          <w:tcPr>
            <w:tcW w:w="1350" w:type="dxa"/>
          </w:tcPr>
          <w:p w14:paraId="3FAFE4B3" w14:textId="0B7F63AC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59E57421" w14:textId="77AFE456" w:rsidR="00AD2F6B" w:rsidRPr="00F471AF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F471AF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204731F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F530080" w14:textId="56139572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F471AF">
              <w:rPr>
                <w:rFonts w:ascii="Verdana" w:hAnsi="Verdana" w:cs="Arial"/>
              </w:rPr>
              <w:t>AECBMonthly</w:t>
            </w:r>
            <w:proofErr w:type="spellEnd"/>
          </w:p>
        </w:tc>
        <w:tc>
          <w:tcPr>
            <w:tcW w:w="4050" w:type="dxa"/>
          </w:tcPr>
          <w:p w14:paraId="7C7CB5B6" w14:textId="77777777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F471AF">
              <w:rPr>
                <w:rFonts w:ascii="Verdana" w:hAnsi="Verdana" w:cs="Arial"/>
              </w:rPr>
              <w:t>AECBMonthly</w:t>
            </w:r>
            <w:proofErr w:type="spellEnd"/>
          </w:p>
          <w:p w14:paraId="5E47263C" w14:textId="575413E8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(If Process_Name Digital_CC) &amp; Subprocess_Name</w:t>
            </w:r>
          </w:p>
        </w:tc>
        <w:tc>
          <w:tcPr>
            <w:tcW w:w="1350" w:type="dxa"/>
          </w:tcPr>
          <w:p w14:paraId="6A92AFD3" w14:textId="729CC813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8701E4D" w14:textId="31D7A71C" w:rsidR="00AD2F6B" w:rsidRPr="00F471AF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F471AF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227565E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5EEAE10" w14:textId="7F8D2C57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F471AF">
              <w:rPr>
                <w:rFonts w:ascii="Verdana" w:hAnsi="Verdana" w:cs="Arial"/>
              </w:rPr>
              <w:t>StressTestingBuffer</w:t>
            </w:r>
            <w:proofErr w:type="spellEnd"/>
          </w:p>
        </w:tc>
        <w:tc>
          <w:tcPr>
            <w:tcW w:w="4050" w:type="dxa"/>
          </w:tcPr>
          <w:p w14:paraId="4F8C90CF" w14:textId="77777777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stress Testing Buffer info</w:t>
            </w:r>
          </w:p>
          <w:p w14:paraId="50986039" w14:textId="5E9C33C2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lastRenderedPageBreak/>
              <w:t>(If Process_Name Digital_CC) &amp; Subprocess_Name</w:t>
            </w:r>
          </w:p>
        </w:tc>
        <w:tc>
          <w:tcPr>
            <w:tcW w:w="1350" w:type="dxa"/>
          </w:tcPr>
          <w:p w14:paraId="00B03E55" w14:textId="03B481B5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lastRenderedPageBreak/>
              <w:t>String</w:t>
            </w:r>
          </w:p>
        </w:tc>
        <w:tc>
          <w:tcPr>
            <w:tcW w:w="1890" w:type="dxa"/>
          </w:tcPr>
          <w:p w14:paraId="0453EB45" w14:textId="3932BE5B" w:rsidR="00AD2F6B" w:rsidRPr="00F471AF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F471AF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7FF8B1C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9E506B9" w14:textId="11C3F78C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F471AF">
              <w:rPr>
                <w:rFonts w:ascii="Verdana" w:hAnsi="Verdana" w:cs="Arial"/>
              </w:rPr>
              <w:t>TotalAssessedIncome</w:t>
            </w:r>
            <w:proofErr w:type="spellEnd"/>
          </w:p>
        </w:tc>
        <w:tc>
          <w:tcPr>
            <w:tcW w:w="4050" w:type="dxa"/>
          </w:tcPr>
          <w:p w14:paraId="297A7C29" w14:textId="77777777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Assessed Income info</w:t>
            </w:r>
          </w:p>
          <w:p w14:paraId="223FAFAA" w14:textId="5AF9ECD6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(If Process_Name Digital_CC) &amp; Subprocess_Name</w:t>
            </w:r>
          </w:p>
        </w:tc>
        <w:tc>
          <w:tcPr>
            <w:tcW w:w="1350" w:type="dxa"/>
          </w:tcPr>
          <w:p w14:paraId="0042D90A" w14:textId="3EE0B985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F8D04AA" w14:textId="6ABD7316" w:rsidR="00AD2F6B" w:rsidRPr="00F471AF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F471AF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0D695D4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F60FF36" w14:textId="20B0CB0E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F471AF">
              <w:rPr>
                <w:rFonts w:ascii="Verdana" w:hAnsi="Verdana" w:cs="Arial"/>
              </w:rPr>
              <w:t>TotalDeductions</w:t>
            </w:r>
            <w:proofErr w:type="spellEnd"/>
          </w:p>
        </w:tc>
        <w:tc>
          <w:tcPr>
            <w:tcW w:w="4050" w:type="dxa"/>
          </w:tcPr>
          <w:p w14:paraId="40FFB392" w14:textId="77777777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Total Deductions</w:t>
            </w:r>
          </w:p>
          <w:p w14:paraId="072B89E5" w14:textId="2C98BC1C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(If Process_Name Digital_CC) &amp; Subprocess_Name</w:t>
            </w:r>
          </w:p>
        </w:tc>
        <w:tc>
          <w:tcPr>
            <w:tcW w:w="1350" w:type="dxa"/>
          </w:tcPr>
          <w:p w14:paraId="2C55D06A" w14:textId="4E3A0912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3292B27" w14:textId="00F4FE85" w:rsidR="00AD2F6B" w:rsidRPr="00F471AF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F471AF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0265F6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8D91FE2" w14:textId="07E2562D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F471AF">
              <w:rPr>
                <w:rFonts w:ascii="Verdana" w:hAnsi="Verdana" w:cs="Arial"/>
              </w:rPr>
              <w:t>NetDisposableIncome</w:t>
            </w:r>
            <w:proofErr w:type="spellEnd"/>
          </w:p>
        </w:tc>
        <w:tc>
          <w:tcPr>
            <w:tcW w:w="4050" w:type="dxa"/>
          </w:tcPr>
          <w:p w14:paraId="7A75505D" w14:textId="77777777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Disposable Income</w:t>
            </w:r>
          </w:p>
          <w:p w14:paraId="5CA8EDAD" w14:textId="019909F5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(If Process_Name Digital_CC) &amp; Subprocess_Name</w:t>
            </w:r>
          </w:p>
        </w:tc>
        <w:tc>
          <w:tcPr>
            <w:tcW w:w="1350" w:type="dxa"/>
          </w:tcPr>
          <w:p w14:paraId="57B2F81D" w14:textId="237AC4A4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7E54A74" w14:textId="51D4DA87" w:rsidR="00AD2F6B" w:rsidRPr="00F471AF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F471AF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02FEF89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2CCAAE" w14:textId="1B3E94CB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AffordabilityAssessmentRatio</w:t>
            </w:r>
          </w:p>
        </w:tc>
        <w:tc>
          <w:tcPr>
            <w:tcW w:w="4050" w:type="dxa"/>
          </w:tcPr>
          <w:p w14:paraId="671FAD61" w14:textId="77777777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affordability Assessment Ratio info</w:t>
            </w:r>
          </w:p>
          <w:p w14:paraId="0F6852A6" w14:textId="454B56FA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(If Process_Name Digital_CC) &amp; Subprocess_Name</w:t>
            </w:r>
          </w:p>
        </w:tc>
        <w:tc>
          <w:tcPr>
            <w:tcW w:w="1350" w:type="dxa"/>
          </w:tcPr>
          <w:p w14:paraId="30377130" w14:textId="37D69DE5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59FE11D5" w14:textId="6DD05F4F" w:rsidR="00AD2F6B" w:rsidRPr="00F471AF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F471AF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3E5EAE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1EEA537" w14:textId="7FF98E3A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CardType</w:t>
            </w:r>
          </w:p>
        </w:tc>
        <w:tc>
          <w:tcPr>
            <w:tcW w:w="4050" w:type="dxa"/>
          </w:tcPr>
          <w:p w14:paraId="765499F8" w14:textId="77777777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 xml:space="preserve">card Type </w:t>
            </w:r>
          </w:p>
          <w:p w14:paraId="6B45194D" w14:textId="26A3C78A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(If Process_Name Digital_CC) &amp; Subprocess_Name</w:t>
            </w:r>
          </w:p>
        </w:tc>
        <w:tc>
          <w:tcPr>
            <w:tcW w:w="1350" w:type="dxa"/>
          </w:tcPr>
          <w:p w14:paraId="54E89595" w14:textId="3F743D9F" w:rsidR="00AD2F6B" w:rsidRPr="00F471AF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F471AF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9BF63A5" w14:textId="6DE53F13" w:rsidR="00AD2F6B" w:rsidRPr="00F471AF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F471AF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</w:tbl>
    <w:p w14:paraId="4CD2C6CE" w14:textId="77777777" w:rsidR="00B2424C" w:rsidRDefault="00B2424C" w:rsidP="00B2424C">
      <w:pPr>
        <w:spacing w:line="240" w:lineRule="auto"/>
        <w:contextualSpacing/>
      </w:pPr>
    </w:p>
    <w:p w14:paraId="4D219FDB" w14:textId="77777777" w:rsidR="00B2424C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Pr="003C7BE6" w:rsidRDefault="00B2424C" w:rsidP="003C7BE6">
      <w:pPr>
        <w:pStyle w:val="tabletext"/>
        <w:rPr>
          <w:rFonts w:ascii="Verdana" w:hAnsi="Verdana" w:cs="Arial"/>
        </w:rPr>
      </w:pPr>
      <w:r w:rsidRPr="003C7BE6">
        <w:rPr>
          <w:rFonts w:ascii="Verdana" w:hAnsi="Verdana" w:cs="Arial"/>
        </w:rPr>
        <w:t>Sample Request</w:t>
      </w:r>
    </w:p>
    <w:p w14:paraId="3385DB9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</w:p>
    <w:p w14:paraId="3147074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&lt;? Xml version="1.0" encoding="UTF-8" standalone="yes"?&gt;</w:t>
      </w:r>
    </w:p>
    <w:p w14:paraId="0CEE0D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&lt;EE_EAI_MESSAGE&gt;</w:t>
      </w:r>
    </w:p>
    <w:p w14:paraId="239051A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&lt;EE_EAI_HEADER&gt;</w:t>
      </w:r>
    </w:p>
    <w:p w14:paraId="7298AA3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&lt;MsgFormat&gt;NOTIFY_APPLICATION&lt;/MsgFormat&gt;</w:t>
      </w:r>
    </w:p>
    <w:p w14:paraId="65C7BF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&lt;MsgVersion&gt;0001&lt;/MsgVersion&gt;</w:t>
      </w:r>
    </w:p>
    <w:p w14:paraId="3B12124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&lt;RequestorChannelId&gt;</w:t>
      </w:r>
    </w:p>
    <w:p w14:paraId="3F53852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CAS/RequestorChannelId&gt;</w:t>
      </w:r>
    </w:p>
    <w:p w14:paraId="022924A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&lt;RequestorUserId&gt;RAKUSER&lt;/RequestorUserId&gt;</w:t>
      </w:r>
    </w:p>
    <w:p w14:paraId="7F71016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&lt;RequestorLanguage&gt;E&lt;/RequestorLanguage&gt;</w:t>
      </w:r>
    </w:p>
    <w:p w14:paraId="2D5080C0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&lt;RequestorSecurityInfo&gt;secure&lt;/RequestorSecurityInfo&gt;</w:t>
      </w:r>
    </w:p>
    <w:p w14:paraId="0468218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&lt;ReturnCode&gt;911&lt;/ReturnCode&gt;</w:t>
      </w:r>
    </w:p>
    <w:p w14:paraId="29DB722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&lt;ReturnDesc&gt;Issuer Timed Out&lt;/ReturnDesc&gt;</w:t>
      </w:r>
    </w:p>
    <w:p w14:paraId="62B7969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&lt;MessageId&gt;123123453&lt;/MessageId&gt;</w:t>
      </w:r>
    </w:p>
    <w:p w14:paraId="3818F6D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&lt;Extra1&gt;REQ||SHELL.JOHN&lt;/Extra1&gt;</w:t>
      </w:r>
    </w:p>
    <w:p w14:paraId="30C1B99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&lt;Extra2&gt;YYYY-MM-DDThh</w:t>
      </w:r>
      <w:proofErr w:type="gramStart"/>
      <w:r w:rsidRPr="00AD2F6B">
        <w:rPr>
          <w:rFonts w:asciiTheme="minorHAnsi" w:hAnsiTheme="minorHAnsi" w:cstheme="minorHAnsi"/>
          <w:sz w:val="22"/>
          <w:szCs w:val="22"/>
        </w:rPr>
        <w:t>:mm:ss.mmm</w:t>
      </w:r>
      <w:proofErr w:type="gramEnd"/>
      <w:r w:rsidRPr="00AD2F6B">
        <w:rPr>
          <w:rFonts w:asciiTheme="minorHAnsi" w:hAnsiTheme="minorHAnsi" w:cstheme="minorHAnsi"/>
          <w:sz w:val="22"/>
          <w:szCs w:val="22"/>
        </w:rPr>
        <w:t>+hh:mm&lt;/Extra2&gt;</w:t>
      </w:r>
    </w:p>
    <w:p w14:paraId="12F8E35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&lt;/EE_EAI_HEADER&gt;</w:t>
      </w:r>
    </w:p>
    <w:p w14:paraId="7137520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&lt;NotifyApplicationStatusRequest&gt;</w:t>
      </w:r>
    </w:p>
    <w:p w14:paraId="7251EDC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&lt;BankId&gt;RAK&lt;/BankId&gt;</w:t>
      </w:r>
    </w:p>
    <w:p w14:paraId="4C1C614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&lt;Process_Name&gt;Digital_CC&lt;/Process_Name&gt;</w:t>
      </w:r>
    </w:p>
    <w:p w14:paraId="77CCED9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&lt;Subprocess_Name&gt;&lt;/Subprocess_Nam</w:t>
      </w:r>
      <w:bookmarkStart w:id="60" w:name="_GoBack"/>
      <w:bookmarkEnd w:id="60"/>
      <w:r w:rsidRPr="00AD2F6B">
        <w:rPr>
          <w:rFonts w:asciiTheme="minorHAnsi" w:hAnsiTheme="minorHAnsi" w:cstheme="minorHAnsi"/>
          <w:sz w:val="22"/>
          <w:szCs w:val="22"/>
        </w:rPr>
        <w:t>e&gt;</w:t>
      </w:r>
    </w:p>
    <w:p w14:paraId="0BC3529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&lt;ChannelId&gt;DEH&lt;/ChannelId&gt;</w:t>
      </w:r>
    </w:p>
    <w:p w14:paraId="5F43F5D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&lt;WorkitemNumber&gt;</w:t>
      </w:r>
    </w:p>
    <w:p w14:paraId="4D3C3A6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lastRenderedPageBreak/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342352452</w:t>
      </w:r>
    </w:p>
    <w:p w14:paraId="1A98C1A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&lt;WorkitemNumber&gt;</w:t>
      </w:r>
    </w:p>
    <w:p w14:paraId="714A0DC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&lt;RejectReason&gt;string&lt;/RejectReason&gt;</w:t>
      </w:r>
    </w:p>
    <w:p w14:paraId="40FEF9D6" w14:textId="243D6120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="00F471AF">
        <w:rPr>
          <w:rFonts w:asciiTheme="minorHAnsi" w:hAnsiTheme="minorHAnsi" w:cstheme="minorHAnsi"/>
          <w:sz w:val="22"/>
          <w:szCs w:val="22"/>
        </w:rPr>
        <w:t xml:space="preserve">               </w:t>
      </w:r>
      <w:r w:rsidRPr="00F471AF">
        <w:rPr>
          <w:rFonts w:asciiTheme="minorHAnsi" w:hAnsiTheme="minorHAnsi" w:cstheme="minorHAnsi"/>
          <w:sz w:val="22"/>
          <w:szCs w:val="22"/>
        </w:rPr>
        <w:t>&lt;Event&gt;</w:t>
      </w:r>
      <w:r w:rsidR="00293FC3" w:rsidRPr="00F471AF">
        <w:t xml:space="preserve"> </w:t>
      </w:r>
      <w:r w:rsidR="00293FC3" w:rsidRPr="00F471AF">
        <w:rPr>
          <w:rFonts w:asciiTheme="minorHAnsi" w:hAnsiTheme="minorHAnsi" w:cstheme="minorHAnsi"/>
          <w:sz w:val="22"/>
          <w:szCs w:val="22"/>
        </w:rPr>
        <w:t>NAME_STATUS_CHANGE</w:t>
      </w:r>
      <w:r w:rsidRPr="00F471AF">
        <w:rPr>
          <w:rFonts w:asciiTheme="minorHAnsi" w:hAnsiTheme="minorHAnsi" w:cstheme="minorHAnsi"/>
          <w:sz w:val="22"/>
          <w:szCs w:val="22"/>
        </w:rPr>
        <w:t>&lt;/Event&gt;</w:t>
      </w:r>
    </w:p>
    <w:p w14:paraId="10C3544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&lt;WorkItemStatus&gt;&lt;/WorkItemStatus&gt;</w:t>
      </w:r>
    </w:p>
    <w:p w14:paraId="30859B03" w14:textId="77777777" w:rsidR="00AD2F6B" w:rsidRDefault="00AD2F6B" w:rsidP="00AD2F6B">
      <w:pPr>
        <w:pStyle w:val="DBSBody"/>
        <w:ind w:left="1440"/>
        <w:rPr>
          <w:ins w:id="61" w:author="Pradip Kumar Trivedi" w:date="2023-04-12T13:50:00Z"/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&lt;UpdProspectReqd&gt;TRUE&lt;/UpdProspectReqd&gt;</w:t>
      </w:r>
    </w:p>
    <w:p w14:paraId="10B5EE38" w14:textId="641D3370" w:rsidR="00493E21" w:rsidRPr="00AD2F6B" w:rsidRDefault="00493E21" w:rsidP="00493E21">
      <w:pPr>
        <w:pStyle w:val="DBSBody"/>
        <w:ind w:left="3600" w:firstLine="720"/>
        <w:rPr>
          <w:rFonts w:asciiTheme="minorHAnsi" w:hAnsiTheme="minorHAnsi" w:cstheme="minorHAnsi"/>
          <w:sz w:val="22"/>
          <w:szCs w:val="22"/>
        </w:rPr>
      </w:pPr>
      <w:ins w:id="62" w:author="Pradip Kumar Trivedi" w:date="2023-04-12T13:50:00Z">
        <w:r>
          <w:rPr>
            <w:rFonts w:asciiTheme="minorHAnsi" w:hAnsiTheme="minorHAnsi" w:cstheme="minorHAnsi"/>
            <w:sz w:val="22"/>
            <w:szCs w:val="22"/>
          </w:rPr>
          <w:t>&lt;</w:t>
        </w:r>
        <w:r w:rsidRPr="00493E21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 xml:space="preserve"> </w:t>
        </w:r>
        <w:r w:rsidRPr="003B307A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CifDedupUpdReqd</w:t>
        </w:r>
        <w:r>
          <w:rPr>
            <w:rFonts w:ascii="Courier New" w:hAnsi="Courier New" w:cs="Courier New"/>
            <w:b/>
            <w:bCs/>
            <w:color w:val="3B4151"/>
            <w:sz w:val="18"/>
            <w:szCs w:val="18"/>
          </w:rPr>
          <w:t>&gt;</w:t>
        </w:r>
        <w:r w:rsidRPr="00493E21">
          <w:rPr>
            <w:rFonts w:asciiTheme="minorHAnsi" w:hAnsiTheme="minorHAnsi" w:cstheme="minorHAnsi"/>
            <w:sz w:val="22"/>
            <w:szCs w:val="22"/>
          </w:rPr>
          <w:t xml:space="preserve"> </w:t>
        </w:r>
        <w:r w:rsidRPr="00AD2F6B">
          <w:rPr>
            <w:rFonts w:asciiTheme="minorHAnsi" w:hAnsiTheme="minorHAnsi" w:cstheme="minorHAnsi"/>
            <w:sz w:val="22"/>
            <w:szCs w:val="22"/>
          </w:rPr>
          <w:t>TRUE</w:t>
        </w:r>
        <w:r>
          <w:rPr>
            <w:rFonts w:ascii="Courier New" w:hAnsi="Courier New" w:cs="Courier New"/>
            <w:b/>
            <w:bCs/>
            <w:color w:val="3B4151"/>
            <w:sz w:val="18"/>
            <w:szCs w:val="18"/>
          </w:rPr>
          <w:t>&lt;/</w:t>
        </w:r>
        <w:r w:rsidRPr="00493E21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 xml:space="preserve"> </w:t>
        </w:r>
        <w:r w:rsidRPr="003B307A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CifDedupUpdReqd</w:t>
        </w:r>
        <w:r>
          <w:rPr>
            <w:rFonts w:ascii="Courier New" w:hAnsi="Courier New" w:cs="Courier New"/>
            <w:b/>
            <w:bCs/>
            <w:color w:val="3B4151"/>
            <w:sz w:val="18"/>
            <w:szCs w:val="18"/>
          </w:rPr>
          <w:t>&gt;</w:t>
        </w:r>
      </w:ins>
    </w:p>
    <w:p w14:paraId="10988CC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&lt;AddnalDocsReqd&gt;TRUE&lt;/AddnalDocsReqd&gt;</w:t>
      </w:r>
    </w:p>
    <w:p w14:paraId="475E254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&lt;ApplicationDetails&gt;</w:t>
      </w:r>
    </w:p>
    <w:p w14:paraId="01C822D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&lt;Remarks&gt;Document remarks&lt;/Remarks&gt;</w:t>
      </w:r>
    </w:p>
    <w:p w14:paraId="75ECEE49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1D7E6D7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163A643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&lt;FreeField3&gt;&lt;/FreeField3&gt;</w:t>
      </w:r>
    </w:p>
    <w:p w14:paraId="59247B9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&lt;FreeField4&gt;&lt;/FreeField4&gt;</w:t>
      </w:r>
    </w:p>
    <w:p w14:paraId="67A5F3E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&lt;FreeField5&gt;&lt;/FreeField5&gt;</w:t>
      </w:r>
    </w:p>
    <w:p w14:paraId="648A803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&lt;/ApplicationDetails&gt;</w:t>
      </w:r>
    </w:p>
    <w:p w14:paraId="3064B62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&lt;UpdateProspectDtlsFromBPM&gt;</w:t>
      </w:r>
    </w:p>
    <w:p w14:paraId="22AC2A7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&lt;PEPStatus&gt;&lt;/PEPStatus&gt;</w:t>
      </w:r>
    </w:p>
    <w:p w14:paraId="41E6EC1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&lt;RiskScore&gt;&lt;/RiskScore&gt;</w:t>
      </w:r>
    </w:p>
    <w:p w14:paraId="52FB9FF8" w14:textId="77777777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&lt;KYCReviewDate&gt;&lt;/KYCReviewDate&gt;</w:t>
      </w:r>
    </w:p>
    <w:p w14:paraId="143D163F" w14:textId="423F9DD6" w:rsidR="00293FC3" w:rsidRPr="00F471AF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F471AF">
        <w:rPr>
          <w:rFonts w:asciiTheme="minorHAnsi" w:hAnsiTheme="minorHAnsi" w:cstheme="minorHAnsi"/>
          <w:sz w:val="22"/>
          <w:szCs w:val="22"/>
        </w:rPr>
        <w:t>&lt;</w:t>
      </w:r>
      <w:r w:rsidRPr="00F471AF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UpdatedFirstName&gt;&lt;/UpdatedFirstName&gt;</w:t>
      </w:r>
    </w:p>
    <w:p w14:paraId="1D96FB54" w14:textId="6B7EDB1F" w:rsidR="00293FC3" w:rsidRPr="00F471AF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F471AF">
        <w:rPr>
          <w:rFonts w:asciiTheme="minorHAnsi" w:hAnsiTheme="minorHAnsi" w:cstheme="minorHAnsi"/>
          <w:sz w:val="22"/>
          <w:szCs w:val="22"/>
        </w:rPr>
        <w:t>&lt;</w:t>
      </w:r>
      <w:r w:rsidRPr="00F471AF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UpdatedMiddleName&gt;&lt;/UpdatedMiddleName&gt;</w:t>
      </w:r>
    </w:p>
    <w:p w14:paraId="6DADD805" w14:textId="6B7631E3" w:rsidR="00293FC3" w:rsidRPr="00F471AF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F471AF">
        <w:rPr>
          <w:rFonts w:asciiTheme="minorHAnsi" w:hAnsiTheme="minorHAnsi" w:cstheme="minorHAnsi"/>
          <w:sz w:val="22"/>
          <w:szCs w:val="22"/>
        </w:rPr>
        <w:t>&lt;</w:t>
      </w:r>
      <w:r w:rsidRPr="00F471AF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UpdatedLastName&gt;&lt;/UpdatedLastName&gt;</w:t>
      </w:r>
    </w:p>
    <w:p w14:paraId="3FC5C9F3" w14:textId="728D9A3D" w:rsidR="00293FC3" w:rsidRPr="00AD2F6B" w:rsidRDefault="00293FC3" w:rsidP="00293FC3">
      <w:pPr>
        <w:pStyle w:val="DBSBody"/>
        <w:ind w:left="5040"/>
        <w:rPr>
          <w:rFonts w:asciiTheme="minorHAnsi" w:hAnsiTheme="minorHAnsi" w:cstheme="minorHAnsi"/>
          <w:sz w:val="22"/>
          <w:szCs w:val="22"/>
        </w:rPr>
      </w:pPr>
      <w:r w:rsidRPr="00F471AF">
        <w:rPr>
          <w:rFonts w:asciiTheme="minorHAnsi" w:hAnsiTheme="minorHAnsi" w:cstheme="minorHAnsi"/>
          <w:sz w:val="22"/>
          <w:szCs w:val="22"/>
        </w:rPr>
        <w:t>&lt;</w:t>
      </w:r>
      <w:r w:rsidRPr="00F471AF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UpdatedFullName&gt;&lt;/UpdatedFullName&gt;</w:t>
      </w:r>
    </w:p>
    <w:p w14:paraId="1A34CBB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&lt;/UpdateProspectDtlsFromBPM&gt;</w:t>
      </w:r>
    </w:p>
    <w:p w14:paraId="76788837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&lt;AdditionalDocumentDetails&gt;</w:t>
      </w:r>
    </w:p>
    <w:p w14:paraId="090EAA8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&lt;DocumentName&gt;Passport&lt;/DocumentName&gt;</w:t>
      </w:r>
    </w:p>
    <w:p w14:paraId="12B0E35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&lt;DocumentStatus&gt;Active&lt;/DocumentStatus&gt;</w:t>
      </w:r>
    </w:p>
    <w:p w14:paraId="270D984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&lt;DocumentRemarks&gt;&lt;/DocumentRemarks&gt;</w:t>
      </w:r>
    </w:p>
    <w:p w14:paraId="4F98C82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3343FFAD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52B45275" w14:textId="77777777" w:rsidR="00AD2F6B" w:rsidRDefault="00AD2F6B" w:rsidP="00AD2F6B">
      <w:pPr>
        <w:pStyle w:val="DBSBody"/>
        <w:ind w:left="1440"/>
        <w:rPr>
          <w:ins w:id="63" w:author="Pradip Kumar Trivedi" w:date="2023-04-12T13:48:00Z"/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&lt;/AdditionalDocumentDetails&gt;</w:t>
      </w:r>
    </w:p>
    <w:p w14:paraId="7E6F1493" w14:textId="77777777" w:rsidR="00DE60FF" w:rsidRDefault="00DE60FF" w:rsidP="00493E21">
      <w:pPr>
        <w:pStyle w:val="DBSBody"/>
        <w:ind w:left="4320"/>
        <w:rPr>
          <w:ins w:id="64" w:author="Pradip Kumar Trivedi" w:date="2023-04-12T13:48:00Z"/>
          <w:rFonts w:ascii="Courier New" w:hAnsi="Courier New" w:cs="Courier New"/>
          <w:b/>
          <w:bCs/>
          <w:color w:val="3B4151"/>
          <w:sz w:val="18"/>
          <w:szCs w:val="18"/>
        </w:rPr>
      </w:pPr>
      <w:ins w:id="65" w:author="Pradip Kumar Trivedi" w:date="2023-04-12T13:48:00Z">
        <w:r>
          <w:rPr>
            <w:rFonts w:asciiTheme="minorHAnsi" w:hAnsiTheme="minorHAnsi" w:cstheme="minorHAnsi"/>
            <w:sz w:val="22"/>
            <w:szCs w:val="22"/>
          </w:rPr>
          <w:t>&lt;</w:t>
        </w:r>
        <w:r w:rsidRPr="00DE60FF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 xml:space="preserve"> </w:t>
        </w:r>
        <w:r w:rsidRPr="00AF3361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CifDedupResults</w:t>
        </w:r>
        <w:r>
          <w:rPr>
            <w:rFonts w:ascii="Courier New" w:hAnsi="Courier New" w:cs="Courier New"/>
            <w:b/>
            <w:bCs/>
            <w:color w:val="3B4151"/>
            <w:sz w:val="18"/>
            <w:szCs w:val="18"/>
          </w:rPr>
          <w:t>&gt;</w:t>
        </w:r>
      </w:ins>
    </w:p>
    <w:p w14:paraId="5CD6CB92" w14:textId="0C62BDBA" w:rsidR="00DE60FF" w:rsidRDefault="00DE60FF" w:rsidP="00493E21">
      <w:pPr>
        <w:pStyle w:val="DBSBody"/>
        <w:ind w:left="4320"/>
        <w:rPr>
          <w:ins w:id="66" w:author="Pradip Kumar Trivedi" w:date="2023-04-12T13:48:00Z"/>
          <w:rFonts w:ascii="Courier New" w:hAnsi="Courier New" w:cs="Courier New"/>
          <w:b/>
          <w:bCs/>
          <w:color w:val="3B4151"/>
          <w:sz w:val="18"/>
          <w:szCs w:val="18"/>
        </w:rPr>
      </w:pPr>
      <w:ins w:id="67" w:author="Pradip Kumar Trivedi" w:date="2023-04-12T13:48:00Z">
        <w:r>
          <w:rPr>
            <w:rFonts w:ascii="Courier New" w:hAnsi="Courier New" w:cs="Courier New"/>
            <w:b/>
            <w:bCs/>
            <w:color w:val="3B4151"/>
            <w:sz w:val="18"/>
            <w:szCs w:val="18"/>
          </w:rPr>
          <w:t>&lt;</w:t>
        </w:r>
        <w:r w:rsidRPr="00DE60FF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 xml:space="preserve"> </w:t>
        </w:r>
        <w:r w:rsidRPr="00AF3361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IsCustomerNTB</w:t>
        </w:r>
        <w:r>
          <w:rPr>
            <w:rFonts w:ascii="Courier New" w:hAnsi="Courier New" w:cs="Courier New"/>
            <w:b/>
            <w:bCs/>
            <w:color w:val="3B4151"/>
            <w:sz w:val="18"/>
            <w:szCs w:val="18"/>
          </w:rPr>
          <w:t>&gt;&lt;/</w:t>
        </w:r>
        <w:r w:rsidRPr="00DE60FF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 xml:space="preserve"> </w:t>
        </w:r>
        <w:r w:rsidRPr="00AF3361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IsCustomerNTB</w:t>
        </w:r>
        <w:r>
          <w:rPr>
            <w:rFonts w:ascii="Courier New" w:hAnsi="Courier New" w:cs="Courier New"/>
            <w:b/>
            <w:bCs/>
            <w:color w:val="3B4151"/>
            <w:sz w:val="18"/>
            <w:szCs w:val="18"/>
          </w:rPr>
          <w:t>&gt;</w:t>
        </w:r>
      </w:ins>
    </w:p>
    <w:p w14:paraId="374C90E2" w14:textId="4C7DBBF7" w:rsidR="00DE60FF" w:rsidRDefault="00DE60FF" w:rsidP="00493E21">
      <w:pPr>
        <w:pStyle w:val="DBSBody"/>
        <w:ind w:left="4320"/>
        <w:rPr>
          <w:ins w:id="68" w:author="Pradip Kumar Trivedi" w:date="2023-04-12T13:48:00Z"/>
          <w:rFonts w:ascii="Courier New" w:hAnsi="Courier New" w:cs="Courier New"/>
          <w:b/>
          <w:bCs/>
          <w:color w:val="3B4151"/>
          <w:sz w:val="18"/>
          <w:szCs w:val="18"/>
        </w:rPr>
      </w:pPr>
      <w:ins w:id="69" w:author="Pradip Kumar Trivedi" w:date="2023-04-12T13:49:00Z">
        <w:r>
          <w:rPr>
            <w:rFonts w:ascii="Courier New" w:hAnsi="Courier New" w:cs="Courier New"/>
            <w:b/>
            <w:bCs/>
            <w:color w:val="3B4151"/>
            <w:sz w:val="18"/>
            <w:szCs w:val="18"/>
          </w:rPr>
          <w:t>&lt;</w:t>
        </w:r>
        <w:r w:rsidRPr="00DE60FF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 xml:space="preserve"> </w:t>
        </w:r>
        <w:r w:rsidRPr="00AF3361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CifId</w:t>
        </w:r>
        <w:r>
          <w:rPr>
            <w:rFonts w:ascii="Courier New" w:hAnsi="Courier New" w:cs="Courier New"/>
            <w:b/>
            <w:bCs/>
            <w:color w:val="3B4151"/>
            <w:sz w:val="18"/>
            <w:szCs w:val="18"/>
          </w:rPr>
          <w:t>&gt;&lt;/</w:t>
        </w:r>
        <w:r w:rsidRPr="00DE60FF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 xml:space="preserve"> </w:t>
        </w:r>
        <w:r w:rsidRPr="00AF3361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CifId</w:t>
        </w:r>
        <w:r>
          <w:rPr>
            <w:rFonts w:ascii="Courier New" w:hAnsi="Courier New" w:cs="Courier New"/>
            <w:b/>
            <w:bCs/>
            <w:color w:val="3B4151"/>
            <w:sz w:val="18"/>
            <w:szCs w:val="18"/>
          </w:rPr>
          <w:t>&gt;</w:t>
        </w:r>
      </w:ins>
    </w:p>
    <w:p w14:paraId="3E64A89F" w14:textId="06754B4F" w:rsidR="00DE60FF" w:rsidRPr="00AD2F6B" w:rsidRDefault="00DE60FF" w:rsidP="00493E21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ins w:id="70" w:author="Pradip Kumar Trivedi" w:date="2023-04-12T13:48:00Z">
        <w:r>
          <w:rPr>
            <w:rFonts w:ascii="Courier New" w:hAnsi="Courier New" w:cs="Courier New"/>
            <w:b/>
            <w:bCs/>
            <w:color w:val="3B4151"/>
            <w:sz w:val="18"/>
            <w:szCs w:val="18"/>
          </w:rPr>
          <w:t>&lt;/</w:t>
        </w:r>
        <w:r w:rsidRPr="00DE60FF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 xml:space="preserve"> </w:t>
        </w:r>
        <w:r w:rsidRPr="00AF3361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CifDedupResults</w:t>
        </w:r>
        <w:r>
          <w:rPr>
            <w:rFonts w:ascii="Courier New" w:hAnsi="Courier New" w:cs="Courier New"/>
            <w:b/>
            <w:bCs/>
            <w:color w:val="3B4151"/>
            <w:sz w:val="18"/>
            <w:szCs w:val="18"/>
          </w:rPr>
          <w:t>&gt;</w:t>
        </w:r>
      </w:ins>
    </w:p>
    <w:p w14:paraId="6ACC3E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&lt;DocRequired&gt;Y&lt;/DocRequired&gt;</w:t>
      </w:r>
    </w:p>
    <w:p w14:paraId="388E3DF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&lt;DocNameList&gt;</w:t>
      </w:r>
    </w:p>
    <w:p w14:paraId="43EBAD4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&lt;DocumentName&gt;Passport&lt;/DocumentName&gt;</w:t>
      </w:r>
    </w:p>
    <w:p w14:paraId="43627AD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&lt;MonthYear&gt;09-2022&lt;/MonthYear&gt;</w:t>
      </w:r>
    </w:p>
    <w:p w14:paraId="341071D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&lt;/DocNameList&gt;</w:t>
      </w:r>
    </w:p>
    <w:p w14:paraId="75EBFAC0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&lt;ActionedDate&gt;dd-mm-yyyy&lt;/ActionedDate&gt;</w:t>
      </w:r>
    </w:p>
    <w:p w14:paraId="78FF9A0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&lt;Decision&gt;String&lt;/Decision&gt;</w:t>
      </w:r>
    </w:p>
    <w:p w14:paraId="00C5B9C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&lt;DecisionDate&gt;dd-mm-yyyy&lt;/DecisionDate&gt;</w:t>
      </w:r>
    </w:p>
    <w:p w14:paraId="3C74745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&lt;FircoExceptionExpiry&gt;Y&lt;/FircoExceptionExpiry&gt;</w:t>
      </w:r>
    </w:p>
    <w:p w14:paraId="5A9FE2CE" w14:textId="11CD04EC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&lt;BankStatementUploadExpiry&gt;Y&lt;/BankStatementUploadExpiry&gt;</w:t>
      </w:r>
    </w:p>
    <w:p w14:paraId="42CCDCC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&lt;IBPSWIExpiry&gt;Y&lt;/IBPSWIExpiry&gt;</w:t>
      </w:r>
    </w:p>
    <w:p w14:paraId="483F170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&lt;DeliveryClosure&gt;Y&lt;/DeliveryClosure&gt;</w:t>
      </w:r>
    </w:p>
    <w:p w14:paraId="376486F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lastRenderedPageBreak/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&lt;CoolingPeriodCancel&gt;Y&lt;/CoolingPeriodCancel&gt;</w:t>
      </w:r>
    </w:p>
    <w:p w14:paraId="2699CC5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&lt;DecTechDecline&gt;Y&lt;/DecTechDecline&gt;</w:t>
      </w:r>
    </w:p>
    <w:p w14:paraId="75417BB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&lt;EFMSDecline&gt;Y&lt;/EFMSDecline&gt;</w:t>
      </w:r>
    </w:p>
    <w:p w14:paraId="6C35538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4D2801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&lt;ProspectToBeClosed&gt;Y&lt;/ProspectToBeClosed&gt;</w:t>
      </w:r>
    </w:p>
    <w:p w14:paraId="2A87E92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B08B3B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&gt;dd-mm-yyyy&lt;/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7E2796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659023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&gt;545444&lt;/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FB60976" w14:textId="2011F1E1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&lt;CustomerDeclaredLifestyleExpenditure&gt;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>&lt;/CustomerDeclaredLifestyleExpenditure&gt;</w:t>
      </w:r>
    </w:p>
    <w:p w14:paraId="4595D0C7" w14:textId="763FE20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F774520" w14:textId="691CF2E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DA3A681" w14:textId="1FE05722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A378073" w14:textId="155742E5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E479098" w14:textId="2AD39E59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A8308BD" w14:textId="1BFD9B62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 xml:space="preserve">&lt;AffordabilityAssessmentRatio&gt;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&lt;/AffordabilityAssessmentRatio&gt;</w:t>
      </w:r>
    </w:p>
    <w:p w14:paraId="7FF2F540" w14:textId="5179AF73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 xml:space="preserve">&lt;CardType&gt;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&lt;/CardType&gt;</w:t>
      </w:r>
    </w:p>
    <w:p w14:paraId="26B79A1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&lt;/NotifyApplicationStatusRequest&gt;</w:t>
      </w:r>
    </w:p>
    <w:p w14:paraId="570D690D" w14:textId="6C9FA90A" w:rsidR="00B97A35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&lt;/EE_EAI_MESSAGE&gt;</w:t>
      </w: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71" w:name="_Toc466206729"/>
      <w:r w:rsidRPr="009F480D">
        <w:rPr>
          <w:rFonts w:cstheme="minorHAnsi"/>
          <w:color w:val="0070C0"/>
        </w:rPr>
        <w:t>Re</w:t>
      </w:r>
      <w:r>
        <w:rPr>
          <w:rFonts w:cstheme="minorHAnsi"/>
          <w:color w:val="0070C0"/>
        </w:rPr>
        <w:t>sponse Description</w:t>
      </w:r>
      <w:bookmarkEnd w:id="71"/>
    </w:p>
    <w:p w14:paraId="39EAE692" w14:textId="77777777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960"/>
        <w:gridCol w:w="1710"/>
        <w:gridCol w:w="1890"/>
      </w:tblGrid>
      <w:tr w:rsidR="00B2424C" w:rsidRPr="009F480D" w14:paraId="5AC03C73" w14:textId="77777777" w:rsidTr="00621BDD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</w:tcPr>
          <w:p w14:paraId="039C3C72" w14:textId="77777777" w:rsidR="00B2424C" w:rsidRPr="009F480D" w:rsidRDefault="00B2424C" w:rsidP="00621BDD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3960" w:type="dxa"/>
            <w:shd w:val="clear" w:color="auto" w:fill="B8CCE4" w:themeFill="accent1" w:themeFillTint="66"/>
          </w:tcPr>
          <w:p w14:paraId="1BC786E1" w14:textId="77777777" w:rsidR="00B2424C" w:rsidRPr="009F480D" w:rsidRDefault="00B2424C" w:rsidP="00621BD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710" w:type="dxa"/>
            <w:shd w:val="clear" w:color="auto" w:fill="B8CCE4" w:themeFill="accent1" w:themeFillTint="66"/>
          </w:tcPr>
          <w:p w14:paraId="508E38AF" w14:textId="77777777" w:rsidR="00B2424C" w:rsidRPr="009F480D" w:rsidRDefault="00B2424C" w:rsidP="00621BD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7B216E55" w14:textId="77777777" w:rsidR="00B2424C" w:rsidRPr="009F480D" w:rsidRDefault="00B2424C" w:rsidP="00621BD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4C92AE23" w14:textId="77777777" w:rsidR="00B2424C" w:rsidRPr="009F480D" w:rsidRDefault="00B2424C" w:rsidP="00621BD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322F46EA" w14:textId="77777777" w:rsidR="00B2424C" w:rsidRPr="009F480D" w:rsidRDefault="00B2424C" w:rsidP="00621BD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F75251" w:rsidRPr="009F480D" w:rsidDel="005D518C" w14:paraId="5D1ABFB1" w14:textId="77777777" w:rsidTr="00621BDD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1BDBDF85" w14:textId="77777777" w:rsidR="00F75251" w:rsidRPr="00B16F95" w:rsidRDefault="00F75251" w:rsidP="00F75251">
            <w:pPr>
              <w:rPr>
                <w:rFonts w:ascii="Verdana" w:hAnsi="Verdana"/>
                <w:sz w:val="20"/>
                <w:szCs w:val="20"/>
              </w:rPr>
            </w:pPr>
            <w:r w:rsidRPr="004E5523">
              <w:rPr>
                <w:rFonts w:asciiTheme="minorHAnsi" w:hAnsiTheme="minorHAnsi" w:cstheme="minorHAnsi"/>
              </w:rPr>
              <w:t>NotifyApplicationStatusRe</w:t>
            </w:r>
            <w:r>
              <w:rPr>
                <w:rFonts w:asciiTheme="minorHAnsi" w:hAnsiTheme="minorHAnsi" w:cstheme="minorHAnsi"/>
              </w:rPr>
              <w:t>sponse</w:t>
            </w:r>
          </w:p>
        </w:tc>
      </w:tr>
      <w:tr w:rsidR="00CE7CFC" w:rsidRPr="009F480D" w:rsidDel="005D518C" w14:paraId="346D6C80" w14:textId="77777777" w:rsidTr="00621BDD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638C2FD" w14:textId="77777777" w:rsidR="00CE7CFC" w:rsidRPr="00B16F95" w:rsidRDefault="00F75251" w:rsidP="00F75251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Status</w:t>
            </w:r>
            <w:r w:rsidR="00334865">
              <w:rPr>
                <w:rFonts w:ascii="Verdana" w:hAnsi="Verdana"/>
                <w:sz w:val="20"/>
                <w:szCs w:val="20"/>
              </w:rPr>
              <w:t>Code</w:t>
            </w:r>
          </w:p>
        </w:tc>
        <w:tc>
          <w:tcPr>
            <w:tcW w:w="3960" w:type="dxa"/>
          </w:tcPr>
          <w:p w14:paraId="2A9D4E03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710" w:type="dxa"/>
          </w:tcPr>
          <w:p w14:paraId="6FC6845B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String(10)</w:t>
            </w:r>
          </w:p>
        </w:tc>
        <w:tc>
          <w:tcPr>
            <w:tcW w:w="1890" w:type="dxa"/>
          </w:tcPr>
          <w:p w14:paraId="2DD08AE6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E7CFC" w:rsidRPr="009F480D" w:rsidDel="005D518C" w14:paraId="5653EA1D" w14:textId="77777777" w:rsidTr="00621BDD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4E84742" w14:textId="77777777" w:rsidR="00CE7CFC" w:rsidRPr="00B16F95" w:rsidRDefault="00F75251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Status</w:t>
            </w:r>
            <w:r w:rsidR="00EF7A64" w:rsidRPr="00EF7A64">
              <w:rPr>
                <w:rFonts w:ascii="Verdana" w:hAnsi="Verdana"/>
                <w:sz w:val="20"/>
                <w:szCs w:val="20"/>
              </w:rPr>
              <w:t>Description</w:t>
            </w:r>
          </w:p>
        </w:tc>
        <w:tc>
          <w:tcPr>
            <w:tcW w:w="3960" w:type="dxa"/>
          </w:tcPr>
          <w:p w14:paraId="3E02AA3C" w14:textId="77777777" w:rsidR="00CE7CFC" w:rsidRPr="00B16F95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74991EC" w14:textId="77777777" w:rsidR="00CE7CFC" w:rsidRPr="00B16F95" w:rsidRDefault="00CE7CFC" w:rsidP="007C051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</w:t>
            </w:r>
            <w:r w:rsidR="007C051F">
              <w:rPr>
                <w:rFonts w:ascii="Verdana" w:hAnsi="Verdana"/>
                <w:sz w:val="20"/>
                <w:szCs w:val="20"/>
              </w:rPr>
              <w:t>100</w:t>
            </w:r>
            <w:r w:rsidRPr="00B16F95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2C6FC135" w14:textId="77777777" w:rsidR="00CE7CFC" w:rsidRPr="00B16F95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</w:tbl>
    <w:p w14:paraId="6C494EE5" w14:textId="77777777" w:rsidR="00B2424C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57F7F98B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proofErr w:type="gramStart"/>
      <w:r>
        <w:rPr>
          <w:rFonts w:ascii="Courier New" w:eastAsiaTheme="minorHAnsi" w:hAnsi="Courier New" w:cs="Courier New"/>
          <w:color w:val="008080"/>
          <w:sz w:val="20"/>
          <w:szCs w:val="20"/>
        </w:rPr>
        <w:t>&lt;?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xml</w:t>
      </w:r>
      <w:proofErr w:type="gramEnd"/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version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"1.0"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encoding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"UTF-8"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standalone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“yes”?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</w:p>
    <w:p w14:paraId="5F2D2941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29481B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64076C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NOTIFY_APPLICATION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218DC4D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>0001&lt;/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EC83823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CAS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21E591A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RAKUSER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14D11BC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4AE4A97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secure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D704EE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>
        <w:rPr>
          <w:rFonts w:ascii="Courier New" w:eastAsiaTheme="minorHAnsi" w:hAnsi="Courier New" w:cs="Courier New"/>
          <w:sz w:val="20"/>
          <w:szCs w:val="20"/>
        </w:rPr>
        <w:t>0000</w:t>
      </w:r>
      <w:r>
        <w:rPr>
          <w:rFonts w:ascii="Courier New" w:eastAsiaTheme="minorHAnsi" w:hAnsi="Courier New" w:cs="Courier New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8900221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lastRenderedPageBreak/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>
        <w:rPr>
          <w:rFonts w:ascii="Courier New" w:eastAsiaTheme="minorHAnsi" w:hAnsi="Courier New" w:cs="Courier New"/>
          <w:color w:val="7F007F"/>
          <w:sz w:val="20"/>
          <w:szCs w:val="20"/>
        </w:rPr>
        <w:t>Successful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7AEA2C0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>123123453&lt;/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1A675D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|</w:t>
      </w:r>
      <w:r>
        <w:rPr>
          <w:rFonts w:ascii="Courier New" w:eastAsiaTheme="minorHAnsi" w:hAnsi="Courier New" w:cs="Courier New"/>
          <w:sz w:val="20"/>
          <w:szCs w:val="20"/>
        </w:rPr>
        <w:t>|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SHELL.JOHN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03ADFF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YYYY-MM-DDThh</w:t>
      </w:r>
      <w:proofErr w:type="gramStart"/>
      <w:r>
        <w:rPr>
          <w:rFonts w:ascii="Courier New" w:eastAsiaTheme="minorHAnsi" w:hAnsi="Courier New" w:cs="Courier New"/>
          <w:color w:val="7F007F"/>
          <w:sz w:val="20"/>
          <w:szCs w:val="20"/>
        </w:rPr>
        <w:t>:mm:ss.mmm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+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hh:mm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36D0E6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3F8E96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F1F4386" w14:textId="77777777" w:rsidR="003277FF" w:rsidRDefault="00B0037A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>
        <w:rPr>
          <w:rFonts w:ascii="Courier New" w:eastAsiaTheme="minorHAnsi" w:hAnsi="Courier New" w:cs="Courier New"/>
          <w:sz w:val="20"/>
          <w:szCs w:val="20"/>
        </w:rPr>
        <w:t>&lt;</w:t>
      </w:r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3542F9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00</w:t>
      </w:r>
      <w:r w:rsidR="003277FF">
        <w:rPr>
          <w:rFonts w:ascii="Courier New" w:eastAsiaTheme="minorHAnsi" w:hAnsi="Courier New" w:cs="Courier New"/>
          <w:sz w:val="20"/>
          <w:szCs w:val="20"/>
        </w:rPr>
        <w:t>&lt;/</w:t>
      </w:r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D6E587A" w14:textId="77777777" w:rsidR="003277FF" w:rsidRDefault="00B0037A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>
        <w:rPr>
          <w:rFonts w:ascii="Courier New" w:eastAsiaTheme="minorHAnsi" w:hAnsi="Courier New" w:cs="Courier New"/>
          <w:sz w:val="20"/>
          <w:szCs w:val="20"/>
        </w:rPr>
        <w:t>&lt;</w:t>
      </w:r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S</w:t>
      </w:r>
      <w:r w:rsidR="0099295E">
        <w:rPr>
          <w:rFonts w:ascii="Courier New" w:eastAsiaTheme="minorHAnsi" w:hAnsi="Courier New" w:cs="Courier New"/>
          <w:color w:val="000000"/>
          <w:sz w:val="20"/>
          <w:szCs w:val="20"/>
        </w:rPr>
        <w:t>UCCESS</w:t>
      </w:r>
      <w:r w:rsidR="003277FF">
        <w:rPr>
          <w:rFonts w:ascii="Courier New" w:eastAsiaTheme="minorHAnsi" w:hAnsi="Courier New" w:cs="Courier New"/>
          <w:sz w:val="20"/>
          <w:szCs w:val="20"/>
        </w:rPr>
        <w:t>&lt;/</w:t>
      </w:r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D451045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D8DF9A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AAEC27F" w14:textId="77777777" w:rsidR="00F75251" w:rsidRDefault="00334865" w:rsidP="00F75251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t>Error code</w:t>
      </w:r>
    </w:p>
    <w:p w14:paraId="2D686BB6" w14:textId="77777777" w:rsidR="002677EB" w:rsidRPr="002677EB" w:rsidRDefault="002677EB" w:rsidP="002677EB">
      <w:r>
        <w:t>The below attached error code and description for notify application</w:t>
      </w:r>
    </w:p>
    <w:p w14:paraId="19F8FC56" w14:textId="77777777" w:rsidR="00F75251" w:rsidRPr="00F75251" w:rsidRDefault="00F75251" w:rsidP="00F75251"/>
    <w:p w14:paraId="7FF53333" w14:textId="77777777" w:rsidR="00B2424C" w:rsidRDefault="00334865" w:rsidP="0033486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</w:t>
      </w:r>
      <w:bookmarkStart w:id="72" w:name="_MON_1714461403"/>
      <w:bookmarkEnd w:id="72"/>
      <w:r w:rsidR="0099295E">
        <w:rPr>
          <w:rFonts w:asciiTheme="minorHAnsi" w:hAnsiTheme="minorHAnsi" w:cstheme="minorHAnsi"/>
        </w:rPr>
        <w:object w:dxaOrig="1546" w:dyaOrig="990" w14:anchorId="56F9CC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25pt;height:49.45pt" o:ole="">
            <v:imagedata r:id="rId8" o:title=""/>
          </v:shape>
          <o:OLEObject Type="Embed" ProgID="Excel.Sheet.12" ShapeID="_x0000_i1025" DrawAspect="Icon" ObjectID="_1756639835" r:id="rId9"/>
        </w:object>
      </w:r>
    </w:p>
    <w:p w14:paraId="7CBA220F" w14:textId="77777777" w:rsidR="00B2424C" w:rsidRPr="00A90E33" w:rsidRDefault="00B2424C" w:rsidP="00B2424C"/>
    <w:p w14:paraId="0BB9A771" w14:textId="77777777" w:rsidR="00B2424C" w:rsidRDefault="00B2424C" w:rsidP="00B2424C"/>
    <w:p w14:paraId="6C59559E" w14:textId="77777777" w:rsidR="00B2424C" w:rsidRDefault="00B2424C" w:rsidP="00B2424C"/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EAF696" w14:textId="77777777" w:rsidR="00EA06B4" w:rsidRDefault="00EA06B4" w:rsidP="00C75C39">
      <w:pPr>
        <w:spacing w:before="0" w:after="0" w:line="240" w:lineRule="auto"/>
      </w:pPr>
      <w:r>
        <w:separator/>
      </w:r>
    </w:p>
  </w:endnote>
  <w:endnote w:type="continuationSeparator" w:id="0">
    <w:p w14:paraId="53546C73" w14:textId="77777777" w:rsidR="00EA06B4" w:rsidRDefault="00EA06B4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621BDD" w:rsidRDefault="00621B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621BDD" w:rsidRDefault="00621BD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621BDD" w:rsidRDefault="00621B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A85DDC" w14:textId="77777777" w:rsidR="00EA06B4" w:rsidRDefault="00EA06B4" w:rsidP="00C75C39">
      <w:pPr>
        <w:spacing w:before="0" w:after="0" w:line="240" w:lineRule="auto"/>
      </w:pPr>
      <w:r>
        <w:separator/>
      </w:r>
    </w:p>
  </w:footnote>
  <w:footnote w:type="continuationSeparator" w:id="0">
    <w:p w14:paraId="5E69D41B" w14:textId="77777777" w:rsidR="00EA06B4" w:rsidRDefault="00EA06B4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621BDD" w:rsidRDefault="00621BDD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621BDD" w:rsidRDefault="00621BDD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621BDD" w:rsidRDefault="00621BDD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radip Kumar Trivedi">
    <w15:presenceInfo w15:providerId="AD" w15:userId="S-1-5-21-1241872456-1058172877-1847928074-147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70EF"/>
    <w:rsid w:val="00017891"/>
    <w:rsid w:val="000240EA"/>
    <w:rsid w:val="00025AD1"/>
    <w:rsid w:val="0004618E"/>
    <w:rsid w:val="000609A2"/>
    <w:rsid w:val="0008005E"/>
    <w:rsid w:val="00082AF2"/>
    <w:rsid w:val="000A7C75"/>
    <w:rsid w:val="000B1CEC"/>
    <w:rsid w:val="000B3F55"/>
    <w:rsid w:val="000C1E00"/>
    <w:rsid w:val="000C6E85"/>
    <w:rsid w:val="000D0823"/>
    <w:rsid w:val="0012027E"/>
    <w:rsid w:val="001372D4"/>
    <w:rsid w:val="00180480"/>
    <w:rsid w:val="001A0025"/>
    <w:rsid w:val="001B22C2"/>
    <w:rsid w:val="001C3CA0"/>
    <w:rsid w:val="001C7DB8"/>
    <w:rsid w:val="001D3090"/>
    <w:rsid w:val="001D5DCE"/>
    <w:rsid w:val="001D6530"/>
    <w:rsid w:val="001E4F51"/>
    <w:rsid w:val="00203B26"/>
    <w:rsid w:val="002156BA"/>
    <w:rsid w:val="002246E9"/>
    <w:rsid w:val="00224C99"/>
    <w:rsid w:val="0025621A"/>
    <w:rsid w:val="002677EB"/>
    <w:rsid w:val="00293FC3"/>
    <w:rsid w:val="00295733"/>
    <w:rsid w:val="002B07CC"/>
    <w:rsid w:val="002D3DBE"/>
    <w:rsid w:val="002E64E8"/>
    <w:rsid w:val="00322496"/>
    <w:rsid w:val="00322C53"/>
    <w:rsid w:val="003277FF"/>
    <w:rsid w:val="00334865"/>
    <w:rsid w:val="003408A9"/>
    <w:rsid w:val="00344245"/>
    <w:rsid w:val="003542F9"/>
    <w:rsid w:val="00357568"/>
    <w:rsid w:val="00371B6E"/>
    <w:rsid w:val="0038482A"/>
    <w:rsid w:val="00395C6A"/>
    <w:rsid w:val="003A0EDB"/>
    <w:rsid w:val="003A38BD"/>
    <w:rsid w:val="003B307A"/>
    <w:rsid w:val="003C57AD"/>
    <w:rsid w:val="003C7BE6"/>
    <w:rsid w:val="003D2275"/>
    <w:rsid w:val="003E3B6B"/>
    <w:rsid w:val="003F02D3"/>
    <w:rsid w:val="004064D6"/>
    <w:rsid w:val="0040794F"/>
    <w:rsid w:val="00421AC8"/>
    <w:rsid w:val="004476C7"/>
    <w:rsid w:val="00493E21"/>
    <w:rsid w:val="0049498B"/>
    <w:rsid w:val="004B0462"/>
    <w:rsid w:val="004B2BD5"/>
    <w:rsid w:val="004B6C7D"/>
    <w:rsid w:val="004D426B"/>
    <w:rsid w:val="004E0EB2"/>
    <w:rsid w:val="004E5523"/>
    <w:rsid w:val="004F4B80"/>
    <w:rsid w:val="0050200A"/>
    <w:rsid w:val="00516DCD"/>
    <w:rsid w:val="00521F3F"/>
    <w:rsid w:val="00524AB8"/>
    <w:rsid w:val="00530150"/>
    <w:rsid w:val="005513A0"/>
    <w:rsid w:val="00553CBD"/>
    <w:rsid w:val="00561518"/>
    <w:rsid w:val="00570CEF"/>
    <w:rsid w:val="00573B7C"/>
    <w:rsid w:val="00581EE2"/>
    <w:rsid w:val="005D4A2D"/>
    <w:rsid w:val="006144E3"/>
    <w:rsid w:val="00621BDD"/>
    <w:rsid w:val="006330EE"/>
    <w:rsid w:val="0064628A"/>
    <w:rsid w:val="00675CB2"/>
    <w:rsid w:val="00690464"/>
    <w:rsid w:val="006C0890"/>
    <w:rsid w:val="006C5005"/>
    <w:rsid w:val="006E4F7B"/>
    <w:rsid w:val="006F23CB"/>
    <w:rsid w:val="0072152E"/>
    <w:rsid w:val="0073444A"/>
    <w:rsid w:val="00741AC3"/>
    <w:rsid w:val="007437EF"/>
    <w:rsid w:val="00750C78"/>
    <w:rsid w:val="00752015"/>
    <w:rsid w:val="0076378C"/>
    <w:rsid w:val="007774BB"/>
    <w:rsid w:val="007942AA"/>
    <w:rsid w:val="00795996"/>
    <w:rsid w:val="00796E2E"/>
    <w:rsid w:val="007A42FD"/>
    <w:rsid w:val="007B2AA8"/>
    <w:rsid w:val="007C051F"/>
    <w:rsid w:val="007D67A4"/>
    <w:rsid w:val="007E71E0"/>
    <w:rsid w:val="00817CE0"/>
    <w:rsid w:val="0082011B"/>
    <w:rsid w:val="00845CA5"/>
    <w:rsid w:val="00846A9D"/>
    <w:rsid w:val="0085129B"/>
    <w:rsid w:val="008648D7"/>
    <w:rsid w:val="00875824"/>
    <w:rsid w:val="008924E4"/>
    <w:rsid w:val="00893B21"/>
    <w:rsid w:val="008A0378"/>
    <w:rsid w:val="008A0BB5"/>
    <w:rsid w:val="008D4A3A"/>
    <w:rsid w:val="008D6CA7"/>
    <w:rsid w:val="009040FF"/>
    <w:rsid w:val="0090568F"/>
    <w:rsid w:val="00910B7F"/>
    <w:rsid w:val="009117D2"/>
    <w:rsid w:val="009310F1"/>
    <w:rsid w:val="00950F5A"/>
    <w:rsid w:val="00973F14"/>
    <w:rsid w:val="00976E01"/>
    <w:rsid w:val="009833FE"/>
    <w:rsid w:val="0098642D"/>
    <w:rsid w:val="0099295E"/>
    <w:rsid w:val="0099602D"/>
    <w:rsid w:val="009A17E7"/>
    <w:rsid w:val="009B6555"/>
    <w:rsid w:val="009C5131"/>
    <w:rsid w:val="009D5B63"/>
    <w:rsid w:val="009E3CAF"/>
    <w:rsid w:val="009F0634"/>
    <w:rsid w:val="009F2D3D"/>
    <w:rsid w:val="00A03B46"/>
    <w:rsid w:val="00A267B2"/>
    <w:rsid w:val="00A30C18"/>
    <w:rsid w:val="00A41DD5"/>
    <w:rsid w:val="00A61741"/>
    <w:rsid w:val="00A6374F"/>
    <w:rsid w:val="00A854DE"/>
    <w:rsid w:val="00A90E33"/>
    <w:rsid w:val="00A91BB6"/>
    <w:rsid w:val="00AA13AF"/>
    <w:rsid w:val="00AA183D"/>
    <w:rsid w:val="00AA2FD5"/>
    <w:rsid w:val="00AB106A"/>
    <w:rsid w:val="00AB4829"/>
    <w:rsid w:val="00AB5832"/>
    <w:rsid w:val="00AD1356"/>
    <w:rsid w:val="00AD2F6B"/>
    <w:rsid w:val="00AE3285"/>
    <w:rsid w:val="00AF05E4"/>
    <w:rsid w:val="00AF090D"/>
    <w:rsid w:val="00AF3361"/>
    <w:rsid w:val="00AF6DCD"/>
    <w:rsid w:val="00B0037A"/>
    <w:rsid w:val="00B07621"/>
    <w:rsid w:val="00B21F60"/>
    <w:rsid w:val="00B2424C"/>
    <w:rsid w:val="00B479D9"/>
    <w:rsid w:val="00B73B5B"/>
    <w:rsid w:val="00B806B6"/>
    <w:rsid w:val="00B97A35"/>
    <w:rsid w:val="00BA046A"/>
    <w:rsid w:val="00BA0708"/>
    <w:rsid w:val="00BC3A36"/>
    <w:rsid w:val="00BE7AFC"/>
    <w:rsid w:val="00BF02C8"/>
    <w:rsid w:val="00C125BE"/>
    <w:rsid w:val="00C20907"/>
    <w:rsid w:val="00C3353B"/>
    <w:rsid w:val="00C72205"/>
    <w:rsid w:val="00C75C39"/>
    <w:rsid w:val="00C82047"/>
    <w:rsid w:val="00C82CA5"/>
    <w:rsid w:val="00C8532C"/>
    <w:rsid w:val="00C92753"/>
    <w:rsid w:val="00C951D5"/>
    <w:rsid w:val="00CC1D65"/>
    <w:rsid w:val="00CD0A19"/>
    <w:rsid w:val="00CD1643"/>
    <w:rsid w:val="00CD411F"/>
    <w:rsid w:val="00CE7CFC"/>
    <w:rsid w:val="00D036A9"/>
    <w:rsid w:val="00D114B4"/>
    <w:rsid w:val="00D33256"/>
    <w:rsid w:val="00D34F12"/>
    <w:rsid w:val="00D442ED"/>
    <w:rsid w:val="00D511DE"/>
    <w:rsid w:val="00D53482"/>
    <w:rsid w:val="00D55872"/>
    <w:rsid w:val="00D6772A"/>
    <w:rsid w:val="00D92FC1"/>
    <w:rsid w:val="00DB161C"/>
    <w:rsid w:val="00DB2056"/>
    <w:rsid w:val="00DD4D34"/>
    <w:rsid w:val="00DE60FF"/>
    <w:rsid w:val="00E6410D"/>
    <w:rsid w:val="00E832DB"/>
    <w:rsid w:val="00E91A07"/>
    <w:rsid w:val="00E95360"/>
    <w:rsid w:val="00EA06B4"/>
    <w:rsid w:val="00EC3519"/>
    <w:rsid w:val="00ED6E49"/>
    <w:rsid w:val="00EE08A3"/>
    <w:rsid w:val="00EE1073"/>
    <w:rsid w:val="00EF0176"/>
    <w:rsid w:val="00EF7A64"/>
    <w:rsid w:val="00F030C0"/>
    <w:rsid w:val="00F245EC"/>
    <w:rsid w:val="00F24D32"/>
    <w:rsid w:val="00F471AF"/>
    <w:rsid w:val="00F4775E"/>
    <w:rsid w:val="00F62AB4"/>
    <w:rsid w:val="00F6610C"/>
    <w:rsid w:val="00F75251"/>
    <w:rsid w:val="00F83BAC"/>
    <w:rsid w:val="00F9045A"/>
    <w:rsid w:val="00FB5CE2"/>
    <w:rsid w:val="00FB632C"/>
    <w:rsid w:val="00FC531A"/>
    <w:rsid w:val="00FD2707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937FA"/>
    <w:rsid w:val="000A5D00"/>
    <w:rsid w:val="00152AC8"/>
    <w:rsid w:val="0018699D"/>
    <w:rsid w:val="00262A25"/>
    <w:rsid w:val="00361475"/>
    <w:rsid w:val="0046214F"/>
    <w:rsid w:val="00475B09"/>
    <w:rsid w:val="004B2809"/>
    <w:rsid w:val="00596A29"/>
    <w:rsid w:val="006A278A"/>
    <w:rsid w:val="006F1625"/>
    <w:rsid w:val="008972DA"/>
    <w:rsid w:val="00970AAD"/>
    <w:rsid w:val="00B544D0"/>
    <w:rsid w:val="00C23EA2"/>
    <w:rsid w:val="00CE572C"/>
    <w:rsid w:val="00CF17C2"/>
    <w:rsid w:val="00D04342"/>
    <w:rsid w:val="00DA7093"/>
    <w:rsid w:val="00DE0F2C"/>
    <w:rsid w:val="00E0066B"/>
    <w:rsid w:val="00E5074F"/>
    <w:rsid w:val="00E81B77"/>
    <w:rsid w:val="00F04E7B"/>
    <w:rsid w:val="00F2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1913</Words>
  <Characters>10908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12796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Hritik Kounsal</cp:lastModifiedBy>
  <cp:revision>2</cp:revision>
  <dcterms:created xsi:type="dcterms:W3CDTF">2023-09-19T10:44:00Z</dcterms:created>
  <dcterms:modified xsi:type="dcterms:W3CDTF">2023-09-19T10:44:00Z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